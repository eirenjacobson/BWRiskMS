
<file path=[Content_Types].xml><?xml version="1.0" encoding="utf-8"?>
<Types xmlns="http://schemas.openxmlformats.org/package/2006/content-types">
  <Default Extension="pdf" ContentType="application/pd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AA4A0" w14:textId="77777777" w:rsidR="00EF0AA1" w:rsidRDefault="00307EC5">
      <w:pPr>
        <w:pStyle w:val="Heading2"/>
      </w:pPr>
      <w:bookmarkStart w:id="0" w:name="abstract"/>
      <w:bookmarkEnd w:id="0"/>
      <w:commentRangeStart w:id="1"/>
      <w:commentRangeStart w:id="2"/>
      <w:commentRangeStart w:id="3"/>
      <w:r>
        <w:t>Abstract</w:t>
      </w:r>
      <w:commentRangeEnd w:id="1"/>
      <w:commentRangeEnd w:id="2"/>
      <w:r w:rsidR="00B45674">
        <w:rPr>
          <w:rStyle w:val="CommentReference"/>
          <w:rFonts w:asciiTheme="minorHAnsi" w:eastAsiaTheme="minorHAnsi" w:hAnsiTheme="minorHAnsi" w:cstheme="minorBidi"/>
          <w:b w:val="0"/>
          <w:bCs w:val="0"/>
          <w:color w:val="auto"/>
        </w:rPr>
        <w:commentReference w:id="2"/>
      </w:r>
      <w:commentRangeEnd w:id="3"/>
      <w:r w:rsidR="00666F12">
        <w:rPr>
          <w:rStyle w:val="CommentReference"/>
          <w:rFonts w:asciiTheme="minorHAnsi" w:eastAsiaTheme="minorHAnsi" w:hAnsiTheme="minorHAnsi" w:cstheme="minorBidi"/>
          <w:b w:val="0"/>
          <w:bCs w:val="0"/>
          <w:color w:val="auto"/>
        </w:rPr>
        <w:commentReference w:id="3"/>
      </w:r>
      <w:r w:rsidR="00EF51F6">
        <w:rPr>
          <w:rStyle w:val="CommentReference"/>
          <w:rFonts w:asciiTheme="minorHAnsi" w:eastAsiaTheme="minorHAnsi" w:hAnsiTheme="minorHAnsi" w:cstheme="minorBidi"/>
          <w:b w:val="0"/>
          <w:bCs w:val="0"/>
          <w:color w:val="auto"/>
        </w:rPr>
        <w:commentReference w:id="1"/>
      </w:r>
    </w:p>
    <w:p w14:paraId="57BA5215" w14:textId="7E96ED76" w:rsidR="00EF0AA1" w:rsidRDefault="00307EC5">
      <w:pPr>
        <w:pStyle w:val="FirstParagraph"/>
      </w:pPr>
      <w:commentRangeStart w:id="4"/>
      <w:r>
        <w:t xml:space="preserve">Naval use of mid-frequency active (MFA) sonar has been associated with </w:t>
      </w:r>
      <w:del w:id="5" w:author="Elizabeth Henderson" w:date="2020-05-20T09:11:00Z">
        <w:r w:rsidDel="00890B4A">
          <w:delText>injury and death</w:delText>
        </w:r>
      </w:del>
      <w:ins w:id="6" w:author="Elizabeth Henderson" w:date="2020-05-20T09:11:00Z">
        <w:r w:rsidR="00890B4A">
          <w:t>strandings</w:t>
        </w:r>
      </w:ins>
      <w:r>
        <w:t xml:space="preserve"> of multiple </w:t>
      </w:r>
      <w:ins w:id="7" w:author="Len Thomas" w:date="2020-05-20T22:00:00Z">
        <w:r w:rsidR="00EF51F6">
          <w:t xml:space="preserve">marine mammal </w:t>
        </w:r>
      </w:ins>
      <w:r>
        <w:t>species</w:t>
      </w:r>
      <w:del w:id="8" w:author="Len Thomas" w:date="2020-05-20T22:00:00Z">
        <w:r w:rsidDel="00EF51F6">
          <w:delText xml:space="preserve"> of marine mammals</w:delText>
        </w:r>
      </w:del>
      <w:r>
        <w:t xml:space="preserve">. Deep-diving beaked whales (family Ziphiidae) </w:t>
      </w:r>
      <w:del w:id="9" w:author="Elizabeth Henderson" w:date="2020-05-20T09:11:00Z">
        <w:r w:rsidDel="00890B4A">
          <w:delText xml:space="preserve">are </w:delText>
        </w:r>
      </w:del>
      <w:ins w:id="10" w:author="Elizabeth Henderson" w:date="2020-05-20T09:11:00Z">
        <w:r w:rsidR="00890B4A">
          <w:t xml:space="preserve">appear </w:t>
        </w:r>
        <w:del w:id="11" w:author="Len Thomas" w:date="2020-05-20T22:08:00Z">
          <w:r w:rsidR="00890B4A" w:rsidDel="004A1887">
            <w:delText xml:space="preserve">to be </w:delText>
          </w:r>
        </w:del>
      </w:ins>
      <w:r>
        <w:t xml:space="preserve">particularly </w:t>
      </w:r>
      <w:del w:id="12" w:author="Elizabeth Henderson" w:date="2020-05-20T09:11:00Z">
        <w:r w:rsidDel="00890B4A">
          <w:delText xml:space="preserve">susceptible </w:delText>
        </w:r>
      </w:del>
      <w:ins w:id="13" w:author="Elizabeth Henderson" w:date="2020-05-20T09:11:00Z">
        <w:r w:rsidR="00890B4A">
          <w:t>responsive</w:t>
        </w:r>
        <w:del w:id="14" w:author="Len Thomas" w:date="2020-05-20T22:00:00Z">
          <w:r w:rsidR="00890B4A" w:rsidDel="00EF51F6">
            <w:delText xml:space="preserve"> </w:delText>
          </w:r>
        </w:del>
      </w:ins>
      <w:del w:id="15" w:author="Len Thomas" w:date="2020-05-20T22:00:00Z">
        <w:r w:rsidDel="00EF51F6">
          <w:delText>to naval sonar</w:delText>
        </w:r>
      </w:del>
      <w:commentRangeStart w:id="16"/>
      <w:r>
        <w:t xml:space="preserve">. </w:t>
      </w:r>
      <w:commentRangeEnd w:id="4"/>
      <w:commentRangeEnd w:id="16"/>
      <w:r w:rsidR="00EF51F6">
        <w:rPr>
          <w:rStyle w:val="CommentReference"/>
        </w:rPr>
        <w:commentReference w:id="16"/>
      </w:r>
      <w:ins w:id="17" w:author="Len Thomas" w:date="2020-05-20T21:54:00Z">
        <w:r w:rsidR="00EF51F6">
          <w:t xml:space="preserve">Behavioral </w:t>
        </w:r>
      </w:ins>
      <w:r w:rsidR="00890B4A">
        <w:rPr>
          <w:rStyle w:val="CommentReference"/>
        </w:rPr>
        <w:commentReference w:id="4"/>
      </w:r>
      <w:del w:id="18" w:author="Len Thomas" w:date="2020-05-20T21:51:00Z">
        <w:r w:rsidDel="00EF51F6">
          <w:delText xml:space="preserve">The US Navy operates multiple training and testing facilities where MFA sonar is used regularly, and where cumulative sublethal impacts of exposure </w:delText>
        </w:r>
      </w:del>
      <w:ins w:id="19" w:author="Elizabeth Henderson" w:date="2020-05-20T09:12:00Z">
        <w:del w:id="20" w:author="Len Thomas" w:date="2020-05-20T21:51:00Z">
          <w:r w:rsidR="00890B4A" w:rsidDel="00EF51F6">
            <w:delText xml:space="preserve">behavioral responses </w:delText>
          </w:r>
        </w:del>
      </w:ins>
      <w:del w:id="21" w:author="Len Thomas" w:date="2020-05-20T21:51:00Z">
        <w:r w:rsidDel="00EF51F6">
          <w:delText xml:space="preserve">to MFA sonar could have negative effects on beaked whale populations. </w:delText>
        </w:r>
      </w:del>
      <w:del w:id="22" w:author="Len Thomas" w:date="2020-05-20T21:54:00Z">
        <w:r w:rsidDel="00EF51F6">
          <w:delText>Re</w:delText>
        </w:r>
      </w:del>
      <w:ins w:id="23" w:author="Len Thomas" w:date="2020-05-20T21:54:00Z">
        <w:r w:rsidR="00EF51F6">
          <w:t>re</w:t>
        </w:r>
      </w:ins>
      <w:r>
        <w:t xml:space="preserve">sponses of beaked whales </w:t>
      </w:r>
      <w:del w:id="24" w:author="Len Thomas" w:date="2020-05-20T22:01:00Z">
        <w:r w:rsidDel="00EF51F6">
          <w:delText xml:space="preserve">to MFA sonar </w:delText>
        </w:r>
      </w:del>
      <w:r>
        <w:t xml:space="preserve">have been quantified </w:t>
      </w:r>
      <w:ins w:id="25" w:author="Len Thomas" w:date="2020-05-20T22:01:00Z">
        <w:r w:rsidR="00EF51F6">
          <w:t xml:space="preserve">for some species and regions </w:t>
        </w:r>
      </w:ins>
      <w:del w:id="26" w:author="Len Thomas" w:date="2020-05-20T22:08:00Z">
        <w:r w:rsidDel="004A1887">
          <w:delText xml:space="preserve">in the form of </w:delText>
        </w:r>
      </w:del>
      <w:ins w:id="27" w:author="Len Thomas" w:date="2020-05-20T22:08:00Z">
        <w:r w:rsidR="004A1887">
          <w:t>using</w:t>
        </w:r>
      </w:ins>
      <w:ins w:id="28" w:author="Len Thomas" w:date="2020-05-20T22:01:00Z">
        <w:r w:rsidR="00EF51F6">
          <w:t xml:space="preserve"> </w:t>
        </w:r>
      </w:ins>
      <w:r>
        <w:t>risk functions</w:t>
      </w:r>
      <w:del w:id="29" w:author="Len Thomas" w:date="2020-05-20T22:01:00Z">
        <w:r w:rsidDel="00EF51F6">
          <w:delText xml:space="preserve"> for some species and region</w:delText>
        </w:r>
      </w:del>
      <w:ins w:id="30" w:author="Len Thomas" w:date="2020-05-20T22:01:00Z">
        <w:r w:rsidR="004A1887">
          <w:t xml:space="preserve">, </w:t>
        </w:r>
      </w:ins>
      <w:ins w:id="31" w:author="Len Thomas" w:date="2020-05-20T22:08:00Z">
        <w:r w:rsidR="004A1887">
          <w:t xml:space="preserve">which </w:t>
        </w:r>
      </w:ins>
      <w:ins w:id="32" w:author="Len Thomas" w:date="2020-05-20T22:01:00Z">
        <w:r w:rsidR="004A1887">
          <w:t>giv</w:t>
        </w:r>
      </w:ins>
      <w:ins w:id="33" w:author="Len Thomas" w:date="2020-05-20T22:09:00Z">
        <w:r w:rsidR="004A1887">
          <w:t>e</w:t>
        </w:r>
      </w:ins>
      <w:ins w:id="34" w:author="Len Thomas" w:date="2020-05-20T22:01:00Z">
        <w:r w:rsidR="004A1887">
          <w:t xml:space="preserve"> probability of response as a function of sonar-related covariates such as received level</w:t>
        </w:r>
      </w:ins>
      <w:del w:id="35" w:author="Len Thomas" w:date="2020-05-20T22:01:00Z">
        <w:r w:rsidDel="00EF51F6">
          <w:delText>s</w:delText>
        </w:r>
      </w:del>
      <w:r>
        <w:t xml:space="preserve">. </w:t>
      </w:r>
      <w:del w:id="36" w:author="Len Thomas" w:date="2020-05-20T22:02:00Z">
        <w:r w:rsidDel="004A1887">
          <w:delText>Here w</w:delText>
        </w:r>
      </w:del>
      <w:ins w:id="37" w:author="Len Thomas" w:date="2020-05-20T22:02:00Z">
        <w:r w:rsidR="004A1887">
          <w:t>W</w:t>
        </w:r>
      </w:ins>
      <w:r>
        <w:t xml:space="preserve">e develop a </w:t>
      </w:r>
      <w:ins w:id="38" w:author="Len Thomas" w:date="2020-05-20T22:07:00Z">
        <w:r w:rsidR="004A1887">
          <w:t xml:space="preserve">novel </w:t>
        </w:r>
      </w:ins>
      <w:r>
        <w:t>risk function for Blainville’s beaked whales</w:t>
      </w:r>
      <w:del w:id="39" w:author="Elizabeth Henderson" w:date="2020-05-20T09:13:00Z">
        <w:r w:rsidDel="00890B4A">
          <w:delText xml:space="preserve"> </w:delText>
        </w:r>
      </w:del>
      <w:r>
        <w:t xml:space="preserve"> </w:t>
      </w:r>
      <w:ins w:id="40" w:author="Len Thomas" w:date="2020-05-20T22:10:00Z">
        <w:r w:rsidR="004A1887">
          <w:t xml:space="preserve">(BBWs) </w:t>
        </w:r>
      </w:ins>
      <w:r>
        <w:t xml:space="preserve">on the </w:t>
      </w:r>
      <w:ins w:id="41" w:author="Len Thomas" w:date="2020-05-20T22:02:00Z">
        <w:r w:rsidR="004A1887">
          <w:t xml:space="preserve">US Navy </w:t>
        </w:r>
      </w:ins>
      <w:r>
        <w:t>Pacific Missile Range Facility (PMRF) in Hawaii</w:t>
      </w:r>
      <w:del w:id="42" w:author="Len Thomas" w:date="2020-05-20T22:06:00Z">
        <w:r w:rsidDel="004A1887">
          <w:delText xml:space="preserve"> and compare </w:delText>
        </w:r>
      </w:del>
      <w:del w:id="43" w:author="Len Thomas" w:date="2020-05-20T22:02:00Z">
        <w:r w:rsidDel="004A1887">
          <w:delText>our risk function</w:delText>
        </w:r>
      </w:del>
      <w:del w:id="44" w:author="Len Thomas" w:date="2020-05-20T22:06:00Z">
        <w:r w:rsidDel="004A1887">
          <w:delText xml:space="preserve"> to another developed for the same species in a different ocean basin</w:delText>
        </w:r>
      </w:del>
      <w:r>
        <w:t xml:space="preserve">. We used passive acoustic data collected at bottom-mounted hydrophones before and during six naval training exercises at PMRF </w:t>
      </w:r>
      <w:del w:id="45" w:author="Len Thomas" w:date="2020-05-20T22:09:00Z">
        <w:r w:rsidDel="004A1887">
          <w:delText>in conjunction</w:delText>
        </w:r>
      </w:del>
      <w:ins w:id="46" w:author="Len Thomas" w:date="2020-05-20T22:09:00Z">
        <w:r w:rsidR="004A1887">
          <w:t>along</w:t>
        </w:r>
      </w:ins>
      <w:r>
        <w:t xml:space="preserve"> with modelled sonar received levels to describe the effect of Naval training and MFA sonar on foraging groups of B</w:t>
      </w:r>
      <w:del w:id="47" w:author="Len Thomas" w:date="2020-05-20T22:10:00Z">
        <w:r w:rsidDel="004A1887">
          <w:delText>lainville’s beaked whales</w:delText>
        </w:r>
      </w:del>
      <w:ins w:id="48" w:author="Len Thomas" w:date="2020-05-20T22:10:00Z">
        <w:r w:rsidR="004A1887">
          <w:t>BWs</w:t>
        </w:r>
      </w:ins>
      <w:r>
        <w:t xml:space="preserve">. We used a multi-stage generalized additive modelling (GAM) approach to control for the underlying spatial distribution of </w:t>
      </w:r>
      <w:ins w:id="49" w:author="Len Thomas" w:date="2020-05-20T22:04:00Z">
        <w:r w:rsidR="004A1887">
          <w:t>vocalizations</w:t>
        </w:r>
      </w:ins>
      <w:del w:id="50" w:author="Len Thomas" w:date="2020-05-20T22:05:00Z">
        <w:r w:rsidDel="004A1887">
          <w:delText>Blainville’s beaked whales when modelling the effects of training activities and of MFA sonar</w:delText>
        </w:r>
      </w:del>
      <w:ins w:id="51" w:author="Len Thomas" w:date="2020-05-20T22:05:00Z">
        <w:r w:rsidR="004A1887">
          <w:t xml:space="preserve"> under baseline conditions</w:t>
        </w:r>
      </w:ins>
      <w:r>
        <w:t xml:space="preserve">. </w:t>
      </w:r>
      <w:del w:id="52" w:author="Len Thomas" w:date="2020-05-20T21:57:00Z">
        <w:r w:rsidDel="00EF51F6">
          <w:delText>Our results show that a</w:delText>
        </w:r>
      </w:del>
      <w:ins w:id="53" w:author="Len Thomas" w:date="2020-05-20T21:57:00Z">
        <w:r w:rsidR="00EF51F6">
          <w:t>A</w:t>
        </w:r>
      </w:ins>
      <w:r>
        <w:t>t a MFA sonar received level of 150 dB re 1</w:t>
      </w:r>
      <m:oMath>
        <m:r>
          <w:rPr>
            <w:rFonts w:ascii="Cambria Math" w:hAnsi="Cambria Math"/>
          </w:rPr>
          <m:t>μ</m:t>
        </m:r>
      </m:oMath>
      <w:r>
        <w:t xml:space="preserve">Pa the probability of detecting groups of </w:t>
      </w:r>
      <w:del w:id="54" w:author="Len Thomas" w:date="2020-05-20T22:10:00Z">
        <w:r w:rsidDel="004A1887">
          <w:delText>Blainville’s beaked whale</w:delText>
        </w:r>
      </w:del>
      <w:ins w:id="55" w:author="Len Thomas" w:date="2020-05-20T22:10:00Z">
        <w:r w:rsidR="004A1887">
          <w:t>BBW</w:t>
        </w:r>
      </w:ins>
      <w:r>
        <w:t xml:space="preserve">s decreased by 78% (95% CI 62%-100%) </w:t>
      </w:r>
      <w:del w:id="56" w:author="Len Thomas" w:date="2020-05-20T21:57:00Z">
        <w:r w:rsidDel="00EF51F6">
          <w:delText xml:space="preserve">when </w:delText>
        </w:r>
      </w:del>
      <w:r>
        <w:t xml:space="preserve">compared to periods when general Naval training activity was ongoing and by 92% (95% CI 87%-100%) </w:t>
      </w:r>
      <w:del w:id="57" w:author="Len Thomas" w:date="2020-05-20T21:57:00Z">
        <w:r w:rsidDel="00EF51F6">
          <w:delText xml:space="preserve">when </w:delText>
        </w:r>
      </w:del>
      <w:r>
        <w:t>compared to pre-training baseline</w:t>
      </w:r>
      <w:del w:id="58" w:author="Len Thomas" w:date="2020-05-20T22:05:00Z">
        <w:r w:rsidDel="004A1887">
          <w:delText xml:space="preserve"> periods</w:delText>
        </w:r>
      </w:del>
      <w:r>
        <w:t xml:space="preserve">. These results indicate a more pronounced response to Naval training and MFA sonar than </w:t>
      </w:r>
      <w:del w:id="59" w:author="Len Thomas" w:date="2020-05-20T22:10:00Z">
        <w:r w:rsidDel="004A1887">
          <w:delText xml:space="preserve">has been </w:delText>
        </w:r>
      </w:del>
      <w:r>
        <w:t xml:space="preserve">previously reported. </w:t>
      </w:r>
      <w:del w:id="60" w:author="Len Thomas" w:date="2020-05-20T21:58:00Z">
        <w:r w:rsidDel="00EF51F6">
          <w:delText>In future, we would like to apply these methods to data from other Navy ranges to better understand how beaked whale responses to Naval training and sonar differ across species and locations.</w:delText>
        </w:r>
      </w:del>
    </w:p>
    <w:p w14:paraId="21EBE62B" w14:textId="77777777" w:rsidR="00EF0AA1" w:rsidRDefault="00307EC5">
      <w:pPr>
        <w:pStyle w:val="Heading1"/>
      </w:pPr>
      <w:bookmarkStart w:id="61" w:name="introduction"/>
      <w:bookmarkEnd w:id="61"/>
      <w:r>
        <w:t>1 Introduction</w:t>
      </w:r>
    </w:p>
    <w:p w14:paraId="71E9C0BB" w14:textId="77777777" w:rsidR="00EF0AA1" w:rsidRDefault="00307EC5">
      <w:pPr>
        <w:pStyle w:val="FirstParagraph"/>
      </w:pPr>
      <w:r>
        <w:t>Beaked whales (family Ziphiidae) are a group of deep-diving cetaceans that rely on sound to forage, navigate, and communicate (Aguilar de Soto et al., 2012; Johnson, Madsen, Zimmer, Aguilar de Soto, and Tyack, 2004; Macleod and D’Amico, 2006). Multiple mass strandings of beaked whales have been associated with high-intensity anthropogenic sound sources. These acute events have motivated research into whether and how beaked whales respond to different types and intensities of anthropogenic noise (Cox et al., 2006).</w:t>
      </w:r>
    </w:p>
    <w:p w14:paraId="2F93C038" w14:textId="77777777" w:rsidR="00EF0AA1" w:rsidRDefault="00307EC5">
      <w:pPr>
        <w:pStyle w:val="BodyText"/>
      </w:pPr>
      <w:r>
        <w:t xml:space="preserve">Anthropogenic sound can disrupt the patterned </w:t>
      </w:r>
      <w:ins w:id="62" w:author="Elizabeth Henderson" w:date="2020-05-20T09:14:00Z">
        <w:r w:rsidR="00890B4A">
          <w:t xml:space="preserve">foraging </w:t>
        </w:r>
      </w:ins>
      <w:r>
        <w:t>dive cycles of beaked whales (Falcone et al., 2017), potentially leading to</w:t>
      </w:r>
      <w:ins w:id="63" w:author="Elizabeth Henderson" w:date="2020-05-20T09:19:00Z">
        <w:r w:rsidR="00817BED">
          <w:t xml:space="preserve"> </w:t>
        </w:r>
      </w:ins>
      <w:ins w:id="64" w:author="Elizabeth Henderson" w:date="2020-05-20T09:20:00Z">
        <w:r w:rsidR="00817BED">
          <w:t xml:space="preserve">cumulative sublethal impacts </w:t>
        </w:r>
      </w:ins>
      <w:ins w:id="65" w:author="Elizabeth Henderson" w:date="2020-05-20T09:25:00Z">
        <w:r w:rsidR="00817BED">
          <w:t xml:space="preserve">resulting from reduced foraging opportunities </w:t>
        </w:r>
      </w:ins>
      <w:ins w:id="66" w:author="Elizabeth Henderson" w:date="2020-05-20T09:20:00Z">
        <w:r w:rsidR="00817BED">
          <w:t>(</w:t>
        </w:r>
        <w:del w:id="67" w:author="Len Thomas" w:date="2020-05-20T22:12:00Z">
          <w:r w:rsidR="00817BED" w:rsidDel="005F489F">
            <w:delText xml:space="preserve">L. F. </w:delText>
          </w:r>
        </w:del>
        <w:r w:rsidR="00817BED">
          <w:t xml:space="preserve">New et al., 2013), or to </w:t>
        </w:r>
      </w:ins>
      <w:ins w:id="68" w:author="Elizabeth Henderson" w:date="2020-05-20T09:19:00Z">
        <w:r w:rsidR="00817BED">
          <w:t>symptoms similar to decompression sickness</w:t>
        </w:r>
      </w:ins>
      <w:r>
        <w:t xml:space="preserve"> </w:t>
      </w:r>
      <w:ins w:id="69" w:author="Elizabeth Henderson" w:date="2020-05-20T09:20:00Z">
        <w:r w:rsidR="00817BED">
          <w:t xml:space="preserve">that can lead to </w:t>
        </w:r>
      </w:ins>
      <w:del w:id="70" w:author="Elizabeth Henderson" w:date="2020-05-20T09:19:00Z">
        <w:r w:rsidDel="00890B4A">
          <w:delText xml:space="preserve">death </w:delText>
        </w:r>
      </w:del>
      <w:ins w:id="71" w:author="Elizabeth Henderson" w:date="2020-05-20T09:24:00Z">
        <w:r w:rsidR="00817BED">
          <w:t>injury</w:t>
        </w:r>
      </w:ins>
      <w:ins w:id="72" w:author="Elizabeth Henderson" w:date="2020-05-20T09:20:00Z">
        <w:r w:rsidR="00817BED">
          <w:t xml:space="preserve"> or death</w:t>
        </w:r>
      </w:ins>
      <w:ins w:id="73" w:author="Elizabeth Henderson" w:date="2020-05-20T09:19:00Z">
        <w:r w:rsidR="00890B4A">
          <w:t xml:space="preserve"> </w:t>
        </w:r>
      </w:ins>
      <w:r>
        <w:t>(</w:t>
      </w:r>
      <w:ins w:id="74" w:author="Elizabeth Henderson" w:date="2020-05-20T09:18:00Z">
        <w:r w:rsidR="00890B4A">
          <w:t>de Quiros et al., 2019</w:t>
        </w:r>
      </w:ins>
      <w:commentRangeStart w:id="75"/>
      <w:del w:id="76" w:author="Elizabeth Henderson" w:date="2020-05-20T09:18:00Z">
        <w:r w:rsidDel="00890B4A">
          <w:delText>Jepson et al., 2003</w:delText>
        </w:r>
        <w:commentRangeEnd w:id="75"/>
        <w:r w:rsidR="00890B4A" w:rsidDel="00890B4A">
          <w:rPr>
            <w:rStyle w:val="CommentReference"/>
          </w:rPr>
          <w:commentReference w:id="75"/>
        </w:r>
      </w:del>
      <w:r>
        <w:t>)</w:t>
      </w:r>
      <w:ins w:id="77" w:author="Elizabeth Henderson" w:date="2020-05-20T09:20:00Z">
        <w:r w:rsidR="00817BED">
          <w:t>.</w:t>
        </w:r>
      </w:ins>
      <w:r>
        <w:t xml:space="preserve"> </w:t>
      </w:r>
      <w:del w:id="78" w:author="Elizabeth Henderson" w:date="2020-05-20T09:20:00Z">
        <w:r w:rsidDel="00817BED">
          <w:delText xml:space="preserve">or to cumulative sublethal impacts (L. F. New, Moretti, Hooker, Costa, and Simmons, 2013). </w:delText>
        </w:r>
      </w:del>
      <w:ins w:id="79" w:author="Elizabeth Henderson" w:date="2020-05-20T09:20:00Z">
        <w:r w:rsidR="00817BED">
          <w:t xml:space="preserve"> </w:t>
        </w:r>
      </w:ins>
      <w:r>
        <w:t xml:space="preserve">For example, research on Blainville’s beaked whales </w:t>
      </w:r>
      <w:del w:id="80" w:author="Elizabeth Henderson" w:date="2020-05-20T10:36:00Z">
        <w:r w:rsidDel="00153C77">
          <w:delText xml:space="preserve"> </w:delText>
        </w:r>
      </w:del>
      <w:r>
        <w:t>on a US Navy range in the Bahamas has shown that animals may stop foraging and/or move away from naval sonar sources (Joyce et al., 2019; Tyack et al., 2011).</w:t>
      </w:r>
    </w:p>
    <w:p w14:paraId="5241E89A" w14:textId="4DBD7CEC" w:rsidR="00EF0AA1" w:rsidRDefault="00307EC5">
      <w:pPr>
        <w:pStyle w:val="BodyText"/>
      </w:pPr>
      <w:r>
        <w:t xml:space="preserve">Naval sonar can be broadcast from various platforms, including vessels, helicopters, buoys, submarines, and torpedoes (Harris et al., 2019; </w:t>
      </w:r>
      <w:commentRangeStart w:id="81"/>
      <w:r>
        <w:t>Navy</w:t>
      </w:r>
      <w:commentRangeEnd w:id="81"/>
      <w:r w:rsidR="005F489F">
        <w:rPr>
          <w:rStyle w:val="CommentReference"/>
        </w:rPr>
        <w:commentReference w:id="81"/>
      </w:r>
      <w:r>
        <w:t>, 2018). Most research has focused on the impacts of mid-frequency active sonar (MFAS) broadcast from</w:t>
      </w:r>
      <w:commentRangeStart w:id="82"/>
      <w:r>
        <w:t xml:space="preserve"> </w:t>
      </w:r>
      <w:del w:id="83" w:author="Len Thomas" w:date="2020-05-20T22:14:00Z">
        <w:r w:rsidDel="005F489F">
          <w:delText>US Naval</w:delText>
        </w:r>
      </w:del>
      <w:ins w:id="84" w:author="Len Thomas" w:date="2020-05-20T22:14:00Z">
        <w:r w:rsidR="005F489F">
          <w:t>naval</w:t>
        </w:r>
        <w:commentRangeEnd w:id="82"/>
        <w:r w:rsidR="005F489F">
          <w:rPr>
            <w:rStyle w:val="CommentReference"/>
          </w:rPr>
          <w:commentReference w:id="82"/>
        </w:r>
      </w:ins>
      <w:r>
        <w:t xml:space="preserve"> vessels. Separately, researchers have shown that, in the absence of MFAS, beaked whales may alter their behavior in response to vessel noise (Aguilar Soto et al., 2006; Pirotta et al., 2012).</w:t>
      </w:r>
    </w:p>
    <w:p w14:paraId="458547FE" w14:textId="487AF946" w:rsidR="00EF0AA1" w:rsidRDefault="00307EC5">
      <w:pPr>
        <w:pStyle w:val="BodyText"/>
      </w:pPr>
      <w:r>
        <w:t xml:space="preserve">The US Navy is interested in quantifying the effects of sonar on beaked whales for the purpose of risk assessments and permitting associated with training activities </w:t>
      </w:r>
      <w:ins w:id="85" w:author="Elizabeth Henderson" w:date="2020-05-20T09:30:00Z">
        <w:r w:rsidR="00817427">
          <w:t xml:space="preserve">(e.g. </w:t>
        </w:r>
      </w:ins>
      <w:ins w:id="86" w:author="Elizabeth Henderson" w:date="2020-05-20T10:36:00Z">
        <w:r w:rsidR="00153C77">
          <w:t xml:space="preserve">US </w:t>
        </w:r>
      </w:ins>
      <w:ins w:id="87" w:author="Elizabeth Henderson" w:date="2020-05-20T09:30:00Z">
        <w:r w:rsidR="00817427">
          <w:t xml:space="preserve">DON </w:t>
        </w:r>
        <w:r w:rsidR="00817427">
          <w:lastRenderedPageBreak/>
          <w:t>2017)</w:t>
        </w:r>
      </w:ins>
      <w:del w:id="88" w:author="Elizabeth Henderson" w:date="2020-05-20T09:30:00Z">
        <w:r w:rsidDel="00817427">
          <w:delText>[CITE?]</w:delText>
        </w:r>
      </w:del>
      <w:r>
        <w:t>. There are different experimental and analytical ways of quantifying responses to sonar. Here, we focus on analyses of data from cabled hydrophone arrays.</w:t>
      </w:r>
    </w:p>
    <w:p w14:paraId="2527B244" w14:textId="62F9DF9E" w:rsidR="00EF0AA1" w:rsidRDefault="00307EC5">
      <w:pPr>
        <w:pStyle w:val="BodyText"/>
      </w:pPr>
      <w:r>
        <w:t xml:space="preserve">For example, </w:t>
      </w:r>
      <w:del w:id="89" w:author="Len Thomas" w:date="2020-05-20T22:17:00Z">
        <w:r w:rsidDel="005F489F">
          <w:delText>(</w:delText>
        </w:r>
      </w:del>
      <w:r>
        <w:t>McCarthy et al.</w:t>
      </w:r>
      <w:del w:id="90" w:author="Len Thomas" w:date="2020-05-20T22:17:00Z">
        <w:r w:rsidDel="005F489F">
          <w:delText>,</w:delText>
        </w:r>
      </w:del>
      <w:r>
        <w:t xml:space="preserve"> </w:t>
      </w:r>
      <w:ins w:id="91" w:author="Len Thomas" w:date="2020-05-20T22:17:00Z">
        <w:r w:rsidR="005F489F">
          <w:t>(</w:t>
        </w:r>
      </w:ins>
      <w:r>
        <w:t>2011) used data from the cabled hydrophone array at the US Navy’s Atlantic Undersea Test and Evaluation Center (AUTEC) in the Bahamas collected before, during, and after naval training exercises involving MFAS. The authors used separate generalized additive models (GAMs) for each period, and modelled the acoustic detection of groups of Blainville’s beaked whales (group vocal periods; GVPs) as a function of location on the range and time. They found that the number of GVPs was lower during the exercises than before</w:t>
      </w:r>
      <w:ins w:id="92" w:author="Len Thomas" w:date="2020-05-20T22:18:00Z">
        <w:r w:rsidR="005F489F">
          <w:t xml:space="preserve"> or after</w:t>
        </w:r>
      </w:ins>
      <w:del w:id="93" w:author="Len Thomas" w:date="2020-05-20T22:18:00Z">
        <w:r w:rsidDel="005F489F">
          <w:delText>, and also lower during an exercise than after</w:delText>
        </w:r>
      </w:del>
      <w:r>
        <w:t>.</w:t>
      </w:r>
    </w:p>
    <w:p w14:paraId="7EEEB01E" w14:textId="7554AB07" w:rsidR="00EF0AA1" w:rsidRDefault="00307EC5">
      <w:pPr>
        <w:pStyle w:val="BodyText"/>
      </w:pPr>
      <w:r>
        <w:t xml:space="preserve">Building on this work, </w:t>
      </w:r>
      <w:del w:id="94" w:author="Len Thomas" w:date="2020-05-20T22:18:00Z">
        <w:r w:rsidDel="005F489F">
          <w:delText>(</w:delText>
        </w:r>
      </w:del>
      <w:r>
        <w:t>Moretti et al.</w:t>
      </w:r>
      <w:ins w:id="95" w:author="Len Thomas" w:date="2020-05-20T22:18:00Z">
        <w:r w:rsidR="005F489F">
          <w:t xml:space="preserve"> (</w:t>
        </w:r>
      </w:ins>
      <w:del w:id="96" w:author="Len Thomas" w:date="2020-05-20T22:18:00Z">
        <w:r w:rsidDel="005F489F">
          <w:delText xml:space="preserve">, </w:delText>
        </w:r>
      </w:del>
      <w:r>
        <w:t>2014) used a GAM to model the presence of acoustic detections of groups of Blainville’s beaked whales on the AUTEC range as a smooth function of MFAS received level. They then compared the expected probability of detecting animals when no sonar was present to the expected probability of detecting animals across sonar received levels to estimate the probability of disturbance. They found that the probability of detecting groups of Blainville’s beaked whales was reduced by 50% at 150 dB re 1</w:t>
      </w:r>
      <m:oMath>
        <m:r>
          <w:rPr>
            <w:rFonts w:ascii="Cambria Math" w:hAnsi="Cambria Math"/>
          </w:rPr>
          <m:t>μ</m:t>
        </m:r>
      </m:oMath>
      <w:r>
        <w:t>Pa, which they interpreted as a 50% probability of disturbance.</w:t>
      </w:r>
    </w:p>
    <w:p w14:paraId="25E771CD" w14:textId="380D9ADE" w:rsidR="00EF0AA1" w:rsidRDefault="00307EC5">
      <w:pPr>
        <w:pStyle w:val="BodyText"/>
      </w:pPr>
      <w:del w:id="97" w:author="Len Thomas" w:date="2020-05-20T22:19:00Z">
        <w:r w:rsidDel="005F489F">
          <w:delText>In the present study, o</w:delText>
        </w:r>
      </w:del>
      <w:ins w:id="98" w:author="Len Thomas" w:date="2020-05-20T22:19:00Z">
        <w:r w:rsidR="005F489F">
          <w:t>O</w:t>
        </w:r>
      </w:ins>
      <w:r>
        <w:t>ur primary objective was to replicate the effort of Moretti et al.</w:t>
      </w:r>
      <w:ins w:id="99" w:author="Elizabeth Henderson" w:date="2020-05-20T09:39:00Z">
        <w:r w:rsidR="00817427">
          <w:t xml:space="preserve"> (2014)</w:t>
        </w:r>
      </w:ins>
      <w:r>
        <w:t xml:space="preserve"> with the same species on a different US Navy training range in a different oceanic environment. Unlike AUTEC, which occurs in a deep isolated basin surrounded by steep slopes, the Pacific Missile Range Facility (PMRF) range in Hawaii is located on the side of an ancient volcano, with a steep slope down to the deep ocean floor. Density of Blainville’s beaked whales at PMRF is lower and more variable than at AUTEC, so we wanted to explicitly account for differences in underlying beaked whale presence across the range.</w:t>
      </w:r>
    </w:p>
    <w:p w14:paraId="3B058589" w14:textId="77777777" w:rsidR="00EF0AA1" w:rsidRDefault="00307EC5">
      <w:pPr>
        <w:pStyle w:val="BodyText"/>
      </w:pPr>
      <w:r>
        <w:t>An additional objective was to isolate the effect of general training activity from the effect of MFAS, so that beaked whale response to MFAS could be quantified relative to pre-training baseline periods and to periods when general training activities were present on the range.</w:t>
      </w:r>
    </w:p>
    <w:p w14:paraId="5DE0BE39" w14:textId="44169B37" w:rsidR="00EF0AA1" w:rsidRDefault="00307EC5">
      <w:pPr>
        <w:pStyle w:val="BodyText"/>
      </w:pPr>
      <w:del w:id="100" w:author="Len Thomas" w:date="2020-05-20T22:19:00Z">
        <w:r w:rsidDel="005F489F">
          <w:delText>To accomplish these objectives, w</w:delText>
        </w:r>
      </w:del>
      <w:ins w:id="101" w:author="Len Thomas" w:date="2020-05-20T22:19:00Z">
        <w:r w:rsidR="005F489F">
          <w:t>W</w:t>
        </w:r>
      </w:ins>
      <w:r>
        <w:t>e used a spatially referenced dataset of Blainville’s beaked whale foraging dives recorded at the PMRF off the island of Kauai, Hawaii (Fig. 1). Acoustic detections of Blainville’s beaked whales were collected via a cabled hydrophone array at PMRF before and during naval training exercises involving MFAS. Previous work in this region has shown that Blainville’s beaked whales are present year-round at this site, prefer slope habitats, and that acoustic detections decrease during multi-day training events involving MFAS (Henderson</w:t>
      </w:r>
      <w:ins w:id="102" w:author="Elizabeth Henderson" w:date="2020-05-20T09:40:00Z">
        <w:r w:rsidR="009862D5">
          <w:t xml:space="preserve"> et al;,</w:t>
        </w:r>
      </w:ins>
      <w:del w:id="103" w:author="Elizabeth Henderson" w:date="2020-05-20T09:40:00Z">
        <w:r w:rsidDel="009862D5">
          <w:delText>, Martin, Manzano-Roth, and Matsuyama</w:delText>
        </w:r>
      </w:del>
      <w:del w:id="104" w:author="Len Thomas" w:date="2020-05-20T22:20:00Z">
        <w:r w:rsidDel="00B248FF">
          <w:delText>,</w:delText>
        </w:r>
      </w:del>
      <w:r>
        <w:t xml:space="preserve"> 2016; Manzano-Roth</w:t>
      </w:r>
      <w:del w:id="105" w:author="Elizabeth Henderson" w:date="2020-05-20T09:40:00Z">
        <w:r w:rsidDel="009862D5">
          <w:delText>, Henderson, Martin, Martin, and Matsuyama</w:delText>
        </w:r>
      </w:del>
      <w:ins w:id="106" w:author="Elizabeth Henderson" w:date="2020-05-20T09:40:00Z">
        <w:r w:rsidR="009862D5">
          <w:t xml:space="preserve"> et al.,</w:t>
        </w:r>
      </w:ins>
      <w:del w:id="107" w:author="Len Thomas" w:date="2020-05-20T22:20:00Z">
        <w:r w:rsidDel="00B248FF">
          <w:delText>,</w:delText>
        </w:r>
      </w:del>
      <w:r>
        <w:t xml:space="preserve"> 2016).</w:t>
      </w:r>
    </w:p>
    <w:p w14:paraId="11EE684D" w14:textId="7AE6FDE0" w:rsidR="00EF0AA1" w:rsidRDefault="00307EC5">
      <w:pPr>
        <w:pStyle w:val="BodyText"/>
      </w:pPr>
      <w:commentRangeStart w:id="108"/>
      <w:r>
        <w:t xml:space="preserve">A series of three </w:t>
      </w:r>
      <w:ins w:id="109" w:author="Len Thomas" w:date="2020-05-20T22:20:00Z">
        <w:r w:rsidR="00B248FF">
          <w:t xml:space="preserve">linked </w:t>
        </w:r>
      </w:ins>
      <w:r>
        <w:t>models were fitted to data collected before the training exercises began, data collected when training exercises were ongoing but no MFAS was present, and to data collected when training exercises including MFAS were present. The expected values from each model were used as an offset in the next model</w:t>
      </w:r>
      <w:commentRangeEnd w:id="108"/>
      <w:r w:rsidR="00EF4135">
        <w:rPr>
          <w:rStyle w:val="CommentReference"/>
        </w:rPr>
        <w:commentReference w:id="108"/>
      </w:r>
      <w:r>
        <w:t xml:space="preserve">, and uncertainty was propagated through all models using posterior simulation. Using this set of model results, we quantified the expected decrease in detection of GVPs across increasing sonar received levels relative to both the pre-training baseline period and the period when training activities were ongoing but no </w:t>
      </w:r>
      <w:commentRangeStart w:id="110"/>
      <w:r>
        <w:t xml:space="preserve">hull-mounted </w:t>
      </w:r>
      <w:commentRangeEnd w:id="110"/>
      <w:r w:rsidR="00B248FF">
        <w:rPr>
          <w:rStyle w:val="CommentReference"/>
        </w:rPr>
        <w:commentReference w:id="110"/>
      </w:r>
      <w:r>
        <w:t>MFAS was present.</w:t>
      </w:r>
    </w:p>
    <w:p w14:paraId="0224126A" w14:textId="77777777" w:rsidR="00EF0AA1" w:rsidRDefault="00307EC5">
      <w:pPr>
        <w:pStyle w:val="Heading1"/>
      </w:pPr>
      <w:bookmarkStart w:id="111" w:name="methods"/>
      <w:bookmarkEnd w:id="111"/>
      <w:r>
        <w:lastRenderedPageBreak/>
        <w:t>2 Methods</w:t>
      </w:r>
    </w:p>
    <w:p w14:paraId="3CE32814" w14:textId="77777777" w:rsidR="00EF0AA1" w:rsidRDefault="00307EC5">
      <w:pPr>
        <w:pStyle w:val="Heading2"/>
      </w:pPr>
      <w:bookmarkStart w:id="112" w:name="data-collection-and-processing"/>
      <w:bookmarkEnd w:id="112"/>
      <w:r>
        <w:t>2.1 Data Collection and Processing</w:t>
      </w:r>
    </w:p>
    <w:p w14:paraId="71854A40" w14:textId="77777777" w:rsidR="00EF0AA1" w:rsidRDefault="00307EC5">
      <w:pPr>
        <w:pStyle w:val="Heading3"/>
      </w:pPr>
      <w:bookmarkStart w:id="113" w:name="acoustic-detection-of-beaked-whales"/>
      <w:bookmarkEnd w:id="113"/>
      <w:r>
        <w:t>2.1.1 Acoustic detection of beaked whales</w:t>
      </w:r>
    </w:p>
    <w:p w14:paraId="217E78EE" w14:textId="2ECEC2CD" w:rsidR="00EF0AA1" w:rsidRDefault="00307EC5">
      <w:pPr>
        <w:pStyle w:val="FirstParagraph"/>
      </w:pPr>
      <w:r>
        <w:t>The Pacific Missile Range Facility (PMRF) is an instrumented U.S. Naval range extending 70</w:t>
      </w:r>
      <w:commentRangeStart w:id="114"/>
      <w:ins w:id="115" w:author="Len Thomas" w:date="2020-05-20T22:34:00Z">
        <w:r w:rsidR="00B45674">
          <w:t> </w:t>
        </w:r>
        <w:commentRangeEnd w:id="114"/>
        <w:r w:rsidR="00B45674">
          <w:rPr>
            <w:rStyle w:val="CommentReference"/>
          </w:rPr>
          <w:commentReference w:id="114"/>
        </w:r>
      </w:ins>
      <w:del w:id="116" w:author="Len Thomas" w:date="2020-05-20T22:34:00Z">
        <w:r w:rsidRPr="00B45674" w:rsidDel="00B45674">
          <w:delText xml:space="preserve"> </w:delText>
        </w:r>
      </w:del>
      <w:r>
        <w:t>km NW of the island of Kauai, Hawaii and encompassing 2,800 km</w:t>
      </w:r>
      <w:r>
        <w:rPr>
          <w:vertAlign w:val="superscript"/>
        </w:rPr>
        <w:t>2</w:t>
      </w:r>
      <w:r>
        <w:t xml:space="preserve">. The range includes a cabled hydrophone array (Fig. 1) with hydrophones at depths ranging from approximately 650 m to 4,700 m. We used data collected before and during </w:t>
      </w:r>
      <w:ins w:id="117" w:author="Len Thomas" w:date="2020-05-20T22:43:00Z">
        <w:r w:rsidR="00BE52C6">
          <w:t xml:space="preserve">6 </w:t>
        </w:r>
      </w:ins>
      <w:r>
        <w:t xml:space="preserve">Submarine </w:t>
      </w:r>
      <w:commentRangeStart w:id="118"/>
      <w:r>
        <w:t>Command</w:t>
      </w:r>
      <w:del w:id="119" w:author="Elizabeth Henderson" w:date="2020-05-20T09:41:00Z">
        <w:r w:rsidDel="009862D5">
          <w:delText>er</w:delText>
        </w:r>
      </w:del>
      <w:r>
        <w:t xml:space="preserve"> </w:t>
      </w:r>
      <w:commentRangeEnd w:id="118"/>
      <w:r w:rsidR="00B45674">
        <w:rPr>
          <w:rStyle w:val="CommentReference"/>
        </w:rPr>
        <w:commentReference w:id="118"/>
      </w:r>
      <w:r>
        <w:t xml:space="preserve">Courses (SCCs) at </w:t>
      </w:r>
      <w:del w:id="120" w:author="Elizabeth Henderson" w:date="2020-05-20T09:41:00Z">
        <w:r w:rsidDel="009862D5">
          <w:delText xml:space="preserve">the </w:delText>
        </w:r>
      </w:del>
      <w:r>
        <w:t>PMRF. SCCs are training exercises that occur biannually in February and August</w:t>
      </w:r>
      <w:ins w:id="121" w:author="Len Thomas" w:date="2020-05-20T22:40:00Z">
        <w:r w:rsidR="00B45674">
          <w:t xml:space="preserve">, typically </w:t>
        </w:r>
      </w:ins>
      <w:del w:id="122" w:author="Len Thomas" w:date="2020-05-20T22:40:00Z">
        <w:r w:rsidDel="00B45674">
          <w:delText xml:space="preserve">. SCCs typically </w:delText>
        </w:r>
      </w:del>
      <w:r>
        <w:t>last</w:t>
      </w:r>
      <w:ins w:id="123" w:author="Len Thomas" w:date="2020-05-20T22:40:00Z">
        <w:r w:rsidR="00B45674">
          <w:t>ing</w:t>
        </w:r>
      </w:ins>
      <w:r>
        <w:t xml:space="preserve"> 6-7 days</w:t>
      </w:r>
      <w:del w:id="124" w:author="Len Thomas" w:date="2020-05-20T22:40:00Z">
        <w:r w:rsidDel="00B45674">
          <w:delText>, and</w:delText>
        </w:r>
      </w:del>
      <w:ins w:id="125" w:author="Len Thomas" w:date="2020-05-20T22:40:00Z">
        <w:r w:rsidR="00B45674">
          <w:t>.</w:t>
        </w:r>
      </w:ins>
      <w:r>
        <w:t xml:space="preserve"> </w:t>
      </w:r>
      <w:del w:id="126" w:author="Len Thomas" w:date="2020-05-20T22:39:00Z">
        <w:r w:rsidDel="00B45674">
          <w:delText xml:space="preserve">the </w:delText>
        </w:r>
      </w:del>
      <w:ins w:id="127" w:author="Len Thomas" w:date="2020-05-20T22:40:00Z">
        <w:r w:rsidR="00B45674">
          <w:t>A</w:t>
        </w:r>
      </w:ins>
      <w:ins w:id="128" w:author="Len Thomas" w:date="2020-05-20T22:39:00Z">
        <w:r w:rsidR="00B45674">
          <w:t xml:space="preserve">coustic recordings were made for a minimum </w:t>
        </w:r>
        <w:commentRangeStart w:id="129"/>
        <w:r w:rsidR="00B45674">
          <w:t xml:space="preserve">of </w:t>
        </w:r>
      </w:ins>
      <w:ins w:id="130" w:author="Len Thomas" w:date="2020-05-20T22:40:00Z">
        <w:r w:rsidR="00B45674">
          <w:t>2</w:t>
        </w:r>
      </w:ins>
      <w:commentRangeEnd w:id="129"/>
      <w:ins w:id="131" w:author="Len Thomas" w:date="2020-05-20T22:45:00Z">
        <w:r w:rsidR="00BE52C6">
          <w:rPr>
            <w:rStyle w:val="CommentReference"/>
          </w:rPr>
          <w:commentReference w:id="129"/>
        </w:r>
      </w:ins>
      <w:ins w:id="132" w:author="Len Thomas" w:date="2020-05-20T22:40:00Z">
        <w:r w:rsidR="00B45674">
          <w:t xml:space="preserve"> days before </w:t>
        </w:r>
      </w:ins>
      <w:del w:id="133" w:author="Len Thomas" w:date="2020-05-20T22:40:00Z">
        <w:r w:rsidDel="00B45674">
          <w:delText>period before the onset of the</w:delText>
        </w:r>
      </w:del>
      <w:ins w:id="134" w:author="Len Thomas" w:date="2020-05-20T22:40:00Z">
        <w:r w:rsidR="00B45674">
          <w:t>each</w:t>
        </w:r>
      </w:ins>
      <w:r>
        <w:t xml:space="preserve"> SCC </w:t>
      </w:r>
      <w:del w:id="135" w:author="Len Thomas" w:date="2020-05-20T22:40:00Z">
        <w:r w:rsidDel="00B45674">
          <w:delText>is recorded for a minimum of 2 days</w:delText>
        </w:r>
      </w:del>
      <w:ins w:id="136" w:author="Len Thomas" w:date="2020-05-20T22:40:00Z">
        <w:r w:rsidR="00B45674">
          <w:t>as well as during the exercise</w:t>
        </w:r>
      </w:ins>
      <w:r>
        <w:t xml:space="preserve">. During data collection, hydrophones sampled at a rate of 96 kHz, with the high pass filter on each </w:t>
      </w:r>
      <w:ins w:id="137" w:author="Len Thomas" w:date="2020-05-20T22:38:00Z">
        <w:r w:rsidR="00B45674">
          <w:t>hydro</w:t>
        </w:r>
      </w:ins>
      <w:r>
        <w:t>phone set at either 50 Hz, 100 Hz, or 10 kHz. Up to 62 of the range hydrophones were recorded simultaneously by the Naval Information Warfare Center (NIWC).</w:t>
      </w:r>
    </w:p>
    <w:p w14:paraId="0BF209B9" w14:textId="0B893F40" w:rsidR="00EF0AA1" w:rsidRDefault="00307EC5">
      <w:pPr>
        <w:pStyle w:val="BodyText"/>
      </w:pPr>
      <w:r>
        <w:t xml:space="preserve">A beaked whale detector from the Navy Acoustic Range WHale AnaLysis (NARWHAL) algorithm suite </w:t>
      </w:r>
      <w:del w:id="138" w:author="Elizabeth Henderson" w:date="2020-05-20T09:42:00Z">
        <w:r w:rsidDel="009862D5">
          <w:delText>[CITE]</w:delText>
        </w:r>
      </w:del>
      <w:ins w:id="139" w:author="Elizabeth Henderson" w:date="2020-05-20T09:42:00Z">
        <w:r w:rsidR="009862D5">
          <w:t>(Martin et al., 2020)</w:t>
        </w:r>
      </w:ins>
      <w:r>
        <w:t xml:space="preserve"> was run on </w:t>
      </w:r>
      <w:ins w:id="140" w:author="Len Thomas" w:date="2020-05-20T22:44:00Z">
        <w:r w:rsidR="00BE52C6">
          <w:t xml:space="preserve">the </w:t>
        </w:r>
      </w:ins>
      <w:r>
        <w:t>recordings</w:t>
      </w:r>
      <w:del w:id="141" w:author="Len Thomas" w:date="2020-05-20T22:44:00Z">
        <w:r w:rsidDel="00BE52C6">
          <w:delText xml:space="preserve"> from PMRF</w:delText>
        </w:r>
      </w:del>
      <w:r>
        <w:t>. This detector first compares signal-to-noise (SNR) thresholds within the expected beaked whale click frequency range (16 - 44 kHz) versus the bandwidth outside the click in a running 16</w:t>
      </w:r>
      <w:commentRangeStart w:id="142"/>
      <w:ins w:id="143" w:author="Len Thomas" w:date="2020-05-20T22:45:00Z">
        <w:r w:rsidR="00BE52C6">
          <w:t>,</w:t>
        </w:r>
        <w:commentRangeEnd w:id="142"/>
        <w:r w:rsidR="00BE52C6">
          <w:rPr>
            <w:rStyle w:val="CommentReference"/>
          </w:rPr>
          <w:commentReference w:id="142"/>
        </w:r>
      </w:ins>
      <w:r>
        <w:t>384-pt fast Fourier transform (FFT) spectrogram. The detected clicks were then passed to a 64-pt FFT stage that measured power, bandwidth, slope, and duration characteristics to classify the clicks to species. This process was followed by an automated routine in Matlab (</w:t>
      </w:r>
      <w:del w:id="144" w:author="Len Thomas" w:date="2020-05-20T22:46:00Z">
        <w:r w:rsidDel="00BE52C6">
          <w:delText xml:space="preserve">CITE </w:delText>
        </w:r>
      </w:del>
      <w:r>
        <w:t>Mathworks</w:t>
      </w:r>
      <w:ins w:id="145" w:author="Len Thomas" w:date="2020-05-20T22:46:00Z">
        <w:r w:rsidR="00BE52C6">
          <w:t>,</w:t>
        </w:r>
      </w:ins>
      <w:r>
        <w:t xml:space="preserve"> 2019) to group detections of individual beaked whale echolocation clicks into GVPs </w:t>
      </w:r>
      <w:ins w:id="146" w:author="Elizabeth Henderson" w:date="2020-05-20T09:45:00Z">
        <w:r w:rsidR="009862D5">
          <w:t>(Henderson et al., 2019)</w:t>
        </w:r>
      </w:ins>
      <w:del w:id="147" w:author="Elizabeth Henderson" w:date="2020-05-20T09:45:00Z">
        <w:r w:rsidDel="009862D5">
          <w:delText>(CITE)</w:delText>
        </w:r>
      </w:del>
      <w:r>
        <w:t>. If a group of whales was detected by more than one hydrophone, the GVP was assigned to the hydrophone that recorded the most clicks. The data were then aggregated to indicate the presence or absence of the start of a GVP for each hydrophone within each half-hour period.</w:t>
      </w:r>
    </w:p>
    <w:p w14:paraId="5F6BA7B7" w14:textId="77777777" w:rsidR="00EF0AA1" w:rsidRDefault="00307EC5">
      <w:pPr>
        <w:pStyle w:val="FigurewithCaption"/>
      </w:pPr>
      <w:r>
        <w:rPr>
          <w:noProof/>
        </w:rPr>
        <w:lastRenderedPageBreak/>
        <w:drawing>
          <wp:inline distT="0" distB="0" distL="0" distR="0" wp14:anchorId="434DD97B" wp14:editId="1C9D186E">
            <wp:extent cx="5334000" cy="8001000"/>
            <wp:effectExtent l="0" t="0" r="0" b="0"/>
            <wp:docPr id="1" name="Picture" descr="Map of approximate locations of hydrophones (black points) at the Pacific Missile Range Facility near the island of Kauai, Hawaii. Color scale indicates bathymetry. Inset map shows range location relative to the Main Hawaiian Islands."/>
            <wp:cNvGraphicFramePr/>
            <a:graphic xmlns:a="http://schemas.openxmlformats.org/drawingml/2006/main">
              <a:graphicData uri="http://schemas.openxmlformats.org/drawingml/2006/picture">
                <pic:pic xmlns:pic="http://schemas.openxmlformats.org/drawingml/2006/picture">
                  <pic:nvPicPr>
                    <pic:cNvPr id="0" name="Picture" descr="../Figures/Map_Light.png"/>
                    <pic:cNvPicPr>
                      <a:picLocks noChangeAspect="1" noChangeArrowheads="1"/>
                    </pic:cNvPicPr>
                  </pic:nvPicPr>
                  <pic:blipFill>
                    <a:blip r:embed="rId10"/>
                    <a:stretch>
                      <a:fillRect/>
                    </a:stretch>
                  </pic:blipFill>
                  <pic:spPr bwMode="auto">
                    <a:xfrm>
                      <a:off x="0" y="0"/>
                      <a:ext cx="5334000" cy="8001000"/>
                    </a:xfrm>
                    <a:prstGeom prst="rect">
                      <a:avLst/>
                    </a:prstGeom>
                    <a:noFill/>
                    <a:ln w="9525">
                      <a:noFill/>
                      <a:headEnd/>
                      <a:tailEnd/>
                    </a:ln>
                  </pic:spPr>
                </pic:pic>
              </a:graphicData>
            </a:graphic>
          </wp:inline>
        </w:drawing>
      </w:r>
    </w:p>
    <w:p w14:paraId="400E0972" w14:textId="77777777" w:rsidR="00EF0AA1" w:rsidRDefault="00307EC5">
      <w:pPr>
        <w:pStyle w:val="ImageCaption"/>
      </w:pPr>
      <w:commentRangeStart w:id="148"/>
      <w:r>
        <w:lastRenderedPageBreak/>
        <w:t xml:space="preserve">Map </w:t>
      </w:r>
      <w:commentRangeEnd w:id="148"/>
      <w:r w:rsidR="00BE52C6">
        <w:rPr>
          <w:rStyle w:val="CommentReference"/>
          <w:i w:val="0"/>
        </w:rPr>
        <w:commentReference w:id="148"/>
      </w:r>
      <w:r>
        <w:t xml:space="preserve">of approximate locations of hydrophones (black points) at the Pacific Missile Range Facility near the island of Kauai, Hawaii. Color scale indicates bathymetry. Inset map shows range location relative to the Main Hawaiian </w:t>
      </w:r>
      <w:commentRangeStart w:id="149"/>
      <w:r>
        <w:t>Islands</w:t>
      </w:r>
      <w:commentRangeEnd w:id="149"/>
      <w:r w:rsidR="00BE52C6">
        <w:rPr>
          <w:rStyle w:val="CommentReference"/>
          <w:i w:val="0"/>
        </w:rPr>
        <w:commentReference w:id="149"/>
      </w:r>
      <w:r>
        <w:t>.</w:t>
      </w:r>
    </w:p>
    <w:p w14:paraId="758D3ED1" w14:textId="77777777" w:rsidR="00EF0AA1" w:rsidRDefault="00307EC5">
      <w:pPr>
        <w:pStyle w:val="Heading3"/>
      </w:pPr>
      <w:bookmarkStart w:id="150" w:name="modelling-received-levels-of-hull-mounte"/>
      <w:bookmarkEnd w:id="150"/>
      <w:r>
        <w:t>2.1.2 Modelling received levels of hull-mounted mid-frequency active sonar</w:t>
      </w:r>
    </w:p>
    <w:p w14:paraId="46AFC10D" w14:textId="14CC8B2F" w:rsidR="00EF0AA1" w:rsidRDefault="00307EC5">
      <w:pPr>
        <w:pStyle w:val="FirstParagraph"/>
      </w:pPr>
      <w:commentRangeStart w:id="151"/>
      <w:r>
        <w:t xml:space="preserve">Classified ship positional data and other activity that </w:t>
      </w:r>
      <w:del w:id="152" w:author="Len Thomas" w:date="2020-05-20T22:48:00Z">
        <w:r w:rsidDel="00BE52C6">
          <w:delText>occured</w:delText>
        </w:r>
      </w:del>
      <w:ins w:id="153" w:author="Len Thomas" w:date="2020-05-20T22:48:00Z">
        <w:r w:rsidR="00BE52C6">
          <w:t>occurred</w:t>
        </w:r>
      </w:ins>
      <w:r>
        <w:t xml:space="preserve"> on the range during each SCC were provided by PMRF</w:t>
      </w:r>
      <w:commentRangeEnd w:id="151"/>
      <w:r w:rsidR="00A83C6E">
        <w:rPr>
          <w:rStyle w:val="CommentReference"/>
        </w:rPr>
        <w:commentReference w:id="151"/>
      </w:r>
      <w:r>
        <w:t>. These data indicated the locations of the ships during the training periods and the start and stop times of each individual training event</w:t>
      </w:r>
      <w:ins w:id="154" w:author="Len Thomas" w:date="2020-05-20T23:45:00Z">
        <w:r w:rsidR="00A83C6E">
          <w:t>.  However</w:t>
        </w:r>
      </w:ins>
      <w:r>
        <w:t xml:space="preserve">, </w:t>
      </w:r>
      <w:del w:id="155" w:author="Len Thomas" w:date="2020-05-20T23:45:00Z">
        <w:r w:rsidDel="00A83C6E">
          <w:delText xml:space="preserve">but </w:delText>
        </w:r>
      </w:del>
      <w:r>
        <w:t>no information was provided on the start and stop of sonar use</w:t>
      </w:r>
      <w:ins w:id="156" w:author="Len Thomas" w:date="2020-05-20T23:45:00Z">
        <w:r w:rsidR="00A83C6E">
          <w:t>; hence</w:t>
        </w:r>
      </w:ins>
      <w:del w:id="157" w:author="Len Thomas" w:date="2020-05-20T23:45:00Z">
        <w:r w:rsidDel="00A83C6E">
          <w:delText>. P</w:delText>
        </w:r>
      </w:del>
      <w:ins w:id="158" w:author="Len Thomas" w:date="2020-05-20T23:45:00Z">
        <w:r w:rsidR="00A83C6E">
          <w:t>, p</w:t>
        </w:r>
      </w:ins>
      <w:r>
        <w:t xml:space="preserve">eriods of active sonar were determined </w:t>
      </w:r>
      <w:ins w:id="159" w:author="Len Thomas" w:date="2020-05-20T23:45:00Z">
        <w:r w:rsidR="00A83C6E">
          <w:t xml:space="preserve">from the range hydrophone </w:t>
        </w:r>
      </w:ins>
      <w:ins w:id="160" w:author="Len Thomas" w:date="2020-05-20T23:46:00Z">
        <w:r w:rsidR="00A83C6E">
          <w:t xml:space="preserve">recordings </w:t>
        </w:r>
      </w:ins>
      <w:r>
        <w:t xml:space="preserve">by running a sonar detector from the NARWHAL algorithm suite tuned to MFAS. </w:t>
      </w:r>
      <w:ins w:id="161" w:author="Elizabeth Henderson" w:date="2020-05-20T09:47:00Z">
        <w:r w:rsidR="009862D5">
          <w:t xml:space="preserve">For this analysis, </w:t>
        </w:r>
      </w:ins>
      <w:del w:id="162" w:author="Elizabeth Henderson" w:date="2020-05-20T09:47:00Z">
        <w:r w:rsidDel="009862D5">
          <w:delText>T</w:delText>
        </w:r>
      </w:del>
      <w:ins w:id="163" w:author="Elizabeth Henderson" w:date="2020-05-20T09:47:00Z">
        <w:r w:rsidR="009862D5">
          <w:t>t</w:t>
        </w:r>
      </w:ins>
      <w:r>
        <w:t xml:space="preserve">he locations of all surface ships were noted for each half-hour period and the closest ship to each hydrophone was determined. Propagation modelling was used to calculate the expected received level of </w:t>
      </w:r>
      <w:commentRangeStart w:id="164"/>
      <w:r>
        <w:t xml:space="preserve">hull-mounted </w:t>
      </w:r>
      <w:commentRangeEnd w:id="164"/>
      <w:r w:rsidR="00A83C6E">
        <w:rPr>
          <w:rStyle w:val="CommentReference"/>
        </w:rPr>
        <w:commentReference w:id="164"/>
      </w:r>
      <w:commentRangeStart w:id="165"/>
      <w:r>
        <w:t>mid-frequency active sonar</w:t>
      </w:r>
      <w:commentRangeEnd w:id="165"/>
      <w:r w:rsidR="00A83C6E">
        <w:rPr>
          <w:rStyle w:val="CommentReference"/>
        </w:rPr>
        <w:commentReference w:id="165"/>
      </w:r>
      <w:r>
        <w:t xml:space="preserve"> at the location of each hydrophone from the closest ship during each half-hour period of each SCC.</w:t>
      </w:r>
    </w:p>
    <w:p w14:paraId="5F8DE391" w14:textId="29DB2D47" w:rsidR="00EF0AA1" w:rsidRDefault="00307EC5">
      <w:pPr>
        <w:pStyle w:val="BodyText"/>
      </w:pPr>
      <w:commentRangeStart w:id="166"/>
      <w:commentRangeStart w:id="167"/>
      <w:r>
        <w:t xml:space="preserve">The </w:t>
      </w:r>
      <w:commentRangeEnd w:id="166"/>
      <w:r w:rsidR="00A83C6E">
        <w:rPr>
          <w:rStyle w:val="CommentReference"/>
        </w:rPr>
        <w:commentReference w:id="166"/>
      </w:r>
      <w:commentRangeEnd w:id="167"/>
      <w:r w:rsidR="00A83C6E">
        <w:rPr>
          <w:rStyle w:val="CommentReference"/>
        </w:rPr>
        <w:commentReference w:id="167"/>
      </w:r>
      <w:r>
        <w:t>propagation modelling was done using the parabolic equation propagation model in the program Peregrine (OASIS; Heaney and Campbell, 2016) to estimate the transmission loss between the ship and the hydrophone; this was then converted to a received level at the hydrophone location based on the source level of the sonar. However, if the distance between the ship and the hydrophone was less than the depth of the water column, the parabolic equation overestimates transmission loss at that angle and so a simple sonar equation was used to estimate transmission loss instead. Transmission loss was estimated using a 200 Hz band around the center frequency of the sonar type (here, 3.5 kHz). Transmission loss was estimated at depth since Blainville’s beaked whales do</w:t>
      </w:r>
      <w:ins w:id="168" w:author="Len Thomas" w:date="2020-05-20T23:47:00Z">
        <w:r w:rsidR="00A83C6E">
          <w:t xml:space="preserve"> not</w:t>
        </w:r>
      </w:ins>
      <w:del w:id="169" w:author="Len Thomas" w:date="2020-05-20T23:47:00Z">
        <w:r w:rsidDel="00A83C6E">
          <w:delText>n’t</w:delText>
        </w:r>
      </w:del>
      <w:r>
        <w:t xml:space="preserve"> begin clicking until they have reached approximately </w:t>
      </w:r>
      <w:del w:id="170" w:author="Elizabeth Henderson" w:date="2020-05-20T09:51:00Z">
        <w:r w:rsidDel="009862D5">
          <w:delText xml:space="preserve">XX </w:delText>
        </w:r>
      </w:del>
      <w:commentRangeStart w:id="171"/>
      <w:ins w:id="172" w:author="Elizabeth Henderson" w:date="2020-05-20T09:53:00Z">
        <w:r w:rsidR="00F7104A">
          <w:t xml:space="preserve">200 - </w:t>
        </w:r>
      </w:ins>
      <w:ins w:id="173" w:author="Elizabeth Henderson" w:date="2020-05-20T09:51:00Z">
        <w:r w:rsidR="009862D5">
          <w:t xml:space="preserve">500 </w:t>
        </w:r>
      </w:ins>
      <w:r>
        <w:t>m depth of their foraging dive and spend most of their foraging dive at around 1000</w:t>
      </w:r>
      <w:ins w:id="174" w:author="Elizabeth Henderson" w:date="2020-05-20T09:53:00Z">
        <w:r w:rsidR="00F7104A">
          <w:t xml:space="preserve"> –</w:t>
        </w:r>
        <w:r w:rsidR="009A32FB">
          <w:t xml:space="preserve"> 1500</w:t>
        </w:r>
      </w:ins>
      <w:r>
        <w:t xml:space="preserve"> m </w:t>
      </w:r>
      <w:commentRangeEnd w:id="171"/>
      <w:r w:rsidR="00D54FDA">
        <w:rPr>
          <w:rStyle w:val="CommentReference"/>
        </w:rPr>
        <w:commentReference w:id="171"/>
      </w:r>
      <w:r>
        <w:t>(</w:t>
      </w:r>
      <w:del w:id="175" w:author="Elizabeth Henderson" w:date="2020-05-20T09:51:00Z">
        <w:r w:rsidDel="00F7104A">
          <w:delText>CITE</w:delText>
        </w:r>
      </w:del>
      <w:ins w:id="176" w:author="Elizabeth Henderson" w:date="2020-05-20T09:53:00Z">
        <w:r w:rsidR="00F7104A">
          <w:t xml:space="preserve">Johnson et al. 2004; </w:t>
        </w:r>
      </w:ins>
      <w:ins w:id="177" w:author="Elizabeth Henderson" w:date="2020-05-20T09:51:00Z">
        <w:r w:rsidR="00F7104A">
          <w:t>Johnson et al., 2006</w:t>
        </w:r>
      </w:ins>
      <w:ins w:id="178" w:author="Elizabeth Henderson" w:date="2020-05-20T10:06:00Z">
        <w:r w:rsidR="009A32FB">
          <w:t>; Madsen et al., 2013</w:t>
        </w:r>
      </w:ins>
      <w:r>
        <w:t>).</w:t>
      </w:r>
    </w:p>
    <w:p w14:paraId="61601554" w14:textId="5864C28D" w:rsidR="00EF0AA1" w:rsidRDefault="00307EC5">
      <w:pPr>
        <w:pStyle w:val="BodyText"/>
      </w:pPr>
      <w:r>
        <w:t>For hydrophones shallower than 1000 m the received level was estimated at a point 20 m above the sea floor with a +/- 10 m buffer, while for hydrophones deeper than 1000 m the received level was estimated at a depth of 1000 m with a +/- 10 m buffer. The location of the beaked whale foraging group was assumed to be within 4-6 km of the hydrophone with the most click detections, since beaked whale echolocation clicks attenuate beyond that distance (</w:t>
      </w:r>
      <w:del w:id="179" w:author="Elizabeth Henderson" w:date="2020-05-20T10:07:00Z">
        <w:r w:rsidDel="009A32FB">
          <w:delText xml:space="preserve">T. A. </w:delText>
        </w:r>
      </w:del>
      <w:r>
        <w:t>Marques</w:t>
      </w:r>
      <w:del w:id="180" w:author="Elizabeth Henderson" w:date="2020-05-20T10:07:00Z">
        <w:r w:rsidDel="009A32FB">
          <w:delText>, Thomas, Ward, DiMarzio, and Tyack,</w:delText>
        </w:r>
      </w:del>
      <w:ins w:id="181" w:author="Elizabeth Henderson" w:date="2020-05-20T10:07:00Z">
        <w:r w:rsidR="009A32FB">
          <w:t xml:space="preserve"> et al.,</w:t>
        </w:r>
      </w:ins>
      <w:r>
        <w:t xml:space="preserve"> 2009; McCarthy et al., 2011). Therefore</w:t>
      </w:r>
      <w:ins w:id="182" w:author="Len Thomas" w:date="2020-05-20T23:47:00Z">
        <w:r w:rsidR="00A83C6E">
          <w:t>,</w:t>
        </w:r>
      </w:ins>
      <w:r>
        <w:t xml:space="preserve"> the transmission loss was estimated along the radial from the ship to the hydrophone from a distance of 1 km before the hydrophone to 1 km past the hydrophone in 200 m increments. The maximum modeled received level along that radial was determined for each hydrophone and half-hour period and aggregated with the data on beaked whale group detections. Uncertainty in the modeled received level was not considered.</w:t>
      </w:r>
    </w:p>
    <w:p w14:paraId="3E1F27AF" w14:textId="77777777" w:rsidR="00EF0AA1" w:rsidRDefault="00307EC5">
      <w:pPr>
        <w:pStyle w:val="Heading2"/>
      </w:pPr>
      <w:bookmarkStart w:id="183" w:name="spatial-modelling"/>
      <w:bookmarkEnd w:id="183"/>
      <w:r>
        <w:t>2.2 Spatial Modelling</w:t>
      </w:r>
    </w:p>
    <w:p w14:paraId="4C423B31" w14:textId="2C1590BC" w:rsidR="00EF0AA1" w:rsidRDefault="00307EC5">
      <w:pPr>
        <w:pStyle w:val="FirstParagraph"/>
      </w:pPr>
      <w:r>
        <w:t xml:space="preserve">We used a multi-stage generalized additive modelling (GAM) approach to control for the underlying spatial distribution of Blainville’s beaked whales when modelling the effects of training activities and of MFA sonar. We first used a tessellation to determine the area </w:t>
      </w:r>
      <w:r>
        <w:lastRenderedPageBreak/>
        <w:t xml:space="preserve">effectively monitored by each hydrophone. Then, we used pre-activity data to create a spatial model of the probability of GVPs across the range prior to the onset of naval activity. We used the predicted values from this model as an offset in a model created using data from when naval activity was present on the range, but MFAS was not. </w:t>
      </w:r>
      <w:del w:id="184" w:author="Len Thomas" w:date="2020-05-20T23:49:00Z">
        <w:r w:rsidDel="00A83C6E">
          <w:delText>Again, w</w:delText>
        </w:r>
      </w:del>
      <w:ins w:id="185" w:author="Len Thomas" w:date="2020-05-20T23:49:00Z">
        <w:r w:rsidR="00A83C6E">
          <w:t>W</w:t>
        </w:r>
      </w:ins>
      <w:r>
        <w:t xml:space="preserve">e </w:t>
      </w:r>
      <w:ins w:id="186" w:author="Len Thomas" w:date="2020-05-20T23:49:00Z">
        <w:r w:rsidR="00A83C6E">
          <w:t xml:space="preserve">then </w:t>
        </w:r>
      </w:ins>
      <w:r>
        <w:t xml:space="preserve">used the predicted values from this </w:t>
      </w:r>
      <w:ins w:id="187" w:author="Len Thomas" w:date="2020-05-20T23:49:00Z">
        <w:r w:rsidR="00A83C6E">
          <w:t xml:space="preserve">second </w:t>
        </w:r>
      </w:ins>
      <w:r>
        <w:t xml:space="preserve">model as an offset in a </w:t>
      </w:r>
      <w:ins w:id="188" w:author="Len Thomas" w:date="2020-05-20T23:49:00Z">
        <w:r w:rsidR="00A83C6E">
          <w:t xml:space="preserve">third </w:t>
        </w:r>
      </w:ins>
      <w:r>
        <w:t>model created using data when naval activity and MFAS were present on the range. Finally, we used posterior simulation to calculate confidence intervals and quantified the change in the probability of detecting GVPs when Naval activity was present and across received levels of MFAS.</w:t>
      </w:r>
    </w:p>
    <w:p w14:paraId="23E59FBE" w14:textId="77777777" w:rsidR="00EF0AA1" w:rsidRDefault="00307EC5">
      <w:pPr>
        <w:pStyle w:val="Heading3"/>
      </w:pPr>
      <w:bookmarkStart w:id="189" w:name="determining-hydrophone-effort"/>
      <w:bookmarkEnd w:id="189"/>
      <w:r>
        <w:t>2.3.1 Determining hydrophone effort</w:t>
      </w:r>
    </w:p>
    <w:p w14:paraId="3B2E06CD" w14:textId="77777777" w:rsidR="00EF0AA1" w:rsidRDefault="00307EC5">
      <w:pPr>
        <w:pStyle w:val="FirstParagraph"/>
      </w:pPr>
      <w:r>
        <w:t>For security reasons, randomly jittered locations and depths of hydrophones at PMRF were used. We projected the coordinates of each hydrophone into Universal Transverse Mercator Zone 4.</w:t>
      </w:r>
    </w:p>
    <w:p w14:paraId="6FC7CAF3" w14:textId="77777777" w:rsidR="00EF0AA1" w:rsidRDefault="00307EC5">
      <w:pPr>
        <w:pStyle w:val="BodyText"/>
      </w:pPr>
      <w:r>
        <w:t xml:space="preserve">Because the beaked whale detection algorithm assigned groups of whales to the hydrophone that recorded the most echolocation clicks, and because the spatial separation of the hydrophones was not uniform, effort was not the same for all hydrophones. To determine the </w:t>
      </w:r>
      <w:commentRangeStart w:id="190"/>
      <w:r>
        <w:t>area effectively monitored by each hydrophone</w:t>
      </w:r>
      <w:commentRangeEnd w:id="190"/>
      <w:r w:rsidR="00A83C6E">
        <w:rPr>
          <w:rStyle w:val="CommentReference"/>
        </w:rPr>
        <w:commentReference w:id="190"/>
      </w:r>
      <w:r>
        <w:t xml:space="preserve">, we used a Voronoi tessellation implemented in the </w:t>
      </w:r>
      <w:ins w:id="191" w:author="Elizabeth Henderson" w:date="2020-05-20T10:09:00Z">
        <w:r w:rsidR="009A32FB">
          <w:t>R</w:t>
        </w:r>
      </w:ins>
      <w:r>
        <w:t xml:space="preserve"> (R Core Team, 2018) package</w:t>
      </w:r>
      <w:del w:id="192" w:author="Elizabeth Henderson" w:date="2020-05-20T10:09:00Z">
        <w:r w:rsidDel="009A32FB">
          <w:delText xml:space="preserve"> </w:delText>
        </w:r>
      </w:del>
      <w:r>
        <w:t xml:space="preserve"> (Turner, 2019) to define a tile for each hydrophone that contained all points on the range that were closest to that hydrophone. The area of each tile corresponded to the effective area monitored. We assumed that beaked whale groups occur within the tessellation tile of the hydrophone to which the GVP is assigned. For hydrophones on the outside of the range, i.e., not surrounded by other hydrophones, we used a cutoff radius of 6500 m to bound the tessellation tile. This distance is based on the maximum detection distance of individual Blainville’s beaked whale clicks at a U.S. Naval range in the Bahamas (</w:t>
      </w:r>
      <w:del w:id="193" w:author="Elizabeth Henderson" w:date="2020-05-20T10:09:00Z">
        <w:r w:rsidDel="009A32FB">
          <w:delText xml:space="preserve">T. A. </w:delText>
        </w:r>
      </w:del>
      <w:r>
        <w:t>Marques et al., 2009). Different combinations of hydrophones were used during different SCCs, so separate tessellations were created for each SCC.</w:t>
      </w:r>
    </w:p>
    <w:p w14:paraId="5EC1BC5E" w14:textId="77777777" w:rsidR="00EF0AA1" w:rsidRDefault="00307EC5">
      <w:pPr>
        <w:pStyle w:val="Heading3"/>
      </w:pPr>
      <w:bookmarkStart w:id="194" w:name="m1-modelling-the-pre-activity-probabilit"/>
      <w:bookmarkEnd w:id="194"/>
      <w:r>
        <w:t>2.3.2 M1: Modelling the pre-activity probability of dive detection</w:t>
      </w:r>
    </w:p>
    <w:p w14:paraId="49645829" w14:textId="208A0C88" w:rsidR="00EF0AA1" w:rsidRDefault="00307EC5">
      <w:pPr>
        <w:pStyle w:val="FirstParagraph"/>
      </w:pPr>
      <w:r>
        <w:t xml:space="preserve">We used data collected prior to SCCs, when no Naval ships were present on the range and no other Naval activity was known to occur, to model the spatial distribution of GVP detections across the range. </w:t>
      </w:r>
      <w:commentRangeStart w:id="195"/>
      <w:commentRangeStart w:id="196"/>
      <w:r>
        <w:t xml:space="preserve">The exact locations of beaked whale groups was not known; rather, detections of beaked whale groups were “snapped” to hydrophone locations depending on which hydrophone detected the most echolocation clicks. </w:t>
      </w:r>
      <w:commentRangeEnd w:id="195"/>
      <w:r w:rsidR="009A32FB">
        <w:rPr>
          <w:rStyle w:val="CommentReference"/>
        </w:rPr>
        <w:commentReference w:id="195"/>
      </w:r>
      <w:commentRangeEnd w:id="196"/>
      <w:r w:rsidR="00666F12">
        <w:rPr>
          <w:rStyle w:val="CommentReference"/>
        </w:rPr>
        <w:commentReference w:id="196"/>
      </w:r>
      <w:r>
        <w:t xml:space="preserve">Therefore, the data were not continuous in space. To account for this, we used a Markov random field to model the spatial distribution of GVP detections. A Markov random field (Rue and Held, 2005) is a method for modelling correlation in space between discrete spatial units. Each unit is correlated more strongly with its </w:t>
      </w:r>
      <w:commentRangeStart w:id="197"/>
      <w:r>
        <w:t xml:space="preserve">neighbours </w:t>
      </w:r>
      <w:commentRangeEnd w:id="197"/>
      <w:r w:rsidR="00666F12">
        <w:rPr>
          <w:rStyle w:val="CommentReference"/>
        </w:rPr>
        <w:commentReference w:id="197"/>
      </w:r>
      <w:r>
        <w:t xml:space="preserve">(those </w:t>
      </w:r>
      <w:commentRangeStart w:id="198"/>
      <w:r>
        <w:t xml:space="preserve">units </w:t>
      </w:r>
      <w:commentRangeEnd w:id="198"/>
      <w:r w:rsidR="00666F12">
        <w:rPr>
          <w:rStyle w:val="CommentReference"/>
        </w:rPr>
        <w:commentReference w:id="198"/>
      </w:r>
      <w:del w:id="199" w:author="Len Thomas" w:date="2020-05-20T23:55:00Z">
        <w:r w:rsidDel="00666F12">
          <w:delText xml:space="preserve">which </w:delText>
        </w:r>
      </w:del>
      <w:ins w:id="200" w:author="Len Thomas" w:date="2020-05-20T23:55:00Z">
        <w:r w:rsidR="00666F12">
          <w:t>that</w:t>
        </w:r>
        <w:r w:rsidR="00666F12">
          <w:t xml:space="preserve"> </w:t>
        </w:r>
      </w:ins>
      <w:r>
        <w:t xml:space="preserve">touch) than those that are </w:t>
      </w:r>
      <w:commentRangeStart w:id="201"/>
      <w:r>
        <w:t>more hops</w:t>
      </w:r>
      <w:commentRangeEnd w:id="201"/>
      <w:r w:rsidR="00666F12">
        <w:rPr>
          <w:rStyle w:val="CommentReference"/>
        </w:rPr>
        <w:commentReference w:id="201"/>
      </w:r>
      <w:r>
        <w:t xml:space="preserve"> away. This gives a graph structure, where distance between tiles is measured as the </w:t>
      </w:r>
      <w:commentRangeStart w:id="202"/>
      <w:r>
        <w:t xml:space="preserve">number of hops </w:t>
      </w:r>
      <w:commentRangeEnd w:id="202"/>
      <w:r w:rsidR="00666F12">
        <w:rPr>
          <w:rStyle w:val="CommentReference"/>
        </w:rPr>
        <w:commentReference w:id="202"/>
      </w:r>
      <w:r>
        <w:t>required. This is appropriate for our data as we did not know where in each tile a given GVP occured, but we assumed that it did occur in that tile.</w:t>
      </w:r>
    </w:p>
    <w:p w14:paraId="2996F9F5" w14:textId="72766CC4" w:rsidR="00EF0AA1" w:rsidRDefault="00307EC5">
      <w:pPr>
        <w:pStyle w:val="Compact"/>
      </w:pPr>
      <w:r>
        <w:t xml:space="preserve">The </w:t>
      </w:r>
      <w:commentRangeStart w:id="203"/>
      <w:r>
        <w:t xml:space="preserve">R package  </w:t>
      </w:r>
      <w:commentRangeEnd w:id="203"/>
      <w:r w:rsidR="009A32FB">
        <w:rPr>
          <w:rStyle w:val="CommentReference"/>
        </w:rPr>
        <w:commentReference w:id="203"/>
      </w:r>
      <w:r>
        <w:t>(</w:t>
      </w:r>
      <w:del w:id="204" w:author="Len Thomas" w:date="2020-05-20T23:58:00Z">
        <w:r w:rsidDel="00666F12">
          <w:delText xml:space="preserve">S. N. </w:delText>
        </w:r>
      </w:del>
      <w:r>
        <w:t xml:space="preserve">Wood, 2017) was used to formulate the model on the tessellation described in the previous section. The linear predictor for </w:t>
      </w:r>
      <w:commentRangeStart w:id="205"/>
      <w:commentRangeStart w:id="206"/>
      <w:r>
        <w:t>the model was:</w:t>
      </w:r>
      <w:commentRangeEnd w:id="205"/>
      <w:r w:rsidR="009A32FB">
        <w:rPr>
          <w:rStyle w:val="CommentReference"/>
        </w:rPr>
        <w:commentReference w:id="205"/>
      </w:r>
      <w:commentRangeEnd w:id="206"/>
      <w:r w:rsidR="00666F12">
        <w:rPr>
          <w:rStyle w:val="CommentReference"/>
        </w:rPr>
        <w:commentReference w:id="206"/>
      </w:r>
    </w:p>
    <w:p w14:paraId="1FFFF669" w14:textId="77777777" w:rsidR="00EF0AA1" w:rsidRDefault="00307EC5">
      <w:pPr>
        <w:pStyle w:val="BodyText"/>
      </w:pPr>
      <w:r>
        <w:lastRenderedPageBreak/>
        <w:t xml:space="preserve">where </w:t>
      </w:r>
      <m:oMath>
        <m:sSub>
          <m:sSubPr>
            <m:ctrlPr>
              <w:ins w:id="208"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209" w:author="Len Thomas" w:date="2020-05-20T21:46:00Z">
                <w:rPr>
                  <w:rFonts w:ascii="Cambria Math" w:hAnsi="Cambria Math"/>
                </w:rPr>
              </w:ins>
            </m:ctrlPr>
          </m:sSubPr>
          <m:e>
            <m:r>
              <w:rPr>
                <w:rFonts w:ascii="Cambria Math" w:hAnsi="Cambria Math"/>
              </w:rPr>
              <m:t>,</m:t>
            </m:r>
          </m:e>
          <m:sub>
            <m:r>
              <m:rPr>
                <m:scr m:val="monospace"/>
                <m:sty m:val="p"/>
              </m:rPr>
              <w:rPr>
                <w:rFonts w:ascii="Cambria Math" w:hAnsi="Cambria Math"/>
              </w:rPr>
              <m:t>M1</m:t>
            </m:r>
            <m:r>
              <w:rPr>
                <w:rFonts w:ascii="Cambria Math" w:hAnsi="Cambria Math"/>
              </w:rPr>
              <m:t>,i</m:t>
            </m:r>
          </m:sub>
        </m:sSub>
        <m:r>
          <w:rPr>
            <w:rFonts w:ascii="Cambria Math" w:hAnsi="Cambria Math"/>
          </w:rPr>
          <m:t>)</m:t>
        </m:r>
      </m:oMath>
      <w:r>
        <w:t xml:space="preserve">. The spatial smooth MRF is given by </w:t>
      </w:r>
      <m:oMath>
        <m:r>
          <w:rPr>
            <w:rFonts w:ascii="Cambria Math" w:hAnsi="Cambria Math"/>
          </w:rPr>
          <m:t>f(</m:t>
        </m:r>
        <m:sSub>
          <m:sSubPr>
            <m:ctrlPr>
              <w:ins w:id="210" w:author="Len Thomas" w:date="2020-05-20T21:46:00Z">
                <w:rPr>
                  <w:rFonts w:ascii="Cambria Math" w:hAnsi="Cambria Math"/>
                </w:rPr>
              </w:ins>
            </m:ctrlPr>
          </m:sSubPr>
          <m:e>
            <m:r>
              <m:rPr>
                <m:scr m:val="monospace"/>
                <m:sty m:val="p"/>
              </m:rPr>
              <w:rPr>
                <w:rFonts w:ascii="Cambria Math" w:hAnsi="Cambria Math"/>
              </w:rPr>
              <m:t>MRF</m:t>
            </m:r>
          </m:e>
          <m:sub>
            <m:r>
              <w:rPr>
                <w:rFonts w:ascii="Cambria Math" w:hAnsi="Cambria Math"/>
              </w:rPr>
              <m:t>i</m:t>
            </m:r>
          </m:sub>
        </m:sSub>
        <m:r>
          <w:rPr>
            <w:rFonts w:ascii="Cambria Math" w:hAnsi="Cambria Math"/>
          </w:rPr>
          <m:t>)</m:t>
        </m:r>
      </m:oMath>
      <w:r>
        <w:t xml:space="preserve">, </w:t>
      </w:r>
      <m:oMath>
        <m:r>
          <w:rPr>
            <w:rFonts w:ascii="Cambria Math" w:hAnsi="Cambria Math"/>
          </w:rPr>
          <m:t>f(</m:t>
        </m:r>
        <m:sSub>
          <m:sSubPr>
            <m:ctrlPr>
              <w:ins w:id="211" w:author="Len Thomas" w:date="2020-05-20T21:46:00Z">
                <w:rPr>
                  <w:rFonts w:ascii="Cambria Math" w:hAnsi="Cambria Math"/>
                </w:rPr>
              </w:ins>
            </m:ctrlPr>
          </m:sSubPr>
          <m:e>
            <m:r>
              <m:rPr>
                <m:scr m:val="monospace"/>
                <m:sty m:val="p"/>
              </m:rPr>
              <w:rPr>
                <w:rFonts w:ascii="Cambria Math" w:hAnsi="Cambria Math"/>
              </w:rPr>
              <m:t>Depth</m:t>
            </m:r>
          </m:e>
          <m:sub>
            <m:r>
              <w:rPr>
                <w:rFonts w:ascii="Cambria Math" w:hAnsi="Cambria Math"/>
              </w:rPr>
              <m:t>i</m:t>
            </m:r>
          </m:sub>
        </m:sSub>
        <m:r>
          <w:rPr>
            <w:rFonts w:ascii="Cambria Math" w:hAnsi="Cambria Math"/>
          </w:rPr>
          <m:t>)</m:t>
        </m:r>
      </m:oMath>
      <w:r>
        <w:t xml:space="preserve"> is a smooth of depth (using a thin plate spline; Simon N Wood (2003)) and </w:t>
      </w:r>
      <m:oMath>
        <m:sSub>
          <m:sSubPr>
            <m:ctrlPr>
              <w:ins w:id="212" w:author="Len Thomas" w:date="2020-05-20T21:46:00Z">
                <w:rPr>
                  <w:rFonts w:ascii="Cambria Math" w:hAnsi="Cambria Math"/>
                </w:rPr>
              </w:ins>
            </m:ctrlPr>
          </m:sSubPr>
          <m:e>
            <m:r>
              <m:rPr>
                <m:sty m:val="p"/>
              </m:rPr>
              <w:rPr>
                <w:rFonts w:ascii="Cambria Math" w:hAnsi="Cambria Math"/>
              </w:rPr>
              <m:t>log</m:t>
            </m:r>
          </m:e>
          <m:sub>
            <m:r>
              <w:rPr>
                <w:rFonts w:ascii="Cambria Math" w:hAnsi="Cambria Math"/>
              </w:rPr>
              <m:t>e</m:t>
            </m:r>
          </m:sub>
        </m:sSub>
        <m:sSub>
          <m:sSubPr>
            <m:ctrlPr>
              <w:ins w:id="213" w:author="Len Thomas" w:date="2020-05-20T21:46:00Z">
                <w:rPr>
                  <w:rFonts w:ascii="Cambria Math" w:hAnsi="Cambria Math"/>
                </w:rPr>
              </w:ins>
            </m:ctrlPr>
          </m:sSubPr>
          <m:e>
            <m:r>
              <w:rPr>
                <w:rFonts w:ascii="Cambria Math" w:hAnsi="Cambria Math"/>
              </w:rPr>
              <m:t>A</m:t>
            </m:r>
          </m:e>
          <m:sub>
            <m:r>
              <w:rPr>
                <w:rFonts w:ascii="Cambria Math" w:hAnsi="Cambria Math"/>
              </w:rPr>
              <m:t>i</m:t>
            </m:r>
          </m:sub>
        </m:sSub>
      </m:oMath>
      <w:r>
        <w:t xml:space="preserve"> is an offset for the area (in </w:t>
      </w:r>
      <m:oMath>
        <m:sSup>
          <m:sSupPr>
            <m:ctrlPr>
              <w:ins w:id="214" w:author="Len Thomas" w:date="2020-05-20T21:46:00Z">
                <w:rPr>
                  <w:rFonts w:ascii="Cambria Math" w:hAnsi="Cambria Math"/>
                </w:rPr>
              </w:ins>
            </m:ctrlPr>
          </m:sSupPr>
          <m:e>
            <m:r>
              <m:rPr>
                <m:sty m:val="p"/>
              </m:rPr>
              <w:rPr>
                <w:rFonts w:ascii="Cambria Math" w:hAnsi="Cambria Math"/>
              </w:rPr>
              <m:t>km</m:t>
            </m:r>
          </m:e>
          <m:sup>
            <m:r>
              <w:rPr>
                <w:rFonts w:ascii="Cambria Math" w:hAnsi="Cambria Math"/>
              </w:rPr>
              <m:t>2</m:t>
            </m:r>
          </m:sup>
        </m:sSup>
      </m:oMath>
      <w:r>
        <w:t xml:space="preserve">) of each tile, </w:t>
      </w:r>
      <m:oMath>
        <m:sSub>
          <m:sSubPr>
            <m:ctrlPr>
              <w:ins w:id="215" w:author="Len Thomas" w:date="2020-05-20T21:46:00Z">
                <w:rPr>
                  <w:rFonts w:ascii="Cambria Math" w:hAnsi="Cambria Math"/>
                </w:rPr>
              </w:ins>
            </m:ctrlPr>
          </m:sSubPr>
          <m:e>
            <m:r>
              <w:rPr>
                <w:rFonts w:ascii="Cambria Math" w:hAnsi="Cambria Math"/>
              </w:rPr>
              <m:t>A</m:t>
            </m:r>
          </m:e>
          <m:sub>
            <m:r>
              <w:rPr>
                <w:rFonts w:ascii="Cambria Math" w:hAnsi="Cambria Math"/>
              </w:rPr>
              <m:t>i</m:t>
            </m:r>
          </m:sub>
        </m:sSub>
      </m:oMath>
      <w:r>
        <w:t>. The offset term accounts changes in probabilities of GVP detection due to the differing area monitored by each hydrophone. Because the hydrophone tessellation change between SCCs, separate MRFs were used for each SCC, but a single smoothing parameter was estimated across all MRFs. Therefore different spatial patterns could occur, but with the same amount of variation. The smooth of depth was shared across SCCs.</w:t>
      </w:r>
    </w:p>
    <w:p w14:paraId="399CDBC8" w14:textId="77777777" w:rsidR="00EF0AA1" w:rsidRDefault="00307EC5">
      <w:pPr>
        <w:pStyle w:val="BodyText"/>
      </w:pPr>
      <w:r>
        <w:t>NOTE: f(MRF) could be indexed by SCC to indicate that the smooth function is different for each.</w:t>
      </w:r>
    </w:p>
    <w:p w14:paraId="51A865FD" w14:textId="77777777" w:rsidR="00EF0AA1" w:rsidRDefault="00307EC5">
      <w:pPr>
        <w:pStyle w:val="Heading3"/>
      </w:pPr>
      <w:bookmarkStart w:id="216" w:name="m2-modelling-the-effect-of-naval-activit"/>
      <w:bookmarkEnd w:id="216"/>
      <w:r>
        <w:t>2.3.3 M2: Modelling the effect of Naval activity</w:t>
      </w:r>
    </w:p>
    <w:p w14:paraId="445D8F0D" w14:textId="77777777" w:rsidR="00EF0AA1" w:rsidRDefault="00307EC5">
      <w:pPr>
        <w:pStyle w:val="FirstParagraph"/>
      </w:pPr>
      <w:r>
        <w:t>For a few days prior to the onset of hull-mounted MFA sonar used during SCCs, other Naval training activities occurred at the PMRF. Various vessels were present on the range during this period and other noise sources, including torpedoes and submarines, may have been present. We used data collected when training activity was present on the range, but hull-mounted MFA sonar was not used, to model the effect of general Naval activity on beaked whale GVPs. Initially, we tried to use low-frequency noise levels in the 10-999 Hz range measured on range hydrophones as a covariate in this model, but found that the measured noise levels were not consistent with known locations of Naval training activities (see Appendix B for details).</w:t>
      </w:r>
    </w:p>
    <w:p w14:paraId="5445AE07" w14:textId="77777777" w:rsidR="00EF0AA1" w:rsidRDefault="00307EC5">
      <w:pPr>
        <w:pStyle w:val="Compact"/>
      </w:pPr>
      <w:r>
        <w:t>We used the predicted baseline probability of a GVP detection from Model 1 as an offset to control for the underlying spatial distribution of GVPs. The model for the data when ships were present was intercept-only, with an offset derived from . This model was simply:</w:t>
      </w:r>
    </w:p>
    <w:p w14:paraId="10322740" w14:textId="77777777" w:rsidR="00EF0AA1" w:rsidRDefault="00307EC5">
      <w:pPr>
        <w:pStyle w:val="BodyText"/>
      </w:pPr>
      <w:r>
        <w:t xml:space="preserve">where </w:t>
      </w:r>
      <m:oMath>
        <m:sSub>
          <m:sSubPr>
            <m:ctrlPr>
              <w:ins w:id="217"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218" w:author="Len Thomas" w:date="2020-05-20T21:46:00Z">
                <w:rPr>
                  <w:rFonts w:ascii="Cambria Math" w:hAnsi="Cambria Math"/>
                </w:rPr>
              </w:ins>
            </m:ctrlPr>
          </m:sSubPr>
          <m:e>
            <m:r>
              <w:rPr>
                <w:rFonts w:ascii="Cambria Math" w:hAnsi="Cambria Math"/>
              </w:rPr>
              <m:t>μ</m:t>
            </m:r>
          </m:e>
          <m:sub>
            <m:r>
              <m:rPr>
                <m:scr m:val="monospace"/>
                <m:sty m:val="p"/>
              </m:rPr>
              <w:rPr>
                <w:rFonts w:ascii="Cambria Math" w:hAnsi="Cambria Math"/>
              </w:rPr>
              <m:t>M2</m:t>
            </m:r>
            <m:r>
              <w:rPr>
                <w:rFonts w:ascii="Cambria Math" w:hAnsi="Cambria Math"/>
              </w:rPr>
              <m:t>,i</m:t>
            </m:r>
          </m:sub>
        </m:sSub>
        <m:r>
          <w:rPr>
            <w:rFonts w:ascii="Cambria Math" w:hAnsi="Cambria Math"/>
          </w:rPr>
          <m:t>)</m:t>
        </m:r>
      </m:oMath>
      <w:r>
        <w:t xml:space="preserve">. </w:t>
      </w:r>
      <m:oMath>
        <m:sSub>
          <m:sSubPr>
            <m:ctrlPr>
              <w:ins w:id="219" w:author="Len Thomas" w:date="2020-05-20T21:46:00Z">
                <w:rPr>
                  <w:rFonts w:ascii="Cambria Math" w:hAnsi="Cambria Math"/>
                </w:rPr>
              </w:ins>
            </m:ctrlPr>
          </m:sSubPr>
          <m:e>
            <m:r>
              <w:rPr>
                <w:rFonts w:ascii="Cambria Math" w:hAnsi="Cambria Math"/>
              </w:rPr>
              <m:t>ξ</m:t>
            </m:r>
          </m:e>
          <m:sub>
            <m:r>
              <m:rPr>
                <m:scr m:val="monospace"/>
                <m:sty m:val="p"/>
              </m:rPr>
              <w:rPr>
                <w:rFonts w:ascii="Cambria Math" w:hAnsi="Cambria Math"/>
              </w:rPr>
              <m:t>M1</m:t>
            </m:r>
            <m:r>
              <w:rPr>
                <w:rFonts w:ascii="Cambria Math" w:hAnsi="Cambria Math"/>
              </w:rPr>
              <m:t>,i</m:t>
            </m:r>
          </m:sub>
        </m:sSub>
      </m:oMath>
      <w:r>
        <w:t xml:space="preserve"> denotes the prediction (on the </w:t>
      </w:r>
      <m:oMath>
        <m:r>
          <m:rPr>
            <m:sty m:val="p"/>
          </m:rPr>
          <w:rPr>
            <w:rFonts w:ascii="Cambria Math" w:hAnsi="Cambria Math"/>
          </w:rPr>
          <m:t>logit</m:t>
        </m:r>
      </m:oMath>
      <w:r>
        <w:t xml:space="preserve"> scale) for tile </w:t>
      </w:r>
      <m:oMath>
        <m:r>
          <w:rPr>
            <w:rFonts w:ascii="Cambria Math" w:hAnsi="Cambria Math"/>
          </w:rPr>
          <m:t>i</m:t>
        </m:r>
      </m:oMath>
      <w:r>
        <w:t xml:space="preserve"> using model </w:t>
      </w:r>
      <m:oMath>
        <m:r>
          <m:rPr>
            <m:scr m:val="monospace"/>
            <m:sty m:val="p"/>
          </m:rPr>
          <w:rPr>
            <w:rFonts w:ascii="Cambria Math" w:hAnsi="Cambria Math"/>
          </w:rPr>
          <m:t>M1</m:t>
        </m:r>
      </m:oMath>
      <w:r>
        <w:t>. This was again modeled in the R package .</w:t>
      </w:r>
    </w:p>
    <w:p w14:paraId="6F187A85" w14:textId="77777777" w:rsidR="00EF0AA1" w:rsidRDefault="00307EC5">
      <w:pPr>
        <w:pStyle w:val="Heading3"/>
      </w:pPr>
      <w:bookmarkStart w:id="220" w:name="m3-modelling-the-effect-of-hull-mounted-"/>
      <w:bookmarkEnd w:id="220"/>
      <w:r>
        <w:t>2.3.4 M3: Modelling the effect of hull-mounted MFA sonar</w:t>
      </w:r>
    </w:p>
    <w:p w14:paraId="192129F8" w14:textId="77777777" w:rsidR="00EF0AA1" w:rsidRDefault="00307EC5">
      <w:pPr>
        <w:pStyle w:val="Compact"/>
      </w:pPr>
      <w:r>
        <w:t>We used data collected when hull-mounted MFA sonar was present on the range to model the effect of sonar on</w:t>
      </w:r>
      <w:ins w:id="221" w:author="Elizabeth Henderson" w:date="2020-05-20T10:19:00Z">
        <w:r w:rsidR="00F57D4A">
          <w:t xml:space="preserve"> Blainville’s</w:t>
        </w:r>
      </w:ins>
      <w:r>
        <w:t xml:space="preserve"> beaked whales. The probability of a dive when sonar was present was modeled as a function of the maximum received level (modeled at each hydrophone; see section 2.2). We assumed that as the maximum received level increased, the probability of dives decreased and modeled this using a shape constrained smooth so that the relationship held for all possible realizations of the smooth. To ensure that the model predictions were the same at a maximum received level of 0 dB and when ships were not present, we did not include an intercept. This model was written as:</w:t>
      </w:r>
    </w:p>
    <w:p w14:paraId="2853C711" w14:textId="77777777" w:rsidR="00EF0AA1" w:rsidRDefault="00307EC5">
      <w:pPr>
        <w:pStyle w:val="BodyText"/>
      </w:pPr>
      <w:r>
        <w:t xml:space="preserve">where </w:t>
      </w:r>
      <m:oMath>
        <m:sSub>
          <m:sSubPr>
            <m:ctrlPr>
              <w:ins w:id="222" w:author="Len Thomas" w:date="2020-05-20T21:46:00Z">
                <w:rPr>
                  <w:rFonts w:ascii="Cambria Math" w:hAnsi="Cambria Math"/>
                </w:rPr>
              </w:ins>
            </m:ctrlPr>
          </m:sSubPr>
          <m:e>
            <m:r>
              <m:rPr>
                <m:scr m:val="monospace"/>
                <m:sty m:val="p"/>
              </m:rPr>
              <w:rPr>
                <w:rFonts w:ascii="Cambria Math" w:hAnsi="Cambria Math"/>
              </w:rPr>
              <m:t>DivePresent</m:t>
            </m:r>
          </m:e>
          <m:sub>
            <m:r>
              <w:rPr>
                <w:rFonts w:ascii="Cambria Math" w:hAnsi="Cambria Math"/>
              </w:rPr>
              <m:t>i</m:t>
            </m:r>
          </m:sub>
        </m:sSub>
        <m:r>
          <w:rPr>
            <w:rFonts w:ascii="Cambria Math" w:hAnsi="Cambria Math"/>
          </w:rPr>
          <m:t>∼</m:t>
        </m:r>
        <m:r>
          <m:rPr>
            <m:sty m:val="p"/>
          </m:rPr>
          <w:rPr>
            <w:rFonts w:ascii="Cambria Math" w:hAnsi="Cambria Math"/>
          </w:rPr>
          <m:t>Bin</m:t>
        </m:r>
        <m:r>
          <w:rPr>
            <w:rFonts w:ascii="Cambria Math" w:hAnsi="Cambria Math"/>
          </w:rPr>
          <m:t>(1,</m:t>
        </m:r>
        <m:sSub>
          <m:sSubPr>
            <m:ctrlPr>
              <w:ins w:id="223" w:author="Len Thomas" w:date="2020-05-20T21:46:00Z">
                <w:rPr>
                  <w:rFonts w:ascii="Cambria Math" w:hAnsi="Cambria Math"/>
                </w:rPr>
              </w:ins>
            </m:ctrlPr>
          </m:sSubPr>
          <m:e>
            <m:r>
              <w:rPr>
                <w:rFonts w:ascii="Cambria Math" w:hAnsi="Cambria Math"/>
              </w:rPr>
              <m:t>μ</m:t>
            </m:r>
          </m:e>
          <m:sub>
            <m:r>
              <m:rPr>
                <m:scr m:val="monospace"/>
                <m:sty m:val="p"/>
              </m:rPr>
              <w:rPr>
                <w:rFonts w:ascii="Cambria Math" w:hAnsi="Cambria Math"/>
              </w:rPr>
              <m:t>M3</m:t>
            </m:r>
            <m:r>
              <w:rPr>
                <w:rFonts w:ascii="Cambria Math" w:hAnsi="Cambria Math"/>
              </w:rPr>
              <m:t>,i</m:t>
            </m:r>
          </m:sub>
        </m:sSub>
        <m:r>
          <w:rPr>
            <w:rFonts w:ascii="Cambria Math" w:hAnsi="Cambria Math"/>
          </w:rPr>
          <m:t>)</m:t>
        </m:r>
      </m:oMath>
      <w:r>
        <w:t xml:space="preserve">. </w:t>
      </w:r>
      <m:oMath>
        <m:r>
          <w:rPr>
            <w:rFonts w:ascii="Cambria Math" w:hAnsi="Cambria Math"/>
          </w:rPr>
          <m:t>f(</m:t>
        </m:r>
        <m:sSub>
          <m:sSubPr>
            <m:ctrlPr>
              <w:ins w:id="224" w:author="Len Thomas" w:date="2020-05-20T21:46:00Z">
                <w:rPr>
                  <w:rFonts w:ascii="Cambria Math" w:hAnsi="Cambria Math"/>
                </w:rPr>
              </w:ins>
            </m:ctrlPr>
          </m:sSubPr>
          <m:e>
            <m:r>
              <m:rPr>
                <m:scr m:val="monospace"/>
                <m:sty m:val="p"/>
              </m:rPr>
              <w:rPr>
                <w:rFonts w:ascii="Cambria Math" w:hAnsi="Cambria Math"/>
              </w:rPr>
              <m:t>MaxRL</m:t>
            </m:r>
          </m:e>
          <m:sub>
            <m:r>
              <w:rPr>
                <w:rFonts w:ascii="Cambria Math" w:hAnsi="Cambria Math"/>
              </w:rPr>
              <m:t>i</m:t>
            </m:r>
          </m:sub>
        </m:sSub>
        <m:r>
          <w:rPr>
            <w:rFonts w:ascii="Cambria Math" w:hAnsi="Cambria Math"/>
          </w:rPr>
          <m:t>)</m:t>
        </m:r>
      </m:oMath>
      <w:r>
        <w:t xml:space="preserve"> was modeled as a monotonic decreasing smooth using the R package  (Pya and Wood, 2015). </w:t>
      </w:r>
      <m:oMath>
        <m:sSub>
          <m:sSubPr>
            <m:ctrlPr>
              <w:ins w:id="225" w:author="Len Thomas" w:date="2020-05-20T21:46:00Z">
                <w:rPr>
                  <w:rFonts w:ascii="Cambria Math" w:hAnsi="Cambria Math"/>
                </w:rPr>
              </w:ins>
            </m:ctrlPr>
          </m:sSubPr>
          <m:e>
            <m:r>
              <w:rPr>
                <w:rFonts w:ascii="Cambria Math" w:hAnsi="Cambria Math"/>
              </w:rPr>
              <m:t>ξ</m:t>
            </m:r>
          </m:e>
          <m:sub>
            <m:r>
              <m:rPr>
                <m:scr m:val="monospace"/>
                <m:sty m:val="p"/>
              </m:rPr>
              <w:rPr>
                <w:rFonts w:ascii="Cambria Math" w:hAnsi="Cambria Math"/>
              </w:rPr>
              <m:t>M2</m:t>
            </m:r>
            <m:r>
              <w:rPr>
                <w:rFonts w:ascii="Cambria Math" w:hAnsi="Cambria Math"/>
              </w:rPr>
              <m:t>,i</m:t>
            </m:r>
          </m:sub>
        </m:sSub>
      </m:oMath>
      <w:r>
        <w:t xml:space="preserve"> denotes the prediction (on the </w:t>
      </w:r>
      <m:oMath>
        <m:r>
          <m:rPr>
            <m:sty m:val="p"/>
          </m:rPr>
          <w:rPr>
            <w:rFonts w:ascii="Cambria Math" w:hAnsi="Cambria Math"/>
          </w:rPr>
          <m:t>logit</m:t>
        </m:r>
      </m:oMath>
      <w:r>
        <w:t xml:space="preserve"> scale) for tile </w:t>
      </w:r>
      <m:oMath>
        <m:r>
          <w:rPr>
            <w:rFonts w:ascii="Cambria Math" w:hAnsi="Cambria Math"/>
          </w:rPr>
          <m:t>i</m:t>
        </m:r>
      </m:oMath>
      <w:r>
        <w:t xml:space="preserve"> when Naval training activites were present on the range using model </w:t>
      </w:r>
      <m:oMath>
        <m:r>
          <m:rPr>
            <m:scr m:val="monospace"/>
            <m:sty m:val="p"/>
          </m:rPr>
          <w:rPr>
            <w:rFonts w:ascii="Cambria Math" w:hAnsi="Cambria Math"/>
          </w:rPr>
          <m:t>M2</m:t>
        </m:r>
      </m:oMath>
      <w:r>
        <w:t>.</w:t>
      </w:r>
    </w:p>
    <w:p w14:paraId="3108A4F4" w14:textId="77777777" w:rsidR="00EF0AA1" w:rsidRDefault="00307EC5">
      <w:pPr>
        <w:pStyle w:val="Heading3"/>
      </w:pPr>
      <w:bookmarkStart w:id="226" w:name="uncertainty-propagation"/>
      <w:bookmarkEnd w:id="226"/>
      <w:r>
        <w:lastRenderedPageBreak/>
        <w:t>2.3.5 Uncertainty propagation</w:t>
      </w:r>
    </w:p>
    <w:p w14:paraId="33ACECF3" w14:textId="77777777" w:rsidR="00EF0AA1" w:rsidRDefault="00307EC5">
      <w:pPr>
        <w:pStyle w:val="Compact"/>
      </w:pPr>
      <w:r>
        <w:t xml:space="preserve">We used posterior simulation to propagate uncertainty through M1, M2, and M3. Each model was fitted via restricted maximum likelihood (REML; Wood (2008)), so the results are empirical Bayes estimates. In this case we can generate samples from the (multivariate normal) posterior of the model parameters, using mvtnorm?. After generating a sample, </w:t>
      </w:r>
      <m:oMath>
        <m:sSup>
          <m:sSupPr>
            <m:ctrlPr>
              <w:ins w:id="227" w:author="Len Thomas" w:date="2020-05-20T21:46:00Z">
                <w:rPr>
                  <w:rFonts w:ascii="Cambria Math" w:hAnsi="Cambria Math"/>
                </w:rPr>
              </w:ins>
            </m:ctrlPr>
          </m:sSupPr>
          <m:e>
            <m:r>
              <m:rPr>
                <m:sty m:val="b"/>
              </m:rPr>
              <w:rPr>
                <w:rFonts w:ascii="Cambria Math" w:hAnsi="Cambria Math"/>
              </w:rPr>
              <m:t>β</m:t>
            </m:r>
          </m:e>
          <m:sup>
            <m:r>
              <w:rPr>
                <w:rFonts w:ascii="Cambria Math" w:hAnsi="Cambria Math"/>
              </w:rPr>
              <m:t>*</m:t>
            </m:r>
          </m:sup>
        </m:sSup>
        <m:r>
          <w:rPr>
            <w:rFonts w:ascii="Cambria Math" w:hAnsi="Cambria Math"/>
          </w:rPr>
          <m:t>∼</m:t>
        </m:r>
        <m:r>
          <m:rPr>
            <m:sty m:val="p"/>
          </m:rPr>
          <w:rPr>
            <w:rFonts w:ascii="Cambria Math" w:hAnsi="Cambria Math"/>
          </w:rPr>
          <m:t>MVN</m:t>
        </m:r>
        <m:r>
          <w:rPr>
            <w:rFonts w:ascii="Cambria Math" w:hAnsi="Cambria Math"/>
          </w:rPr>
          <m:t>(</m:t>
        </m:r>
        <m:groupChr>
          <m:groupChrPr>
            <m:chr m:val="^"/>
            <m:pos m:val="top"/>
            <m:vertJc m:val="bot"/>
            <m:ctrlPr>
              <w:ins w:id="228" w:author="Len Thomas" w:date="2020-05-20T21:46:00Z">
                <w:rPr>
                  <w:rFonts w:ascii="Cambria Math" w:hAnsi="Cambria Math"/>
                </w:rPr>
              </w:ins>
            </m:ctrlPr>
          </m:groupChrPr>
          <m:e>
            <m:r>
              <m:rPr>
                <m:sty m:val="b"/>
              </m:rPr>
              <w:rPr>
                <w:rFonts w:ascii="Cambria Math" w:hAnsi="Cambria Math"/>
              </w:rPr>
              <m:t>β</m:t>
            </m:r>
          </m:e>
        </m:groupChr>
        <m:r>
          <w:rPr>
            <w:rFonts w:ascii="Cambria Math" w:hAnsi="Cambria Math"/>
          </w:rPr>
          <m:t>,</m:t>
        </m:r>
        <m:sSub>
          <m:sSubPr>
            <m:ctrlPr>
              <w:ins w:id="229" w:author="Len Thomas" w:date="2020-05-20T21:46:00Z">
                <w:rPr>
                  <w:rFonts w:ascii="Cambria Math" w:hAnsi="Cambria Math"/>
                </w:rPr>
              </w:ins>
            </m:ctrlPr>
          </m:sSubPr>
          <m:e>
            <m:r>
              <m:rPr>
                <m:sty m:val="b"/>
              </m:rPr>
              <w:rPr>
                <w:rFonts w:ascii="Cambria Math" w:hAnsi="Cambria Math"/>
              </w:rPr>
              <m:t>V</m:t>
            </m:r>
          </m:e>
          <m:sub>
            <m:r>
              <m:rPr>
                <m:sty m:val="b"/>
              </m:rPr>
              <w:rPr>
                <w:rFonts w:ascii="Cambria Math" w:hAnsi="Cambria Math"/>
              </w:rPr>
              <m:t>β</m:t>
            </m:r>
          </m:sub>
        </m:sSub>
        <m:r>
          <w:rPr>
            <w:rFonts w:ascii="Cambria Math" w:hAnsi="Cambria Math"/>
          </w:rPr>
          <m:t>)</m:t>
        </m:r>
      </m:oMath>
      <w:r>
        <w:t xml:space="preserve">, we can use the matrix that maps the model parameters to the predictions on the linear predictor scale (often referred to as the </w:t>
      </w:r>
      <m:oMath>
        <m:sSub>
          <m:sSubPr>
            <m:ctrlPr>
              <w:ins w:id="230" w:author="Len Thomas" w:date="2020-05-20T21:46:00Z">
                <w:rPr>
                  <w:rFonts w:ascii="Cambria Math" w:hAnsi="Cambria Math"/>
                </w:rPr>
              </w:ins>
            </m:ctrlPr>
          </m:sSubPr>
          <m:e>
            <m:r>
              <m:rPr>
                <m:sty m:val="b"/>
              </m:rPr>
              <w:rPr>
                <w:rFonts w:ascii="Cambria Math" w:hAnsi="Cambria Math"/>
              </w:rPr>
              <m:t>L</m:t>
            </m:r>
          </m:e>
          <m:sub>
            <m:r>
              <w:rPr>
                <w:rFonts w:ascii="Cambria Math" w:hAnsi="Cambria Math"/>
              </w:rPr>
              <m:t>p</m:t>
            </m:r>
          </m:sub>
        </m:sSub>
      </m:oMath>
      <w:r>
        <w:t xml:space="preserve"> matrix or </w:t>
      </w:r>
      <m:oMath>
        <m:sSub>
          <m:sSubPr>
            <m:ctrlPr>
              <w:ins w:id="231" w:author="Len Thomas" w:date="2020-05-20T21:46:00Z">
                <w:rPr>
                  <w:rFonts w:ascii="Cambria Math" w:hAnsi="Cambria Math"/>
                </w:rPr>
              </w:ins>
            </m:ctrlPr>
          </m:sSubPr>
          <m:e>
            <m:r>
              <m:rPr>
                <m:sty m:val="b"/>
              </m:rPr>
              <w:rPr>
                <w:rFonts w:ascii="Cambria Math" w:hAnsi="Cambria Math"/>
              </w:rPr>
              <m:t>X</m:t>
            </m:r>
          </m:e>
          <m:sub>
            <m:r>
              <w:rPr>
                <w:rFonts w:ascii="Cambria Math" w:hAnsi="Cambria Math"/>
              </w:rPr>
              <m:t>p</m:t>
            </m:r>
          </m:sub>
        </m:sSub>
      </m:oMath>
      <w:r>
        <w:t xml:space="preserve"> matrix; Wood</w:t>
      </w:r>
      <w:del w:id="232" w:author="Elizabeth Henderson" w:date="2020-05-20T10:20:00Z">
        <w:r w:rsidDel="00F57D4A">
          <w:delText xml:space="preserve">, Li, Shaddick, and Augustin </w:delText>
        </w:r>
      </w:del>
      <w:ins w:id="233" w:author="Elizabeth Henderson" w:date="2020-05-20T10:20:00Z">
        <w:r w:rsidR="00F57D4A">
          <w:t xml:space="preserve"> et al., </w:t>
        </w:r>
      </w:ins>
      <w:r>
        <w:t xml:space="preserve">(2017); section 7.2.6), along with the inverse link function to generate predictions for each posterior sample. Here the </w:t>
      </w:r>
      <m:oMath>
        <m:r>
          <m:rPr>
            <m:sty m:val="b"/>
          </m:rPr>
          <w:rPr>
            <w:rFonts w:ascii="Cambria Math" w:hAnsi="Cambria Math"/>
          </w:rPr>
          <m:t>β</m:t>
        </m:r>
      </m:oMath>
      <w:r>
        <w:t xml:space="preserve"> for each model includes the coefficients for the smooth terms in the model and fixed effects (e.g., intercept) if present. Predictions, </w:t>
      </w:r>
      <m:oMath>
        <m:sSup>
          <m:sSupPr>
            <m:ctrlPr>
              <w:ins w:id="234" w:author="Len Thomas" w:date="2020-05-20T21:46:00Z">
                <w:rPr>
                  <w:rFonts w:ascii="Cambria Math" w:hAnsi="Cambria Math"/>
                </w:rPr>
              </w:ins>
            </m:ctrlPr>
          </m:sSupPr>
          <m:e>
            <m:r>
              <m:rPr>
                <m:sty m:val="b"/>
              </m:rPr>
              <w:rPr>
                <w:rFonts w:ascii="Cambria Math" w:hAnsi="Cambria Math"/>
              </w:rPr>
              <m:t>μ</m:t>
            </m:r>
          </m:e>
          <m:sup>
            <m:r>
              <w:rPr>
                <w:rFonts w:ascii="Cambria Math" w:hAnsi="Cambria Math"/>
              </w:rPr>
              <m:t>*</m:t>
            </m:r>
          </m:sup>
        </m:sSup>
      </m:oMath>
      <w:r>
        <w:t>, can be written as:</w:t>
      </w:r>
    </w:p>
    <w:p w14:paraId="0C0AE49F" w14:textId="77777777" w:rsidR="00EF0AA1" w:rsidRDefault="00307EC5">
      <w:pPr>
        <w:pStyle w:val="BodyText"/>
      </w:pPr>
      <w:r>
        <w:t xml:space="preserve">where </w:t>
      </w:r>
      <m:oMath>
        <m:r>
          <w:rPr>
            <w:rFonts w:ascii="Cambria Math" w:hAnsi="Cambria Math"/>
          </w:rPr>
          <m:t>g</m:t>
        </m:r>
      </m:oMath>
      <w:r>
        <w:t xml:space="preserve"> is the link function, </w:t>
      </w:r>
      <m:oMath>
        <m:sSup>
          <m:sSupPr>
            <m:ctrlPr>
              <w:ins w:id="235" w:author="Len Thomas" w:date="2020-05-20T21:46:00Z">
                <w:rPr>
                  <w:rFonts w:ascii="Cambria Math" w:hAnsi="Cambria Math"/>
                </w:rPr>
              </w:ins>
            </m:ctrlPr>
          </m:sSupPr>
          <m:e>
            <m:r>
              <m:rPr>
                <m:sty m:val="b"/>
              </m:rPr>
              <w:rPr>
                <w:rFonts w:ascii="Cambria Math" w:hAnsi="Cambria Math"/>
              </w:rPr>
              <m:t>η</m:t>
            </m:r>
          </m:e>
          <m:sup>
            <m:r>
              <w:rPr>
                <w:rFonts w:ascii="Cambria Math" w:hAnsi="Cambria Math"/>
              </w:rPr>
              <m:t>*</m:t>
            </m:r>
          </m:sup>
        </m:sSup>
      </m:oMath>
      <w:r>
        <w:t xml:space="preserve"> is the linear predictor and </w:t>
      </w:r>
      <m:oMath>
        <m:r>
          <m:rPr>
            <m:sty m:val="b"/>
          </m:rPr>
          <w:rPr>
            <w:rFonts w:ascii="Cambria Math" w:hAnsi="Cambria Math"/>
          </w:rPr>
          <m:t>ξ</m:t>
        </m:r>
      </m:oMath>
      <w:r>
        <w:t xml:space="preserve"> is any offset used by this prediction. By sampling from the posterior of </w:t>
      </w:r>
      <m:oMath>
        <m:groupChr>
          <m:groupChrPr>
            <m:chr m:val="^"/>
            <m:pos m:val="top"/>
            <m:vertJc m:val="bot"/>
            <m:ctrlPr>
              <w:ins w:id="236" w:author="Len Thomas" w:date="2020-05-20T21:46:00Z">
                <w:rPr>
                  <w:rFonts w:ascii="Cambria Math" w:hAnsi="Cambria Math"/>
                </w:rPr>
              </w:ins>
            </m:ctrlPr>
          </m:groupChrPr>
          <m:e>
            <m:r>
              <m:rPr>
                <m:sty m:val="b"/>
              </m:rPr>
              <w:rPr>
                <w:rFonts w:ascii="Cambria Math" w:hAnsi="Cambria Math"/>
              </w:rPr>
              <m:t>β</m:t>
            </m:r>
          </m:e>
        </m:groupChr>
      </m:oMath>
      <w:r>
        <w:t>, and then taking the variance of the resulting predictions we can obtain variance estimates (Wood et al. (2017); section 7.2.6). The prediction grid contained all possible combinations of covariates within the realized covariate space; i.e., each hydrophone for each SCC with associated location, hydrophone depth, and area of the tessellation tile, presence/absence of Naval activity, and, if Naval activity was present, then either sonar absence or sonar received level between 35 and 190 dB in intervals of 5 dB. This procedure was repeated for each model, with refitting to updated offsets from the previous model.</w:t>
      </w:r>
    </w:p>
    <w:p w14:paraId="18F16009" w14:textId="77777777" w:rsidR="00EF0AA1" w:rsidRDefault="00307EC5">
      <w:pPr>
        <w:pStyle w:val="Compact"/>
      </w:pPr>
      <w:r>
        <w:t xml:space="preserve">An algorithm for calculating the variance from our multi-stage approach is as follows. First define </w:t>
      </w:r>
      <m:oMath>
        <m:sSub>
          <m:sSubPr>
            <m:ctrlPr>
              <w:ins w:id="237"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as the number of samples to make, let </w:t>
      </w:r>
      <m:oMath>
        <m:sSub>
          <m:sSubPr>
            <m:ctrlPr>
              <w:ins w:id="238" w:author="Len Thomas" w:date="2020-05-20T21:46:00Z">
                <w:rPr>
                  <w:rFonts w:ascii="Cambria Math" w:hAnsi="Cambria Math"/>
                </w:rPr>
              </w:ins>
            </m:ctrlPr>
          </m:sSubPr>
          <m:e>
            <m:r>
              <m:rPr>
                <m:sty m:val="b"/>
              </m:rPr>
              <w:rPr>
                <w:rFonts w:ascii="Cambria Math" w:hAnsi="Cambria Math"/>
              </w:rPr>
              <m:t>X</m:t>
            </m:r>
          </m:e>
          <m:sub>
            <m:r>
              <w:rPr>
                <w:rFonts w:ascii="Cambria Math" w:hAnsi="Cambria Math"/>
              </w:rPr>
              <m:t>p,</m:t>
            </m:r>
            <m:r>
              <m:rPr>
                <m:scr m:val="monospace"/>
                <m:sty m:val="p"/>
              </m:rPr>
              <w:rPr>
                <w:rFonts w:ascii="Cambria Math" w:hAnsi="Cambria Math"/>
              </w:rPr>
              <m:t>M</m:t>
            </m:r>
            <m:r>
              <w:rPr>
                <w:rFonts w:ascii="Cambria Math" w:hAnsi="Cambria Math"/>
              </w:rPr>
              <m:t>j</m:t>
            </m:r>
          </m:sub>
        </m:sSub>
      </m:oMath>
      <w:r>
        <w:t xml:space="preserve"> for </w:t>
      </w:r>
      <m:oMath>
        <m:r>
          <w:rPr>
            <w:rFonts w:ascii="Cambria Math" w:hAnsi="Cambria Math"/>
          </w:rPr>
          <m:t>j=1,2,3</m:t>
        </m:r>
      </m:oMath>
      <w:r>
        <w:t xml:space="preserve"> be the </w:t>
      </w:r>
      <m:oMath>
        <m:sSub>
          <m:sSubPr>
            <m:ctrlPr>
              <w:ins w:id="239" w:author="Len Thomas" w:date="2020-05-20T21:46:00Z">
                <w:rPr>
                  <w:rFonts w:ascii="Cambria Math" w:hAnsi="Cambria Math"/>
                </w:rPr>
              </w:ins>
            </m:ctrlPr>
          </m:sSubPr>
          <m:e>
            <m:r>
              <m:rPr>
                <m:sty m:val="b"/>
              </m:rPr>
              <w:rPr>
                <w:rFonts w:ascii="Cambria Math" w:hAnsi="Cambria Math"/>
              </w:rPr>
              <m:t>L</m:t>
            </m:r>
          </m:e>
          <m:sub>
            <m:r>
              <w:rPr>
                <w:rFonts w:ascii="Cambria Math" w:hAnsi="Cambria Math"/>
              </w:rPr>
              <m:t>p</m:t>
            </m:r>
          </m:sub>
        </m:sSub>
      </m:oMath>
      <w:r>
        <w:t xml:space="preserve"> matrix that maps coefficients to the predictions for model </w:t>
      </w:r>
      <m:oMath>
        <m:r>
          <m:rPr>
            <m:scr m:val="monospace"/>
            <m:sty m:val="p"/>
          </m:rPr>
          <w:rPr>
            <w:rFonts w:ascii="Cambria Math" w:hAnsi="Cambria Math"/>
          </w:rPr>
          <m:t>M</m:t>
        </m:r>
        <m:r>
          <w:rPr>
            <w:rFonts w:ascii="Cambria Math" w:hAnsi="Cambria Math"/>
          </w:rPr>
          <m:t>j</m:t>
        </m:r>
      </m:oMath>
      <w:r>
        <w:t xml:space="preserve">. For </w:t>
      </w:r>
      <m:oMath>
        <m:sSub>
          <m:sSubPr>
            <m:ctrlPr>
              <w:ins w:id="240"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times:</w:t>
      </w:r>
    </w:p>
    <w:p w14:paraId="7EFDFC8D" w14:textId="77777777" w:rsidR="00EF0AA1" w:rsidRDefault="00307EC5">
      <w:pPr>
        <w:pStyle w:val="BodyText"/>
      </w:pPr>
      <w:r>
        <w:t xml:space="preserve">We can then calculate summary statistics (means and variances) of the </w:t>
      </w:r>
      <m:oMath>
        <m:sSub>
          <m:sSubPr>
            <m:ctrlPr>
              <w:ins w:id="241"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values of </w:t>
      </w:r>
      <m:oMath>
        <m:sSub>
          <m:sSubPr>
            <m:ctrlPr>
              <w:ins w:id="242" w:author="Len Thomas" w:date="2020-05-20T21:46:00Z">
                <w:rPr>
                  <w:rFonts w:ascii="Cambria Math" w:hAnsi="Cambria Math"/>
                </w:rPr>
              </w:ins>
            </m:ctrlPr>
          </m:sSubPr>
          <m:e>
            <m:r>
              <m:rPr>
                <m:sty m:val="b"/>
              </m:rPr>
              <w:rPr>
                <w:rFonts w:ascii="Cambria Math" w:hAnsi="Cambria Math"/>
              </w:rPr>
              <m:t>μ</m:t>
            </m:r>
          </m:e>
          <m:sub>
            <m:sSup>
              <m:sSupPr>
                <m:ctrlPr>
                  <w:ins w:id="243"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sub>
        </m:sSub>
      </m:oMath>
      <w:r>
        <w:t xml:space="preserve">, </w:t>
      </w:r>
      <m:oMath>
        <m:sSub>
          <m:sSubPr>
            <m:ctrlPr>
              <w:ins w:id="244" w:author="Len Thomas" w:date="2020-05-20T21:46:00Z">
                <w:rPr>
                  <w:rFonts w:ascii="Cambria Math" w:hAnsi="Cambria Math"/>
                </w:rPr>
              </w:ins>
            </m:ctrlPr>
          </m:sSubPr>
          <m:e>
            <m:r>
              <m:rPr>
                <m:sty m:val="b"/>
              </m:rPr>
              <w:rPr>
                <w:rFonts w:ascii="Cambria Math" w:hAnsi="Cambria Math"/>
              </w:rPr>
              <m:t>μ</m:t>
            </m:r>
          </m:e>
          <m:sub>
            <m:sSup>
              <m:sSupPr>
                <m:ctrlPr>
                  <w:ins w:id="245"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sub>
        </m:sSub>
      </m:oMath>
      <w:r>
        <w:t xml:space="preserve">, and </w:t>
      </w:r>
      <m:oMath>
        <m:sSub>
          <m:sSubPr>
            <m:ctrlPr>
              <w:ins w:id="246" w:author="Len Thomas" w:date="2020-05-20T21:46:00Z">
                <w:rPr>
                  <w:rFonts w:ascii="Cambria Math" w:hAnsi="Cambria Math"/>
                </w:rPr>
              </w:ins>
            </m:ctrlPr>
          </m:sSubPr>
          <m:e>
            <m:r>
              <m:rPr>
                <m:sty m:val="b"/>
              </m:rPr>
              <w:rPr>
                <w:rFonts w:ascii="Cambria Math" w:hAnsi="Cambria Math"/>
              </w:rPr>
              <m:t>μ</m:t>
            </m:r>
          </m:e>
          <m:sub>
            <m:sSup>
              <m:sSupPr>
                <m:ctrlPr>
                  <w:ins w:id="247"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sub>
        </m:sSub>
      </m:oMath>
      <w:r>
        <w:t xml:space="preserve"> we have generated. The empirical variance of the </w:t>
      </w:r>
      <m:oMath>
        <m:sSub>
          <m:sSubPr>
            <m:ctrlPr>
              <w:ins w:id="248"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values of </w:t>
      </w:r>
      <m:oMath>
        <m:sSub>
          <m:sSubPr>
            <m:ctrlPr>
              <w:ins w:id="249" w:author="Len Thomas" w:date="2020-05-20T21:46:00Z">
                <w:rPr>
                  <w:rFonts w:ascii="Cambria Math" w:hAnsi="Cambria Math"/>
                </w:rPr>
              </w:ins>
            </m:ctrlPr>
          </m:sSubPr>
          <m:e>
            <m:r>
              <m:rPr>
                <m:sty m:val="b"/>
              </m:rPr>
              <w:rPr>
                <w:rFonts w:ascii="Cambria Math" w:hAnsi="Cambria Math"/>
              </w:rPr>
              <m:t>μ</m:t>
            </m:r>
          </m:e>
          <m:sub>
            <m:sSup>
              <m:sSupPr>
                <m:ctrlPr>
                  <w:ins w:id="250"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sub>
        </m:sSub>
      </m:oMath>
      <w:r>
        <w:t xml:space="preserve"> will give the uncertainty, incorporating components from all three models. We can take appropriate pointwise quantiles to form confidence bands for the functional relationships between sonar received level and estimated probability of detecting GVPs.</w:t>
      </w:r>
    </w:p>
    <w:p w14:paraId="70CEB1C5" w14:textId="77777777" w:rsidR="00EF0AA1" w:rsidRDefault="00307EC5">
      <w:pPr>
        <w:pStyle w:val="Heading3"/>
      </w:pPr>
      <w:bookmarkStart w:id="251" w:name="quantifying-the-change-in-probability-of"/>
      <w:bookmarkEnd w:id="251"/>
      <w:r>
        <w:t>2.3.6 Quantifying the change in probability of GVPs</w:t>
      </w:r>
    </w:p>
    <w:p w14:paraId="4486B8D8" w14:textId="77777777" w:rsidR="00EF0AA1" w:rsidRDefault="00307EC5">
      <w:pPr>
        <w:pStyle w:val="FirstParagraph"/>
      </w:pPr>
      <w:r>
        <w:t xml:space="preserve">Finally, we calculated the expected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relative to either the distribution of GVPs when no general Naval training activity was present and no MFA sonar was present (</w:t>
      </w:r>
      <m:oMath>
        <m:sSub>
          <m:sSubPr>
            <m:ctrlPr>
              <w:ins w:id="252"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or relative to the distribution of GVPs when general Naval training activity was present but no MFA sonar was present (</w:t>
      </w:r>
      <m:oMath>
        <m:sSub>
          <m:sSubPr>
            <m:ctrlPr>
              <w:ins w:id="253"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w:t>
      </w:r>
    </w:p>
    <w:p w14:paraId="7F6E0E0E" w14:textId="77777777" w:rsidR="00EF0AA1" w:rsidRDefault="00307EC5">
      <w:pPr>
        <w:pStyle w:val="Compact"/>
      </w:pPr>
      <w:r>
        <w:t xml:space="preserve">Using the </w:t>
      </w:r>
      <m:oMath>
        <m:sSub>
          <m:sSubPr>
            <m:ctrlPr>
              <w:ins w:id="254" w:author="Len Thomas" w:date="2020-05-20T21:46:00Z">
                <w:rPr>
                  <w:rFonts w:ascii="Cambria Math" w:hAnsi="Cambria Math"/>
                </w:rPr>
              </w:ins>
            </m:ctrlPr>
          </m:sSubPr>
          <m:e>
            <m:r>
              <w:rPr>
                <w:rFonts w:ascii="Cambria Math" w:hAnsi="Cambria Math"/>
              </w:rPr>
              <m:t>N</m:t>
            </m:r>
          </m:e>
          <m:sub>
            <m:r>
              <w:rPr>
                <w:rFonts w:ascii="Cambria Math" w:hAnsi="Cambria Math"/>
              </w:rPr>
              <m:t>b</m:t>
            </m:r>
          </m:sub>
        </m:sSub>
      </m:oMath>
      <w:r>
        <w:t xml:space="preserve"> bootstrapped model realizations we calculated the expected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under each set of covariates as</w:t>
      </w:r>
    </w:p>
    <w:p w14:paraId="3C1E3C40" w14:textId="77777777" w:rsidR="00EF0AA1" w:rsidRDefault="00307EC5">
      <w:pPr>
        <w:pStyle w:val="Compact"/>
      </w:pPr>
      <w:r>
        <w:t xml:space="preserve">for each </w:t>
      </w:r>
      <m:oMath>
        <m:sSup>
          <m:sSupPr>
            <m:ctrlPr>
              <w:ins w:id="255"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oMath>
      <w:r>
        <w:t xml:space="preserve">, </w:t>
      </w:r>
      <m:oMath>
        <m:sSup>
          <m:sSupPr>
            <m:ctrlPr>
              <w:ins w:id="256"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oMath>
      <w:r>
        <w:t xml:space="preserve">, and </w:t>
      </w:r>
      <m:oMath>
        <m:sSup>
          <m:sSupPr>
            <m:ctrlPr>
              <w:ins w:id="257"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Then, we calculated the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for each set of covariates </w:t>
      </w:r>
      <m:oMath>
        <m:sSup>
          <m:sSupPr>
            <m:ctrlPr>
              <w:ins w:id="258"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ins w:id="259" w:author="Len Thomas" w:date="2020-05-20T21:46:00Z">
                <w:rPr>
                  <w:rFonts w:ascii="Cambria Math" w:hAnsi="Cambria Math"/>
                </w:rPr>
              </w:ins>
            </m:ctrlPr>
          </m:sSupPr>
          <m:e>
            <m:r>
              <m:rPr>
                <m:scr m:val="monospace"/>
                <m:sty m:val="p"/>
              </m:rPr>
              <w:rPr>
                <w:rFonts w:ascii="Cambria Math" w:hAnsi="Cambria Math"/>
              </w:rPr>
              <m:t>M1</m:t>
            </m:r>
          </m:e>
          <m:sup>
            <m:r>
              <w:rPr>
                <w:rFonts w:ascii="Cambria Math" w:hAnsi="Cambria Math"/>
              </w:rPr>
              <m:t>'</m:t>
            </m:r>
          </m:sup>
        </m:sSup>
      </m:oMath>
      <w:r>
        <w:t xml:space="preserve"> (</w:t>
      </w:r>
      <m:oMath>
        <m:sSub>
          <m:sSubPr>
            <m:ctrlPr>
              <w:ins w:id="260"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and between </w:t>
      </w:r>
      <m:oMath>
        <m:sSup>
          <m:sSupPr>
            <m:ctrlPr>
              <w:ins w:id="261" w:author="Len Thomas" w:date="2020-05-20T21:46:00Z">
                <w:rPr>
                  <w:rFonts w:ascii="Cambria Math" w:hAnsi="Cambria Math"/>
                </w:rPr>
              </w:ins>
            </m:ctrlPr>
          </m:sSupPr>
          <m:e>
            <m:r>
              <m:rPr>
                <m:scr m:val="monospace"/>
                <m:sty m:val="p"/>
              </m:rPr>
              <w:rPr>
                <w:rFonts w:ascii="Cambria Math" w:hAnsi="Cambria Math"/>
              </w:rPr>
              <m:t>M3</m:t>
            </m:r>
          </m:e>
          <m:sup>
            <m:r>
              <w:rPr>
                <w:rFonts w:ascii="Cambria Math" w:hAnsi="Cambria Math"/>
              </w:rPr>
              <m:t>'</m:t>
            </m:r>
          </m:sup>
        </m:sSup>
      </m:oMath>
      <w:r>
        <w:t xml:space="preserve"> and </w:t>
      </w:r>
      <m:oMath>
        <m:sSup>
          <m:sSupPr>
            <m:ctrlPr>
              <w:ins w:id="262" w:author="Len Thomas" w:date="2020-05-20T21:46:00Z">
                <w:rPr>
                  <w:rFonts w:ascii="Cambria Math" w:hAnsi="Cambria Math"/>
                </w:rPr>
              </w:ins>
            </m:ctrlPr>
          </m:sSupPr>
          <m:e>
            <m:r>
              <m:rPr>
                <m:scr m:val="monospace"/>
                <m:sty m:val="p"/>
              </m:rPr>
              <w:rPr>
                <w:rFonts w:ascii="Cambria Math" w:hAnsi="Cambria Math"/>
              </w:rPr>
              <m:t>M2</m:t>
            </m:r>
          </m:e>
          <m:sup>
            <m:r>
              <w:rPr>
                <w:rFonts w:ascii="Cambria Math" w:hAnsi="Cambria Math"/>
              </w:rPr>
              <m:t>'</m:t>
            </m:r>
          </m:sup>
        </m:sSup>
      </m:oMath>
      <w:r>
        <w:t xml:space="preserve"> (</w:t>
      </w:r>
      <m:oMath>
        <m:sSub>
          <m:sSubPr>
            <m:ctrlPr>
              <w:ins w:id="263"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for each realization of the posterior simulation.</w:t>
      </w:r>
    </w:p>
    <w:p w14:paraId="6EFA452E" w14:textId="77777777" w:rsidR="00EF0AA1" w:rsidRDefault="00307EC5">
      <w:pPr>
        <w:pStyle w:val="BodyText"/>
      </w:pPr>
      <w:r>
        <w:t xml:space="preserve">For each received level we calcualted the 2.5th, 50th, and 97.5th quantiles of </w:t>
      </w:r>
      <m:oMath>
        <m:sSub>
          <m:sSubPr>
            <m:ctrlPr>
              <w:ins w:id="264"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and </w:t>
      </w:r>
      <m:oMath>
        <m:sSub>
          <m:sSubPr>
            <m:ctrlPr>
              <w:ins w:id="265"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to create 95% CIs of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across possible received levels. We </w:t>
      </w:r>
      <w:r>
        <w:lastRenderedPageBreak/>
        <w:t>consider that the probability of disturbance is equal to 1 wherever the 95% CI does not include 0, and 0 otherwise.</w:t>
      </w:r>
    </w:p>
    <w:p w14:paraId="123CDF10" w14:textId="77777777" w:rsidR="00EF0AA1" w:rsidRDefault="00307EC5">
      <w:pPr>
        <w:pStyle w:val="Heading3"/>
      </w:pPr>
      <w:bookmarkStart w:id="266" w:name="implementation"/>
      <w:bookmarkEnd w:id="266"/>
      <w:r>
        <w:t>2.3.7 Implementation</w:t>
      </w:r>
    </w:p>
    <w:p w14:paraId="44462B46" w14:textId="77777777" w:rsidR="00EF0AA1" w:rsidRDefault="00307EC5">
      <w:pPr>
        <w:pStyle w:val="FirstParagraph"/>
      </w:pPr>
      <w:r>
        <w:t xml:space="preserve">Statistical analyses presented in this manuscript were conducted in R (v. 3.5.2; R Core Team, 2018). </w:t>
      </w:r>
      <w:commentRangeStart w:id="267"/>
      <w:r>
        <w:t xml:space="preserve">Data import and manipulation was accomplished using the packages  (Wickham, François, Henry, and Müller, 2020),  (Grolemund and Wickham, 2011),  (Wickham, Hester, and Francois, 2018),  (Wickham and Bryan, 2019), and  (Wickham and Henry, 2020). Map creation was facilitated by the  (Douglas Nychka, Reinhard Furrer, John Paige, and Stephan Sain, 2017), , , , , and  packages. All graphics were produced using , with color palettes from the  and  packages. The manuscript was written in  (Xie, Allaire, and Grolemund, </w:t>
      </w:r>
      <w:commentRangeStart w:id="268"/>
      <w:r>
        <w:t>2018</w:t>
      </w:r>
      <w:commentRangeEnd w:id="268"/>
      <w:r w:rsidR="00074715">
        <w:rPr>
          <w:rStyle w:val="CommentReference"/>
        </w:rPr>
        <w:commentReference w:id="268"/>
      </w:r>
      <w:r>
        <w:t>).</w:t>
      </w:r>
      <w:commentRangeEnd w:id="267"/>
      <w:r w:rsidR="00074715">
        <w:rPr>
          <w:rStyle w:val="CommentReference"/>
        </w:rPr>
        <w:commentReference w:id="267"/>
      </w:r>
    </w:p>
    <w:p w14:paraId="52F6FAB0" w14:textId="77777777" w:rsidR="00EF0AA1" w:rsidRDefault="00307EC5">
      <w:pPr>
        <w:pStyle w:val="Heading1"/>
      </w:pPr>
      <w:bookmarkStart w:id="269" w:name="results"/>
      <w:bookmarkEnd w:id="269"/>
      <w:r>
        <w:t>3 Results</w:t>
      </w:r>
    </w:p>
    <w:p w14:paraId="67FC1F1B" w14:textId="77777777" w:rsidR="00EF0AA1" w:rsidRDefault="00307EC5">
      <w:pPr>
        <w:pStyle w:val="Heading2"/>
      </w:pPr>
      <w:bookmarkStart w:id="270" w:name="results-of-data-collection-and-processin"/>
      <w:bookmarkEnd w:id="270"/>
      <w:r>
        <w:t>3.1 Results of Data Collection and Processing</w:t>
      </w:r>
    </w:p>
    <w:p w14:paraId="4E424199" w14:textId="4D37DCAA" w:rsidR="00EF0AA1" w:rsidRDefault="00307EC5">
      <w:pPr>
        <w:pStyle w:val="FirstParagraph"/>
      </w:pPr>
      <w:r>
        <w:t>Data were collected before and during six SCCs</w:t>
      </w:r>
      <w:del w:id="271" w:author="Len Thomas" w:date="2020-05-20T22:41:00Z">
        <w:r w:rsidDel="00B45674">
          <w:delText xml:space="preserve">; </w:delText>
        </w:r>
      </w:del>
      <w:ins w:id="272" w:author="Len Thomas" w:date="2020-05-20T22:41:00Z">
        <w:r w:rsidR="00B45674">
          <w:t xml:space="preserve">: </w:t>
        </w:r>
      </w:ins>
      <w:r>
        <w:t>two each in in 2013, 2014, and 2017 (Table 1). The number of hydrophones for which recordings were available varied from 49 to 61. A total of 190</w:t>
      </w:r>
      <w:ins w:id="273" w:author="Len Thomas" w:date="2020-05-20T22:42:00Z">
        <w:r w:rsidR="00B45674">
          <w:t>,</w:t>
        </w:r>
      </w:ins>
      <w:r>
        <w:t>928 30-min observations were made.</w:t>
      </w:r>
    </w:p>
    <w:p w14:paraId="5EDB6EE9" w14:textId="77777777" w:rsidR="00EF0AA1" w:rsidRDefault="00307EC5">
      <w:pPr>
        <w:pStyle w:val="TableCaption"/>
      </w:pPr>
      <w:r>
        <w:t>No. of hydrophones used and number of observations made (no. 30-min periods) for each SCC before the exercise began, when Naval activity was present, and when Naval activity and MFA sonar were present.</w:t>
      </w:r>
    </w:p>
    <w:tbl>
      <w:tblPr>
        <w:tblW w:w="0" w:type="pct"/>
        <w:tblLook w:val="07E0" w:firstRow="1" w:lastRow="1" w:firstColumn="1" w:lastColumn="1" w:noHBand="1" w:noVBand="1"/>
      </w:tblPr>
      <w:tblGrid>
        <w:gridCol w:w="883"/>
        <w:gridCol w:w="621"/>
        <w:gridCol w:w="1442"/>
        <w:gridCol w:w="1513"/>
        <w:gridCol w:w="1340"/>
      </w:tblGrid>
      <w:tr w:rsidR="00EF0AA1" w14:paraId="3C4CAC6B" w14:textId="77777777">
        <w:tc>
          <w:tcPr>
            <w:tcW w:w="0" w:type="auto"/>
            <w:tcBorders>
              <w:bottom w:val="single" w:sz="0" w:space="0" w:color="auto"/>
            </w:tcBorders>
            <w:vAlign w:val="bottom"/>
          </w:tcPr>
          <w:p w14:paraId="233AC2CD" w14:textId="77777777" w:rsidR="00EF0AA1" w:rsidRDefault="00307EC5">
            <w:pPr>
              <w:pStyle w:val="Compact"/>
            </w:pPr>
            <w:r>
              <w:t>SCC</w:t>
            </w:r>
          </w:p>
        </w:tc>
        <w:tc>
          <w:tcPr>
            <w:tcW w:w="0" w:type="auto"/>
            <w:tcBorders>
              <w:bottom w:val="single" w:sz="0" w:space="0" w:color="auto"/>
            </w:tcBorders>
            <w:vAlign w:val="bottom"/>
          </w:tcPr>
          <w:p w14:paraId="20500A5E" w14:textId="77777777" w:rsidR="00EF0AA1" w:rsidRDefault="00307EC5">
            <w:pPr>
              <w:pStyle w:val="Compact"/>
              <w:jc w:val="right"/>
            </w:pPr>
            <w:r>
              <w:t>HPs</w:t>
            </w:r>
          </w:p>
        </w:tc>
        <w:tc>
          <w:tcPr>
            <w:tcW w:w="0" w:type="auto"/>
            <w:tcBorders>
              <w:bottom w:val="single" w:sz="0" w:space="0" w:color="auto"/>
            </w:tcBorders>
            <w:vAlign w:val="bottom"/>
          </w:tcPr>
          <w:p w14:paraId="39AA6E19" w14:textId="77777777" w:rsidR="00EF0AA1" w:rsidRDefault="00307EC5">
            <w:pPr>
              <w:pStyle w:val="Compact"/>
              <w:jc w:val="right"/>
            </w:pPr>
            <w:r>
              <w:t>Pre-Activity</w:t>
            </w:r>
          </w:p>
        </w:tc>
        <w:tc>
          <w:tcPr>
            <w:tcW w:w="0" w:type="auto"/>
            <w:tcBorders>
              <w:bottom w:val="single" w:sz="0" w:space="0" w:color="auto"/>
            </w:tcBorders>
            <w:vAlign w:val="bottom"/>
          </w:tcPr>
          <w:p w14:paraId="5A4E8687" w14:textId="77777777" w:rsidR="00EF0AA1" w:rsidRDefault="00307EC5">
            <w:pPr>
              <w:pStyle w:val="Compact"/>
              <w:jc w:val="right"/>
            </w:pPr>
            <w:r>
              <w:t>Nav. Activity</w:t>
            </w:r>
          </w:p>
        </w:tc>
        <w:tc>
          <w:tcPr>
            <w:tcW w:w="0" w:type="auto"/>
            <w:tcBorders>
              <w:bottom w:val="single" w:sz="0" w:space="0" w:color="auto"/>
            </w:tcBorders>
            <w:vAlign w:val="bottom"/>
          </w:tcPr>
          <w:p w14:paraId="118BD3E5" w14:textId="77777777" w:rsidR="00EF0AA1" w:rsidRDefault="00307EC5">
            <w:pPr>
              <w:pStyle w:val="Compact"/>
              <w:jc w:val="right"/>
            </w:pPr>
            <w:r>
              <w:t>MFA Sonar</w:t>
            </w:r>
          </w:p>
        </w:tc>
      </w:tr>
      <w:tr w:rsidR="00EF0AA1" w14:paraId="20E359C7" w14:textId="77777777">
        <w:tc>
          <w:tcPr>
            <w:tcW w:w="0" w:type="auto"/>
          </w:tcPr>
          <w:p w14:paraId="647F4F7F" w14:textId="77777777" w:rsidR="00EF0AA1" w:rsidRDefault="00307EC5">
            <w:pPr>
              <w:pStyle w:val="Compact"/>
            </w:pPr>
            <w:r>
              <w:t>Feb13</w:t>
            </w:r>
          </w:p>
        </w:tc>
        <w:tc>
          <w:tcPr>
            <w:tcW w:w="0" w:type="auto"/>
          </w:tcPr>
          <w:p w14:paraId="0319B80C" w14:textId="77777777" w:rsidR="00EF0AA1" w:rsidRDefault="00307EC5">
            <w:pPr>
              <w:pStyle w:val="Compact"/>
              <w:jc w:val="right"/>
            </w:pPr>
            <w:r>
              <w:t>61</w:t>
            </w:r>
          </w:p>
        </w:tc>
        <w:tc>
          <w:tcPr>
            <w:tcW w:w="0" w:type="auto"/>
          </w:tcPr>
          <w:p w14:paraId="0CB64FF9" w14:textId="77777777" w:rsidR="00EF0AA1" w:rsidRDefault="00307EC5">
            <w:pPr>
              <w:pStyle w:val="Compact"/>
              <w:jc w:val="right"/>
            </w:pPr>
            <w:r>
              <w:t>114</w:t>
            </w:r>
          </w:p>
        </w:tc>
        <w:tc>
          <w:tcPr>
            <w:tcW w:w="0" w:type="auto"/>
          </w:tcPr>
          <w:p w14:paraId="4926ABFF" w14:textId="77777777" w:rsidR="00EF0AA1" w:rsidRDefault="00307EC5">
            <w:pPr>
              <w:pStyle w:val="Compact"/>
              <w:jc w:val="right"/>
            </w:pPr>
            <w:r>
              <w:t>193</w:t>
            </w:r>
          </w:p>
        </w:tc>
        <w:tc>
          <w:tcPr>
            <w:tcW w:w="0" w:type="auto"/>
          </w:tcPr>
          <w:p w14:paraId="6BA12A5E" w14:textId="77777777" w:rsidR="00EF0AA1" w:rsidRDefault="00307EC5">
            <w:pPr>
              <w:pStyle w:val="Compact"/>
              <w:jc w:val="right"/>
            </w:pPr>
            <w:r>
              <w:t>124</w:t>
            </w:r>
          </w:p>
        </w:tc>
      </w:tr>
      <w:tr w:rsidR="00EF0AA1" w14:paraId="6BE891C8" w14:textId="77777777">
        <w:tc>
          <w:tcPr>
            <w:tcW w:w="0" w:type="auto"/>
          </w:tcPr>
          <w:p w14:paraId="4CF7E40F" w14:textId="77777777" w:rsidR="00EF0AA1" w:rsidRDefault="00307EC5">
            <w:pPr>
              <w:pStyle w:val="Compact"/>
            </w:pPr>
            <w:r>
              <w:t>Aug13</w:t>
            </w:r>
          </w:p>
        </w:tc>
        <w:tc>
          <w:tcPr>
            <w:tcW w:w="0" w:type="auto"/>
          </w:tcPr>
          <w:p w14:paraId="5CF4F933" w14:textId="77777777" w:rsidR="00EF0AA1" w:rsidRDefault="00307EC5">
            <w:pPr>
              <w:pStyle w:val="Compact"/>
              <w:jc w:val="right"/>
            </w:pPr>
            <w:r>
              <w:t>61</w:t>
            </w:r>
          </w:p>
        </w:tc>
        <w:tc>
          <w:tcPr>
            <w:tcW w:w="0" w:type="auto"/>
          </w:tcPr>
          <w:p w14:paraId="3D090CFE" w14:textId="77777777" w:rsidR="00EF0AA1" w:rsidRDefault="00307EC5">
            <w:pPr>
              <w:pStyle w:val="Compact"/>
              <w:jc w:val="right"/>
            </w:pPr>
            <w:r>
              <w:t>209</w:t>
            </w:r>
          </w:p>
        </w:tc>
        <w:tc>
          <w:tcPr>
            <w:tcW w:w="0" w:type="auto"/>
          </w:tcPr>
          <w:p w14:paraId="1F444298" w14:textId="77777777" w:rsidR="00EF0AA1" w:rsidRDefault="00307EC5">
            <w:pPr>
              <w:pStyle w:val="Compact"/>
              <w:jc w:val="right"/>
            </w:pPr>
            <w:r>
              <w:t>115</w:t>
            </w:r>
          </w:p>
        </w:tc>
        <w:tc>
          <w:tcPr>
            <w:tcW w:w="0" w:type="auto"/>
          </w:tcPr>
          <w:p w14:paraId="18BB7E4A" w14:textId="77777777" w:rsidR="00EF0AA1" w:rsidRDefault="00307EC5">
            <w:pPr>
              <w:pStyle w:val="Compact"/>
              <w:jc w:val="right"/>
            </w:pPr>
            <w:r>
              <w:t>97</w:t>
            </w:r>
          </w:p>
        </w:tc>
      </w:tr>
      <w:tr w:rsidR="00EF0AA1" w14:paraId="23CAFB89" w14:textId="77777777">
        <w:tc>
          <w:tcPr>
            <w:tcW w:w="0" w:type="auto"/>
          </w:tcPr>
          <w:p w14:paraId="542D88A3" w14:textId="77777777" w:rsidR="00EF0AA1" w:rsidRDefault="00307EC5">
            <w:pPr>
              <w:pStyle w:val="Compact"/>
            </w:pPr>
            <w:r>
              <w:t>Feb14</w:t>
            </w:r>
          </w:p>
        </w:tc>
        <w:tc>
          <w:tcPr>
            <w:tcW w:w="0" w:type="auto"/>
          </w:tcPr>
          <w:p w14:paraId="71DFAD1A" w14:textId="77777777" w:rsidR="00EF0AA1" w:rsidRDefault="00307EC5">
            <w:pPr>
              <w:pStyle w:val="Compact"/>
              <w:jc w:val="right"/>
            </w:pPr>
            <w:r>
              <w:t>60</w:t>
            </w:r>
          </w:p>
        </w:tc>
        <w:tc>
          <w:tcPr>
            <w:tcW w:w="0" w:type="auto"/>
          </w:tcPr>
          <w:p w14:paraId="2D00C11F" w14:textId="77777777" w:rsidR="00EF0AA1" w:rsidRDefault="00307EC5">
            <w:pPr>
              <w:pStyle w:val="Compact"/>
              <w:jc w:val="right"/>
            </w:pPr>
            <w:r>
              <w:t>513</w:t>
            </w:r>
          </w:p>
        </w:tc>
        <w:tc>
          <w:tcPr>
            <w:tcW w:w="0" w:type="auto"/>
          </w:tcPr>
          <w:p w14:paraId="10FD93B6" w14:textId="77777777" w:rsidR="00EF0AA1" w:rsidRDefault="00307EC5">
            <w:pPr>
              <w:pStyle w:val="Compact"/>
              <w:jc w:val="right"/>
            </w:pPr>
            <w:r>
              <w:t>111</w:t>
            </w:r>
          </w:p>
        </w:tc>
        <w:tc>
          <w:tcPr>
            <w:tcW w:w="0" w:type="auto"/>
          </w:tcPr>
          <w:p w14:paraId="6B187199" w14:textId="77777777" w:rsidR="00EF0AA1" w:rsidRDefault="00307EC5">
            <w:pPr>
              <w:pStyle w:val="Compact"/>
              <w:jc w:val="right"/>
            </w:pPr>
            <w:r>
              <w:t>129</w:t>
            </w:r>
          </w:p>
        </w:tc>
      </w:tr>
      <w:tr w:rsidR="00EF0AA1" w14:paraId="240B9A54" w14:textId="77777777">
        <w:tc>
          <w:tcPr>
            <w:tcW w:w="0" w:type="auto"/>
          </w:tcPr>
          <w:p w14:paraId="3D208179" w14:textId="77777777" w:rsidR="00EF0AA1" w:rsidRDefault="00307EC5">
            <w:pPr>
              <w:pStyle w:val="Compact"/>
            </w:pPr>
            <w:r>
              <w:t>Aug14</w:t>
            </w:r>
          </w:p>
        </w:tc>
        <w:tc>
          <w:tcPr>
            <w:tcW w:w="0" w:type="auto"/>
          </w:tcPr>
          <w:p w14:paraId="2313DC78" w14:textId="77777777" w:rsidR="00EF0AA1" w:rsidRDefault="00307EC5">
            <w:pPr>
              <w:pStyle w:val="Compact"/>
              <w:jc w:val="right"/>
            </w:pPr>
            <w:r>
              <w:t>61</w:t>
            </w:r>
          </w:p>
        </w:tc>
        <w:tc>
          <w:tcPr>
            <w:tcW w:w="0" w:type="auto"/>
          </w:tcPr>
          <w:p w14:paraId="4BFDB572" w14:textId="77777777" w:rsidR="00EF0AA1" w:rsidRDefault="00307EC5">
            <w:pPr>
              <w:pStyle w:val="Compact"/>
              <w:jc w:val="right"/>
            </w:pPr>
            <w:r>
              <w:t>263</w:t>
            </w:r>
          </w:p>
        </w:tc>
        <w:tc>
          <w:tcPr>
            <w:tcW w:w="0" w:type="auto"/>
          </w:tcPr>
          <w:p w14:paraId="5F26A5B0" w14:textId="77777777" w:rsidR="00EF0AA1" w:rsidRDefault="00307EC5">
            <w:pPr>
              <w:pStyle w:val="Compact"/>
              <w:jc w:val="right"/>
            </w:pPr>
            <w:r>
              <w:t>120</w:t>
            </w:r>
          </w:p>
        </w:tc>
        <w:tc>
          <w:tcPr>
            <w:tcW w:w="0" w:type="auto"/>
          </w:tcPr>
          <w:p w14:paraId="68AF3185" w14:textId="77777777" w:rsidR="00EF0AA1" w:rsidRDefault="00307EC5">
            <w:pPr>
              <w:pStyle w:val="Compact"/>
              <w:jc w:val="right"/>
            </w:pPr>
            <w:r>
              <w:t>128</w:t>
            </w:r>
          </w:p>
        </w:tc>
      </w:tr>
      <w:tr w:rsidR="00EF0AA1" w14:paraId="1963EE42" w14:textId="77777777">
        <w:tc>
          <w:tcPr>
            <w:tcW w:w="0" w:type="auto"/>
          </w:tcPr>
          <w:p w14:paraId="6C2C4847" w14:textId="77777777" w:rsidR="00EF0AA1" w:rsidRDefault="00307EC5">
            <w:pPr>
              <w:pStyle w:val="Compact"/>
            </w:pPr>
            <w:r>
              <w:t>Feb17</w:t>
            </w:r>
          </w:p>
        </w:tc>
        <w:tc>
          <w:tcPr>
            <w:tcW w:w="0" w:type="auto"/>
          </w:tcPr>
          <w:p w14:paraId="79DDBBBC" w14:textId="77777777" w:rsidR="00EF0AA1" w:rsidRDefault="00307EC5">
            <w:pPr>
              <w:pStyle w:val="Compact"/>
              <w:jc w:val="right"/>
            </w:pPr>
            <w:r>
              <w:t>59</w:t>
            </w:r>
          </w:p>
        </w:tc>
        <w:tc>
          <w:tcPr>
            <w:tcW w:w="0" w:type="auto"/>
          </w:tcPr>
          <w:p w14:paraId="4A780386" w14:textId="77777777" w:rsidR="00EF0AA1" w:rsidRDefault="00307EC5">
            <w:pPr>
              <w:pStyle w:val="Compact"/>
              <w:jc w:val="right"/>
            </w:pPr>
            <w:r>
              <w:t>450</w:t>
            </w:r>
          </w:p>
        </w:tc>
        <w:tc>
          <w:tcPr>
            <w:tcW w:w="0" w:type="auto"/>
          </w:tcPr>
          <w:p w14:paraId="792BF8A1" w14:textId="77777777" w:rsidR="00EF0AA1" w:rsidRDefault="00307EC5">
            <w:pPr>
              <w:pStyle w:val="Compact"/>
              <w:jc w:val="right"/>
            </w:pPr>
            <w:r>
              <w:t>97</w:t>
            </w:r>
          </w:p>
        </w:tc>
        <w:tc>
          <w:tcPr>
            <w:tcW w:w="0" w:type="auto"/>
          </w:tcPr>
          <w:p w14:paraId="26EE273C" w14:textId="77777777" w:rsidR="00EF0AA1" w:rsidRDefault="00307EC5">
            <w:pPr>
              <w:pStyle w:val="Compact"/>
              <w:jc w:val="right"/>
            </w:pPr>
            <w:r>
              <w:t>108</w:t>
            </w:r>
          </w:p>
        </w:tc>
      </w:tr>
      <w:tr w:rsidR="00EF0AA1" w14:paraId="655E904D" w14:textId="77777777">
        <w:tc>
          <w:tcPr>
            <w:tcW w:w="0" w:type="auto"/>
          </w:tcPr>
          <w:p w14:paraId="29B81C11" w14:textId="77777777" w:rsidR="00EF0AA1" w:rsidRDefault="00307EC5">
            <w:pPr>
              <w:pStyle w:val="Compact"/>
            </w:pPr>
            <w:r>
              <w:t>Aug17</w:t>
            </w:r>
          </w:p>
        </w:tc>
        <w:tc>
          <w:tcPr>
            <w:tcW w:w="0" w:type="auto"/>
          </w:tcPr>
          <w:p w14:paraId="17197399" w14:textId="77777777" w:rsidR="00EF0AA1" w:rsidRDefault="00307EC5">
            <w:pPr>
              <w:pStyle w:val="Compact"/>
              <w:jc w:val="right"/>
            </w:pPr>
            <w:r>
              <w:t>49</w:t>
            </w:r>
          </w:p>
        </w:tc>
        <w:tc>
          <w:tcPr>
            <w:tcW w:w="0" w:type="auto"/>
          </w:tcPr>
          <w:p w14:paraId="467469A2" w14:textId="77777777" w:rsidR="00EF0AA1" w:rsidRDefault="00307EC5">
            <w:pPr>
              <w:pStyle w:val="Compact"/>
              <w:jc w:val="right"/>
            </w:pPr>
            <w:r>
              <w:t>270</w:t>
            </w:r>
          </w:p>
        </w:tc>
        <w:tc>
          <w:tcPr>
            <w:tcW w:w="0" w:type="auto"/>
          </w:tcPr>
          <w:p w14:paraId="7B053667" w14:textId="77777777" w:rsidR="00EF0AA1" w:rsidRDefault="00307EC5">
            <w:pPr>
              <w:pStyle w:val="Compact"/>
              <w:jc w:val="right"/>
            </w:pPr>
            <w:r>
              <w:t>106</w:t>
            </w:r>
          </w:p>
        </w:tc>
        <w:tc>
          <w:tcPr>
            <w:tcW w:w="0" w:type="auto"/>
          </w:tcPr>
          <w:p w14:paraId="1205035C" w14:textId="77777777" w:rsidR="00EF0AA1" w:rsidRDefault="00307EC5">
            <w:pPr>
              <w:pStyle w:val="Compact"/>
              <w:jc w:val="right"/>
            </w:pPr>
            <w:r>
              <w:t>113</w:t>
            </w:r>
          </w:p>
        </w:tc>
      </w:tr>
    </w:tbl>
    <w:p w14:paraId="77D2B66E" w14:textId="77777777" w:rsidR="00EF0AA1" w:rsidRDefault="00307EC5">
      <w:pPr>
        <w:pStyle w:val="BodyText"/>
      </w:pPr>
      <w:r>
        <w:t>The exact timing of activities during these exercises varied (Fig. 2). For most SCCs, pre-activity data were available immediately preceding the onset of Naval training activity; however, in February 2013 the only available pre-activity data were collected almost a month prior to the onset of Naval training activity. In some SCCs, weekends or other breaks in training resulted in a break in training activity on the range during the days preceding MFA sonar use. MFA sonar was used for 3-4 days during each training event.</w:t>
      </w:r>
    </w:p>
    <w:p w14:paraId="69AD9FB5" w14:textId="77777777" w:rsidR="00EF0AA1" w:rsidRDefault="00307EC5">
      <w:pPr>
        <w:pStyle w:val="FigurewithCaption"/>
      </w:pPr>
      <w:commentRangeStart w:id="274"/>
      <w:r>
        <w:rPr>
          <w:noProof/>
        </w:rPr>
        <w:lastRenderedPageBreak/>
        <w:drawing>
          <wp:inline distT="0" distB="0" distL="0" distR="0" wp14:anchorId="51BEF825" wp14:editId="26428886">
            <wp:extent cx="3810000" cy="2540000"/>
            <wp:effectExtent l="0" t="0" r="0" b="0"/>
            <wp:docPr id="2" name="Picture" descr="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Timeseries.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commentRangeEnd w:id="274"/>
      <w:r w:rsidR="00B45674">
        <w:rPr>
          <w:rStyle w:val="CommentReference"/>
        </w:rPr>
        <w:commentReference w:id="274"/>
      </w:r>
    </w:p>
    <w:p w14:paraId="44D4C56F" w14:textId="77777777" w:rsidR="00EF0AA1" w:rsidRDefault="00307EC5">
      <w:pPr>
        <w:pStyle w:val="ImageCaption"/>
      </w:pPr>
      <w:r>
        <w:t>Timeseries of six recorded Naval training activities at PMRF. The timeseries are aligned relative to the first day that MFA sonar (red triangles) was used in each exercise (x-axis). Days with white background indicate days for which recordings and data were available. Gray bars indicate the proportion of 30-min periods on each day, across all hydrophones, when GVPs were detected. Black dots indicate days when Naval activity was present on the range.</w:t>
      </w:r>
    </w:p>
    <w:p w14:paraId="31A715A2" w14:textId="77777777" w:rsidR="00EF0AA1" w:rsidRDefault="00307EC5">
      <w:pPr>
        <w:pStyle w:val="BodyText"/>
      </w:pPr>
      <w:r>
        <w:t xml:space="preserve">Across all SCCs, hydrophones, and conditions, a total of 2312 GVPs were identified. The average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in the dataset was therefore 1%. The spatial distribution of GVPs differed during the pre-activity phases of SCCs (Fig. SX; top panel).</w:t>
      </w:r>
    </w:p>
    <w:p w14:paraId="71F5A750" w14:textId="77777777" w:rsidR="00EF0AA1" w:rsidRDefault="00307EC5">
      <w:pPr>
        <w:pStyle w:val="BodyText"/>
      </w:pPr>
      <w:r>
        <w:t xml:space="preserve">Modelled maximum received levels ranged from 38 to 186 dB re. 1 </w:t>
      </w:r>
      <m:oMath>
        <m:r>
          <w:rPr>
            <w:rFonts w:ascii="Cambria Math" w:hAnsi="Cambria Math"/>
          </w:rPr>
          <m:t>μ</m:t>
        </m:r>
      </m:oMath>
      <w:r>
        <w:t xml:space="preserve"> Pa, with a median value when MFA sonar was present of 147 dB re. 1 </w:t>
      </w:r>
      <m:oMath>
        <m:r>
          <w:rPr>
            <w:rFonts w:ascii="Cambria Math" w:hAnsi="Cambria Math"/>
          </w:rPr>
          <m:t>μ</m:t>
        </m:r>
      </m:oMath>
      <w:r>
        <w:t xml:space="preserve"> Pa. The intensity and spatial distribution of MFA received levels varied across the range and across SCCs (Fig. SX).</w:t>
      </w:r>
    </w:p>
    <w:p w14:paraId="7820A27E" w14:textId="77777777" w:rsidR="00EF0AA1" w:rsidRDefault="00307EC5">
      <w:pPr>
        <w:pStyle w:val="BodyText"/>
      </w:pPr>
      <w:r>
        <w:t xml:space="preserve">Based on the observed data,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changed by -57% when Naval activity was present compared to when Naval activity was absent, by -47% when Naval activity and MFA sonar were present compared to when only ships were present, and by -77% when Naval activity and MFA sonar were present compared to when neither ships nor sonar were present (Fig. SX).</w:t>
      </w:r>
    </w:p>
    <w:p w14:paraId="1706B47C" w14:textId="77777777" w:rsidR="00EF0AA1" w:rsidRDefault="00307EC5">
      <w:pPr>
        <w:pStyle w:val="Heading2"/>
      </w:pPr>
      <w:bookmarkStart w:id="275" w:name="results-of-spatial-modelling"/>
      <w:bookmarkEnd w:id="275"/>
      <w:r>
        <w:t>3.2 Results of spatial modelling</w:t>
      </w:r>
    </w:p>
    <w:p w14:paraId="7746C47F" w14:textId="77777777" w:rsidR="00EF0AA1" w:rsidRDefault="00307EC5">
      <w:pPr>
        <w:pStyle w:val="FirstParagraph"/>
      </w:pPr>
      <w:r>
        <w:t>We created separate tesselations for each SCC (Fig. SX). In August 2017, data were available from fewer hydrophones, and so in some cases the tesselated tiles, with bounding radius of 6500 m, did not completely cover the range. Hydrophone depths varied from 648 to 4716 m.</w:t>
      </w:r>
    </w:p>
    <w:p w14:paraId="70ED38F7" w14:textId="77777777" w:rsidR="00EF0AA1" w:rsidRDefault="00307EC5">
      <w:pPr>
        <w:pStyle w:val="BodyText"/>
      </w:pPr>
      <w:r>
        <w:t xml:space="preserve"> fitted a spatial model of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to data collected prior to the onset of Naval training activity. This model used a MRF smooth to account for the spatial structure of the range and a spline on depth, with an offset for the log of the area effectively monitored by each hydrophone. Both the MRF and spline on depth were significant (p-value &lt; 2E-16). The model explained 14.1% of deviance in the dataset, and visual inspection of observed versus </w:t>
      </w:r>
      <w:r>
        <w:lastRenderedPageBreak/>
        <w:t xml:space="preserve">predicted values indicated a good fit to the data (Fig. SX). The model  predicted highest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at hydrophone depths between 1500 and 2000 m (Fig. SX).</w:t>
      </w:r>
    </w:p>
    <w:p w14:paraId="57AF4D3F" w14:textId="77777777" w:rsidR="00EF0AA1" w:rsidRDefault="00307EC5">
      <w:pPr>
        <w:pStyle w:val="BodyText"/>
      </w:pPr>
      <w:r>
        <w:t xml:space="preserve"> used the predicted values from  as an offset and fitted a model of to data when Naval activity was ongoing, as indicated by the presence of Naval ships on the range. This model was intercept-only, and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when Naval training was ongoing was significantly different from the baseline period (p-value &lt; 2E-16). The expected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decreased by a median of 64% (95% CI 59% - 68%) when Naval training activity was present compared to when it was absent.</w:t>
      </w:r>
    </w:p>
    <w:p w14:paraId="7B334AEA" w14:textId="77777777" w:rsidR="00EF0AA1" w:rsidRDefault="00307EC5">
      <w:pPr>
        <w:pStyle w:val="BodyText"/>
      </w:pPr>
      <w:r>
        <w:t xml:space="preserve"> used the predicted values from  as an offset and fitted a model to data when Naval activity and MFA sonar were present. This model used a monotonically decreasing spline on modelled MFA sonar received level (Fig. SX) and did not include an intercept term. The smooth on MFA sonar received level had significant explanatory power (p-value = 6.74E-10) and the model explained 12.4% of deviance in the data.</w:t>
      </w:r>
    </w:p>
    <w:p w14:paraId="79CDFBD3" w14:textId="77777777" w:rsidR="00EF0AA1" w:rsidRDefault="00307EC5">
      <w:pPr>
        <w:pStyle w:val="BodyText"/>
      </w:pPr>
      <w:r>
        <w:t xml:space="preserve">For MFA sonar received levels above 100 dB, change in </w:t>
      </w:r>
      <m:oMath>
        <m:r>
          <m:rPr>
            <m:scr m:val="double-struck"/>
            <m:sty m:val="p"/>
          </m:rPr>
          <w:rPr>
            <w:rFonts w:ascii="Cambria Math" w:hAnsi="Cambria Math"/>
          </w:rPr>
          <m:t>P</m:t>
        </m:r>
        <m:r>
          <w:rPr>
            <w:rFonts w:ascii="Cambria Math" w:hAnsi="Cambria Math"/>
          </w:rPr>
          <m:t>(</m:t>
        </m:r>
        <m:r>
          <m:rPr>
            <m:sty m:val="p"/>
          </m:rPr>
          <w:rPr>
            <w:rFonts w:ascii="Cambria Math" w:hAnsi="Cambria Math"/>
          </w:rPr>
          <m:t>GVP</m:t>
        </m:r>
        <m:r>
          <w:rPr>
            <w:rFonts w:ascii="Cambria Math" w:hAnsi="Cambria Math"/>
          </w:rPr>
          <m:t>)</m:t>
        </m:r>
      </m:oMath>
      <w:r>
        <w:t xml:space="preserve"> was calculated relative to the pre-activity baseline period (</w:t>
      </w:r>
      <m:oMath>
        <m:sSub>
          <m:sSubPr>
            <m:ctrlPr>
              <w:ins w:id="276"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and to the period when Naval activity was present on the range (</w:t>
      </w:r>
      <m:oMath>
        <m:sSub>
          <m:sSubPr>
            <m:ctrlPr>
              <w:ins w:id="277"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Fig. 4 &amp; Fig. 5). At a received level of 150 dB, </w:t>
      </w:r>
      <m:oMath>
        <m:sSub>
          <m:sSubPr>
            <m:ctrlPr>
              <w:ins w:id="278" w:author="Len Thomas" w:date="2020-05-20T21:46:00Z">
                <w:rPr>
                  <w:rFonts w:ascii="Cambria Math" w:hAnsi="Cambria Math"/>
                </w:rPr>
              </w:ins>
            </m:ctrlPr>
          </m:sSubPr>
          <m:e>
            <m:r>
              <w:rPr>
                <w:rFonts w:ascii="Cambria Math" w:hAnsi="Cambria Math"/>
              </w:rPr>
              <m:t>Δ</m:t>
            </m:r>
          </m:e>
          <m:sub>
            <m:r>
              <w:rPr>
                <w:rFonts w:ascii="Cambria Math" w:hAnsi="Cambria Math"/>
              </w:rPr>
              <m:t>M3':M1'</m:t>
            </m:r>
          </m:sub>
        </m:sSub>
      </m:oMath>
      <w:r>
        <w:t xml:space="preserve"> was -92% (95% CI -100% - -87%) and </w:t>
      </w:r>
      <m:oMath>
        <m:sSub>
          <m:sSubPr>
            <m:ctrlPr>
              <w:ins w:id="279" w:author="Len Thomas" w:date="2020-05-20T21:46:00Z">
                <w:rPr>
                  <w:rFonts w:ascii="Cambria Math" w:hAnsi="Cambria Math"/>
                </w:rPr>
              </w:ins>
            </m:ctrlPr>
          </m:sSubPr>
          <m:e>
            <m:r>
              <w:rPr>
                <w:rFonts w:ascii="Cambria Math" w:hAnsi="Cambria Math"/>
              </w:rPr>
              <m:t>Δ</m:t>
            </m:r>
          </m:e>
          <m:sub>
            <m:r>
              <w:rPr>
                <w:rFonts w:ascii="Cambria Math" w:hAnsi="Cambria Math"/>
              </w:rPr>
              <m:t>M3':M2'</m:t>
            </m:r>
          </m:sub>
        </m:sSub>
      </m:oMath>
      <w:r>
        <w:t xml:space="preserve"> was -78% (95% CI -100% - -62%).</w:t>
      </w:r>
    </w:p>
    <w:p w14:paraId="6E42C190" w14:textId="77777777" w:rsidR="00EF0AA1" w:rsidRDefault="00307EC5">
      <w:pPr>
        <w:pStyle w:val="FigurewithCaption"/>
      </w:pPr>
      <w:r>
        <w:rPr>
          <w:noProof/>
        </w:rPr>
        <w:lastRenderedPageBreak/>
        <w:drawing>
          <wp:inline distT="0" distB="0" distL="0" distR="0" wp14:anchorId="617C316D" wp14:editId="74811E00">
            <wp:extent cx="5334000" cy="6667500"/>
            <wp:effectExtent l="0" t="0" r="0" b="0"/>
            <wp:docPr id="3" name="Picture" descr="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uPa rms (rows)."/>
            <wp:cNvGraphicFramePr/>
            <a:graphic xmlns:a="http://schemas.openxmlformats.org/drawingml/2006/main">
              <a:graphicData uri="http://schemas.openxmlformats.org/drawingml/2006/picture">
                <pic:pic xmlns:pic="http://schemas.openxmlformats.org/drawingml/2006/picture">
                  <pic:nvPicPr>
                    <pic:cNvPr id="0" name="Picture" descr="../Figures/AllSCCBootstrappedMedianPDive.png"/>
                    <pic:cNvPicPr>
                      <a:picLocks noChangeAspect="1" noChangeArrowheads="1"/>
                    </pic:cNvPicPr>
                  </pic:nvPicPr>
                  <pic:blipFill>
                    <a:blip r:embed="rId12"/>
                    <a:stretch>
                      <a:fillRect/>
                    </a:stretch>
                  </pic:blipFill>
                  <pic:spPr bwMode="auto">
                    <a:xfrm>
                      <a:off x="0" y="0"/>
                      <a:ext cx="5334000" cy="6667500"/>
                    </a:xfrm>
                    <a:prstGeom prst="rect">
                      <a:avLst/>
                    </a:prstGeom>
                    <a:noFill/>
                    <a:ln w="9525">
                      <a:noFill/>
                      <a:headEnd/>
                      <a:tailEnd/>
                    </a:ln>
                  </pic:spPr>
                </pic:pic>
              </a:graphicData>
            </a:graphic>
          </wp:inline>
        </w:drawing>
      </w:r>
    </w:p>
    <w:p w14:paraId="1208B185" w14:textId="77777777" w:rsidR="00EF0AA1" w:rsidRDefault="00307EC5">
      <w:pPr>
        <w:pStyle w:val="ImageCaption"/>
      </w:pPr>
      <w:r>
        <w:t>Map of expected probability of diving (color scale) at each hydrophone during each SCC (columns) prior to the onset of Naval training activity, during Naval training activity when no MFA sonar was present, and during Naval training activity when MFA sonar was present at a level of 150 dB re. 1 uPa rms (rows).</w:t>
      </w:r>
    </w:p>
    <w:p w14:paraId="728EE6B2" w14:textId="77777777" w:rsidR="00EF0AA1" w:rsidRDefault="00307EC5">
      <w:pPr>
        <w:pStyle w:val="FigurewithCaption"/>
      </w:pPr>
      <w:r>
        <w:rPr>
          <w:noProof/>
        </w:rPr>
        <w:lastRenderedPageBreak/>
        <w:drawing>
          <wp:inline distT="0" distB="0" distL="0" distR="0" wp14:anchorId="1868EC6D" wp14:editId="0C42BFFB">
            <wp:extent cx="5334000" cy="5334000"/>
            <wp:effectExtent l="0" t="0" r="0" b="0"/>
            <wp:docPr id="4" name="Picture" descr="Median (black line) and 95% CIs (gray shading) expected change in the probability of detecting a group vocal period (y-axis) with increasing MFA sonar received level (x-axis) relative to when Naval training activity but no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ShipsZoom.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6F354162" w14:textId="77777777" w:rsidR="00EF0AA1" w:rsidRDefault="00307EC5">
      <w:pPr>
        <w:pStyle w:val="ImageCaption"/>
      </w:pPr>
      <w:r>
        <w:t>Median (black line) and 95% CIs (gray shading) expected change in the probability of detecting a group vocal period (y-axis) with increasing MFA sonar received level (x-axis) relative to when Naval training activity but no MFA sonar is present on the range.</w:t>
      </w:r>
    </w:p>
    <w:p w14:paraId="691A3D37" w14:textId="77777777" w:rsidR="00EF0AA1" w:rsidRDefault="00307EC5">
      <w:pPr>
        <w:pStyle w:val="FigurewithCaption"/>
      </w:pPr>
      <w:r>
        <w:rPr>
          <w:noProof/>
        </w:rPr>
        <w:lastRenderedPageBreak/>
        <w:drawing>
          <wp:inline distT="0" distB="0" distL="0" distR="0" wp14:anchorId="77CBC45E" wp14:editId="5F392F3A">
            <wp:extent cx="5334000" cy="5334000"/>
            <wp:effectExtent l="0" t="0" r="0" b="0"/>
            <wp:docPr id="5" name="Picture" descr="Median (black line) and 95% CIs (gray shading) expected change in the probability of detecting a group vocal period (y-axis) with increasing MFA sonar received level (x-axis) relative to when neither Naval training activity nor MFA sonar is present on the range."/>
            <wp:cNvGraphicFramePr/>
            <a:graphic xmlns:a="http://schemas.openxmlformats.org/drawingml/2006/main">
              <a:graphicData uri="http://schemas.openxmlformats.org/drawingml/2006/picture">
                <pic:pic xmlns:pic="http://schemas.openxmlformats.org/drawingml/2006/picture">
                  <pic:nvPicPr>
                    <pic:cNvPr id="0" name="Picture" descr="../Figures/PMRFDeltaBaselin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2EAB677C" w14:textId="77777777" w:rsidR="00EF0AA1" w:rsidRDefault="00307EC5">
      <w:pPr>
        <w:pStyle w:val="ImageCaption"/>
      </w:pPr>
      <w:r>
        <w:t>Median (black line) and 95% CIs (gray shading) expected change in the probability of detecting a group vocal period (y-axis) with increasing MFA sonar received level (x-axis) relative to when neither Naval training activity nor MFA sonar is present on the range.</w:t>
      </w:r>
    </w:p>
    <w:p w14:paraId="00ADC73C" w14:textId="77777777" w:rsidR="00EF0AA1" w:rsidRDefault="00307EC5">
      <w:pPr>
        <w:pStyle w:val="Heading1"/>
      </w:pPr>
      <w:bookmarkStart w:id="280" w:name="discussion"/>
      <w:bookmarkEnd w:id="280"/>
      <w:r>
        <w:t>4 Discussion</w:t>
      </w:r>
    </w:p>
    <w:p w14:paraId="25C0EB57" w14:textId="77777777" w:rsidR="00EF0AA1" w:rsidRDefault="00307EC5">
      <w:pPr>
        <w:numPr>
          <w:ilvl w:val="0"/>
          <w:numId w:val="3"/>
        </w:numPr>
      </w:pPr>
      <w:r>
        <w:t>Describe why we didn’t use a single giant GAM – didn’t want contamination of the baseline period by the spatial distribution of sonar, would lead to underestimates of the impact of sonar. Could present the single giant GAM in an appendix.</w:t>
      </w:r>
    </w:p>
    <w:p w14:paraId="75113854" w14:textId="77777777" w:rsidR="00EF0AA1" w:rsidRDefault="00307EC5">
      <w:pPr>
        <w:numPr>
          <w:ilvl w:val="0"/>
          <w:numId w:val="3"/>
        </w:numPr>
      </w:pPr>
      <w:r>
        <w:t>Data from PMRF are from an undesigned experiment, where the spatial intensity of the treatments (noise from ship presence and sonar) were not applied randomly with respect to either the study area or beaked whale presence.</w:t>
      </w:r>
    </w:p>
    <w:p w14:paraId="30AADE0C" w14:textId="77777777" w:rsidR="00EF0AA1" w:rsidRDefault="00307EC5">
      <w:pPr>
        <w:numPr>
          <w:ilvl w:val="0"/>
          <w:numId w:val="3"/>
        </w:numPr>
      </w:pPr>
      <w:r>
        <w:t>Emphasize novelty – more sophisticated method</w:t>
      </w:r>
    </w:p>
    <w:p w14:paraId="26154768" w14:textId="77777777" w:rsidR="00EF0AA1" w:rsidRDefault="00307EC5">
      <w:pPr>
        <w:numPr>
          <w:ilvl w:val="0"/>
          <w:numId w:val="3"/>
        </w:numPr>
      </w:pPr>
      <w:r>
        <w:lastRenderedPageBreak/>
        <w:t>Discuss unusual timeline of Feb13</w:t>
      </w:r>
    </w:p>
    <w:p w14:paraId="19611A7B" w14:textId="77777777" w:rsidR="00EF0AA1" w:rsidRDefault="00307EC5">
      <w:pPr>
        <w:numPr>
          <w:ilvl w:val="0"/>
          <w:numId w:val="3"/>
        </w:numPr>
      </w:pPr>
      <w:r>
        <w:t>Discuss what “Naval activity” could mean</w:t>
      </w:r>
    </w:p>
    <w:p w14:paraId="3D418EEA" w14:textId="77777777" w:rsidR="00EF0AA1" w:rsidRDefault="00307EC5">
      <w:pPr>
        <w:numPr>
          <w:ilvl w:val="0"/>
          <w:numId w:val="3"/>
        </w:numPr>
      </w:pPr>
      <w:r>
        <w:t>GVPs appear to decrease over the course of MFA sonar; this is something we could investigate with a spatio-temporal model in teh future (hour since onset of MFA? SEL?)</w:t>
      </w:r>
    </w:p>
    <w:p w14:paraId="1714839F" w14:textId="77777777" w:rsidR="00EF0AA1" w:rsidRDefault="00307EC5">
      <w:pPr>
        <w:numPr>
          <w:ilvl w:val="0"/>
          <w:numId w:val="3"/>
        </w:numPr>
      </w:pPr>
      <w:r>
        <w:t>Discuss dose-response and p(disturbance) in context of (Tyack and Thomas, 2019)</w:t>
      </w:r>
    </w:p>
    <w:p w14:paraId="090A31B9" w14:textId="77777777" w:rsidR="00EF0AA1" w:rsidRDefault="00307EC5">
      <w:pPr>
        <w:numPr>
          <w:ilvl w:val="0"/>
          <w:numId w:val="3"/>
        </w:numPr>
      </w:pPr>
      <w:r>
        <w:t>Compare results to Moretti et al 2014; in particular the fact that their “before” was likely actually similar to our “training without sonar”period as it was only 19 hours of data before the onset of sonar and it was the same training scenario as an SCC at PMRF. Therefore our risk function results of the decrease in dives from training without sonar to training with sonar are actually quite similar. Then we can discuss the fact that environment/habitat (e.g. deep basin with shallow slopes all around vs deep open ocean) doesn’t seem to play much of a role in Blainville’s response, and the response seems to be more of an intrinsic characterisitic. Also can mention here the same effort at SCORE with Cuvier’s – in light of these results we expect similar results there even though different species but similar habitat to AUTEC.</w:t>
      </w:r>
    </w:p>
    <w:p w14:paraId="0B9D778C" w14:textId="24EB034F" w:rsidR="000572D2" w:rsidRDefault="00914326">
      <w:pPr>
        <w:pStyle w:val="Heading1"/>
        <w:rPr>
          <w:ins w:id="281" w:author="Len Thomas" w:date="2020-05-20T23:01:00Z"/>
        </w:rPr>
      </w:pPr>
      <w:bookmarkStart w:id="282" w:name="references"/>
      <w:bookmarkEnd w:id="282"/>
      <w:ins w:id="283" w:author="Len Thomas" w:date="2020-05-20T23:12:00Z">
        <w:r>
          <w:t>Acknowledgements</w:t>
        </w:r>
      </w:ins>
    </w:p>
    <w:p w14:paraId="1F343394" w14:textId="7570E658" w:rsidR="000572D2" w:rsidRPr="000572D2" w:rsidRDefault="000572D2" w:rsidP="000572D2">
      <w:pPr>
        <w:pStyle w:val="BodyText"/>
        <w:rPr>
          <w:ins w:id="284" w:author="Len Thomas" w:date="2020-05-20T23:01:00Z"/>
          <w:rPrChange w:id="285" w:author="Len Thomas" w:date="2020-05-20T23:01:00Z">
            <w:rPr>
              <w:ins w:id="286" w:author="Len Thomas" w:date="2020-05-20T23:01:00Z"/>
            </w:rPr>
          </w:rPrChange>
        </w:rPr>
        <w:pPrChange w:id="287" w:author="Len Thomas" w:date="2020-05-20T23:01:00Z">
          <w:pPr>
            <w:pStyle w:val="Heading1"/>
          </w:pPr>
        </w:pPrChange>
      </w:pPr>
      <w:commentRangeStart w:id="288"/>
      <w:ins w:id="289" w:author="Len Thomas" w:date="2020-05-20T23:01:00Z">
        <w:r>
          <w:t xml:space="preserve">This </w:t>
        </w:r>
      </w:ins>
      <w:commentRangeEnd w:id="288"/>
      <w:ins w:id="290" w:author="Len Thomas" w:date="2020-05-20T23:04:00Z">
        <w:r>
          <w:rPr>
            <w:rStyle w:val="CommentReference"/>
          </w:rPr>
          <w:commentReference w:id="288"/>
        </w:r>
      </w:ins>
      <w:ins w:id="291" w:author="Len Thomas" w:date="2020-05-20T23:01:00Z">
        <w:r>
          <w:t xml:space="preserve">study was funded by </w:t>
        </w:r>
      </w:ins>
      <w:ins w:id="292" w:author="Len Thomas" w:date="2020-05-20T23:02:00Z">
        <w:r>
          <w:t>the US Navy</w:t>
        </w:r>
      </w:ins>
      <w:ins w:id="293" w:author="Len Thomas" w:date="2020-05-20T23:03:00Z">
        <w:r>
          <w:t xml:space="preserve"> Living Marine Resources </w:t>
        </w:r>
        <w:commentRangeStart w:id="294"/>
        <w:r>
          <w:t>Program</w:t>
        </w:r>
      </w:ins>
      <w:commentRangeEnd w:id="294"/>
      <w:ins w:id="295" w:author="Len Thomas" w:date="2020-05-20T23:04:00Z">
        <w:r>
          <w:rPr>
            <w:rStyle w:val="CommentReference"/>
          </w:rPr>
          <w:commentReference w:id="294"/>
        </w:r>
      </w:ins>
      <w:ins w:id="296" w:author="Len Thomas" w:date="2020-05-20T23:11:00Z">
        <w:r>
          <w:t xml:space="preserve"> (</w:t>
        </w:r>
        <w:r w:rsidR="00645799">
          <w:t>C</w:t>
        </w:r>
      </w:ins>
      <w:ins w:id="297" w:author="Len Thomas" w:date="2020-05-20T23:06:00Z">
        <w:r>
          <w:t xml:space="preserve">ontract </w:t>
        </w:r>
      </w:ins>
      <w:ins w:id="298" w:author="Len Thomas" w:date="2020-05-20T23:12:00Z">
        <w:r w:rsidR="00645799">
          <w:t xml:space="preserve">No. </w:t>
        </w:r>
      </w:ins>
      <w:ins w:id="299" w:author="Len Thomas" w:date="2020-05-20T23:06:00Z">
        <w:r w:rsidRPr="000572D2">
          <w:t>N39430</w:t>
        </w:r>
      </w:ins>
      <w:ins w:id="300" w:author="Len Thomas" w:date="2020-05-20T23:12:00Z">
        <w:r w:rsidR="00645799">
          <w:t>-</w:t>
        </w:r>
      </w:ins>
      <w:ins w:id="301" w:author="Len Thomas" w:date="2020-05-20T23:06:00Z">
        <w:r w:rsidRPr="000572D2">
          <w:t>17</w:t>
        </w:r>
      </w:ins>
      <w:ins w:id="302" w:author="Len Thomas" w:date="2020-05-20T23:12:00Z">
        <w:r w:rsidR="00645799">
          <w:t>-</w:t>
        </w:r>
      </w:ins>
      <w:ins w:id="303" w:author="Len Thomas" w:date="2020-05-20T23:06:00Z">
        <w:r w:rsidRPr="000572D2">
          <w:t>P</w:t>
        </w:r>
      </w:ins>
      <w:ins w:id="304" w:author="Len Thomas" w:date="2020-05-20T23:12:00Z">
        <w:r w:rsidR="00645799">
          <w:t>-</w:t>
        </w:r>
      </w:ins>
      <w:ins w:id="305" w:author="Len Thomas" w:date="2020-05-20T23:06:00Z">
        <w:r w:rsidRPr="000572D2">
          <w:t>1983</w:t>
        </w:r>
      </w:ins>
      <w:ins w:id="306" w:author="Len Thomas" w:date="2020-05-20T23:12:00Z">
        <w:r w:rsidR="00645799">
          <w:t>)</w:t>
        </w:r>
      </w:ins>
      <w:ins w:id="307" w:author="Len Thomas" w:date="2020-05-20T23:03:00Z">
        <w:r>
          <w:t>.</w:t>
        </w:r>
      </w:ins>
    </w:p>
    <w:p w14:paraId="67223A35" w14:textId="3DA204C3" w:rsidR="00EF0AA1" w:rsidRDefault="00307EC5">
      <w:pPr>
        <w:pStyle w:val="Heading1"/>
      </w:pPr>
      <w:r>
        <w:t>References</w:t>
      </w:r>
    </w:p>
    <w:p w14:paraId="271FDF58" w14:textId="77777777" w:rsidR="00EF0AA1" w:rsidRDefault="00307EC5">
      <w:pPr>
        <w:pStyle w:val="FirstParagraph"/>
      </w:pPr>
      <w:r>
        <w:t xml:space="preserve">   </w:t>
      </w:r>
    </w:p>
    <w:p w14:paraId="0CC7EF84" w14:textId="77777777" w:rsidR="00EF0AA1" w:rsidRDefault="00307EC5">
      <w:pPr>
        <w:pStyle w:val="BodyText"/>
      </w:pPr>
      <w:r>
        <w:t xml:space="preserve">Aguilar de Soto, N., Madsen, P. T., Tyack, P., Arranz, P., Marrero, J., Fais, A., … Johnson, M. (2012). No shallow talk: Cryptic strategy in the vocal communication of Blainville’s beaked whales. </w:t>
      </w:r>
      <w:r>
        <w:rPr>
          <w:i/>
        </w:rPr>
        <w:t>Marine Mammal Science</w:t>
      </w:r>
      <w:r>
        <w:t xml:space="preserve">, </w:t>
      </w:r>
      <w:r>
        <w:rPr>
          <w:i/>
        </w:rPr>
        <w:t>28</w:t>
      </w:r>
      <w:r>
        <w:t xml:space="preserve">(2), E75–E92. </w:t>
      </w:r>
      <w:hyperlink r:id="rId15">
        <w:r>
          <w:rPr>
            <w:rStyle w:val="Hyperlink"/>
          </w:rPr>
          <w:t>https://doi.org/10.1111/j.1748-7692.2011.00495.x</w:t>
        </w:r>
      </w:hyperlink>
    </w:p>
    <w:p w14:paraId="6D3C456F" w14:textId="77777777" w:rsidR="00EF0AA1" w:rsidRDefault="00307EC5">
      <w:pPr>
        <w:pStyle w:val="BodyText"/>
      </w:pPr>
      <w:r>
        <w:t xml:space="preserve">Aguilar Soto, N., Johnson, M., Madsen, P. T., Tyack, P. L., Bocconcelli, A., &amp; Fabrizio Borsani, J. (2006). Does intense ship noise disrupt foraging in deep-diving Cuvier’s beaked whales (Ziphius cavirostris)? </w:t>
      </w:r>
      <w:r>
        <w:rPr>
          <w:i/>
        </w:rPr>
        <w:t>Marine Mammal Science</w:t>
      </w:r>
      <w:r>
        <w:t xml:space="preserve">, </w:t>
      </w:r>
      <w:r>
        <w:rPr>
          <w:i/>
        </w:rPr>
        <w:t>22</w:t>
      </w:r>
      <w:r>
        <w:t xml:space="preserve">(3), 690–699. </w:t>
      </w:r>
      <w:hyperlink r:id="rId16">
        <w:r>
          <w:rPr>
            <w:rStyle w:val="Hyperlink"/>
          </w:rPr>
          <w:t>https://doi.org/10.1111/j.1748-7692.2006.00044.x</w:t>
        </w:r>
      </w:hyperlink>
    </w:p>
    <w:p w14:paraId="3C40B327" w14:textId="77777777" w:rsidR="00EF0AA1" w:rsidRDefault="00307EC5">
      <w:pPr>
        <w:pStyle w:val="BodyText"/>
        <w:rPr>
          <w:ins w:id="308" w:author="Elizabeth Henderson" w:date="2020-05-20T09:32:00Z"/>
        </w:rPr>
      </w:pPr>
      <w:r>
        <w:t xml:space="preserve">Cox, T., Ragen, T., Read, A., Vos, E., Baird, R., Balcomb, K., … others. (2006). Understanding the impacts of anthropogenic sound on beaked whales1. </w:t>
      </w:r>
      <w:r>
        <w:rPr>
          <w:i/>
        </w:rPr>
        <w:t>J. CETACEAN RES. MANAGE</w:t>
      </w:r>
      <w:r>
        <w:t xml:space="preserve">, </w:t>
      </w:r>
      <w:r>
        <w:rPr>
          <w:i/>
        </w:rPr>
        <w:t>7</w:t>
      </w:r>
      <w:r>
        <w:t>(3), 177–187.</w:t>
      </w:r>
    </w:p>
    <w:p w14:paraId="1925B484" w14:textId="77777777" w:rsidR="00817427" w:rsidRDefault="00817427" w:rsidP="00817427">
      <w:pPr>
        <w:pStyle w:val="BodyText"/>
      </w:pPr>
      <w:ins w:id="309" w:author="Elizabeth Henderson" w:date="2020-05-20T09:32:00Z">
        <w:r w:rsidRPr="00817427">
          <w:t xml:space="preserve">de Quirós, Y., </w:t>
        </w:r>
        <w:r>
          <w:t>Fernandez, A., Baird, R. W., Brownell, R. L., Aguilar de Soto, N., Allen, D., Arbelo, M.</w:t>
        </w:r>
      </w:ins>
      <w:ins w:id="310" w:author="Elizabeth Henderson" w:date="2020-05-20T09:33:00Z">
        <w:r>
          <w:t xml:space="preserve">, </w:t>
        </w:r>
      </w:ins>
      <w:ins w:id="311" w:author="Elizabeth Henderson" w:date="2020-05-20T09:32:00Z">
        <w:r>
          <w:t>Arregui, M.</w:t>
        </w:r>
      </w:ins>
      <w:ins w:id="312" w:author="Elizabeth Henderson" w:date="2020-05-20T09:33:00Z">
        <w:r>
          <w:t xml:space="preserve">, </w:t>
        </w:r>
      </w:ins>
      <w:ins w:id="313" w:author="Elizabeth Henderson" w:date="2020-05-20T09:32:00Z">
        <w:r>
          <w:t>Costidis, A.</w:t>
        </w:r>
      </w:ins>
      <w:ins w:id="314" w:author="Elizabeth Henderson" w:date="2020-05-20T09:33:00Z">
        <w:r>
          <w:t xml:space="preserve">, </w:t>
        </w:r>
      </w:ins>
      <w:ins w:id="315" w:author="Elizabeth Henderson" w:date="2020-05-20T09:32:00Z">
        <w:r>
          <w:t>Fahlman, A.</w:t>
        </w:r>
      </w:ins>
      <w:ins w:id="316" w:author="Elizabeth Henderson" w:date="2020-05-20T09:33:00Z">
        <w:r>
          <w:t xml:space="preserve">, </w:t>
        </w:r>
      </w:ins>
      <w:ins w:id="317" w:author="Elizabeth Henderson" w:date="2020-05-20T09:32:00Z">
        <w:r>
          <w:t>Frantzis, A.</w:t>
        </w:r>
      </w:ins>
      <w:ins w:id="318" w:author="Elizabeth Henderson" w:date="2020-05-20T09:33:00Z">
        <w:r>
          <w:t xml:space="preserve">, </w:t>
        </w:r>
      </w:ins>
      <w:ins w:id="319" w:author="Elizabeth Henderson" w:date="2020-05-20T09:32:00Z">
        <w:r>
          <w:t>Gulland, F. M. D.</w:t>
        </w:r>
      </w:ins>
      <w:ins w:id="320" w:author="Elizabeth Henderson" w:date="2020-05-20T09:33:00Z">
        <w:r>
          <w:t xml:space="preserve">, </w:t>
        </w:r>
      </w:ins>
      <w:ins w:id="321" w:author="Elizabeth Henderson" w:date="2020-05-20T09:32:00Z">
        <w:r>
          <w:t>Iñíguez, M.</w:t>
        </w:r>
      </w:ins>
      <w:ins w:id="322" w:author="Elizabeth Henderson" w:date="2020-05-20T09:33:00Z">
        <w:r>
          <w:t xml:space="preserve">, </w:t>
        </w:r>
      </w:ins>
      <w:ins w:id="323" w:author="Elizabeth Henderson" w:date="2020-05-20T09:32:00Z">
        <w:r>
          <w:t>Johnson, M.</w:t>
        </w:r>
      </w:ins>
      <w:ins w:id="324" w:author="Elizabeth Henderson" w:date="2020-05-20T09:33:00Z">
        <w:r>
          <w:t xml:space="preserve">, </w:t>
        </w:r>
      </w:ins>
      <w:ins w:id="325" w:author="Elizabeth Henderson" w:date="2020-05-20T09:32:00Z">
        <w:r>
          <w:t>Komnenou, A.</w:t>
        </w:r>
      </w:ins>
      <w:ins w:id="326" w:author="Elizabeth Henderson" w:date="2020-05-20T09:33:00Z">
        <w:r>
          <w:t xml:space="preserve">, </w:t>
        </w:r>
      </w:ins>
      <w:ins w:id="327" w:author="Elizabeth Henderson" w:date="2020-05-20T09:32:00Z">
        <w:r>
          <w:t>Koopman, H.</w:t>
        </w:r>
      </w:ins>
      <w:ins w:id="328" w:author="Elizabeth Henderson" w:date="2020-05-20T09:33:00Z">
        <w:r>
          <w:t xml:space="preserve">, </w:t>
        </w:r>
      </w:ins>
      <w:ins w:id="329" w:author="Elizabeth Henderson" w:date="2020-05-20T09:32:00Z">
        <w:r>
          <w:t>Pabst, D. A.</w:t>
        </w:r>
      </w:ins>
      <w:ins w:id="330" w:author="Elizabeth Henderson" w:date="2020-05-20T09:33:00Z">
        <w:r>
          <w:t xml:space="preserve">, </w:t>
        </w:r>
      </w:ins>
      <w:ins w:id="331" w:author="Elizabeth Henderson" w:date="2020-05-20T09:32:00Z">
        <w:r>
          <w:t>Roe, W. D.</w:t>
        </w:r>
      </w:ins>
      <w:ins w:id="332" w:author="Elizabeth Henderson" w:date="2020-05-20T09:33:00Z">
        <w:r>
          <w:t xml:space="preserve">, </w:t>
        </w:r>
      </w:ins>
      <w:ins w:id="333" w:author="Elizabeth Henderson" w:date="2020-05-20T09:32:00Z">
        <w:r>
          <w:t>Sierra, E.</w:t>
        </w:r>
      </w:ins>
      <w:ins w:id="334" w:author="Elizabeth Henderson" w:date="2020-05-20T09:33:00Z">
        <w:r>
          <w:t xml:space="preserve">, </w:t>
        </w:r>
      </w:ins>
      <w:ins w:id="335" w:author="Elizabeth Henderson" w:date="2020-05-20T09:32:00Z">
        <w:r>
          <w:t>Tejedor, M.</w:t>
        </w:r>
      </w:ins>
      <w:ins w:id="336" w:author="Elizabeth Henderson" w:date="2020-05-20T09:33:00Z">
        <w:r>
          <w:t xml:space="preserve">, </w:t>
        </w:r>
      </w:ins>
      <w:ins w:id="337" w:author="Elizabeth Henderson" w:date="2020-05-20T09:32:00Z">
        <w:r>
          <w:lastRenderedPageBreak/>
          <w:t>Schorr, G.</w:t>
        </w:r>
        <w:r w:rsidRPr="00817427">
          <w:t xml:space="preserve"> (2019). "Advances in research on the impacts of anti-submarine sonar on beaked whales." Proceedings of the Royal Society B: Biological Sciences 286(1895): 20182533.</w:t>
        </w:r>
      </w:ins>
    </w:p>
    <w:p w14:paraId="568ADB28" w14:textId="77777777" w:rsidR="00EF0AA1" w:rsidRDefault="00307EC5">
      <w:pPr>
        <w:pStyle w:val="BodyText"/>
      </w:pPr>
      <w:r>
        <w:t xml:space="preserve">Douglas Nychka, Reinhard Furrer, John Paige, &amp; Stephan Sain. (2017). </w:t>
      </w:r>
      <w:r>
        <w:rPr>
          <w:i/>
        </w:rPr>
        <w:t>Fields: Tools for spatial data</w:t>
      </w:r>
      <w:r>
        <w:t xml:space="preserve">. </w:t>
      </w:r>
      <w:hyperlink r:id="rId17">
        <w:r>
          <w:rPr>
            <w:rStyle w:val="Hyperlink"/>
          </w:rPr>
          <w:t>https://doi.org/10.5065/D6W957CT</w:t>
        </w:r>
      </w:hyperlink>
    </w:p>
    <w:p w14:paraId="28067802" w14:textId="77777777" w:rsidR="00EF0AA1" w:rsidRDefault="00307EC5">
      <w:pPr>
        <w:pStyle w:val="BodyText"/>
      </w:pPr>
      <w:r>
        <w:t xml:space="preserve">Falcone, E. A., Schorr, G. S., Watwood, S. L., DeRuiter, S. L., Zerbini, A. N., Andrews, R. D., … Moretti, D. J. (2017). Diving behaviour of Cuvier’s beaked whales exposed to two types of military sonar. </w:t>
      </w:r>
      <w:r>
        <w:rPr>
          <w:i/>
        </w:rPr>
        <w:t>Royal Society Open Science</w:t>
      </w:r>
      <w:r>
        <w:t xml:space="preserve">, </w:t>
      </w:r>
      <w:r>
        <w:rPr>
          <w:i/>
        </w:rPr>
        <w:t>4</w:t>
      </w:r>
      <w:r>
        <w:t xml:space="preserve">(8), 170629. </w:t>
      </w:r>
      <w:hyperlink r:id="rId18">
        <w:r>
          <w:rPr>
            <w:rStyle w:val="Hyperlink"/>
          </w:rPr>
          <w:t>https://doi.org/10.1098/rsos.170629</w:t>
        </w:r>
      </w:hyperlink>
    </w:p>
    <w:p w14:paraId="1B369C7A" w14:textId="77777777" w:rsidR="00EF0AA1" w:rsidRDefault="00307EC5">
      <w:pPr>
        <w:pStyle w:val="BodyText"/>
      </w:pPr>
      <w:r>
        <w:t xml:space="preserve">Grolemund, G., &amp; Wickham, H. (2011). Dates and times made easy with &lt;span class=“nocase”&gt;lubridate&lt;/span&gt;. </w:t>
      </w:r>
      <w:r>
        <w:rPr>
          <w:i/>
        </w:rPr>
        <w:t>Journal of Statistical Software</w:t>
      </w:r>
      <w:r>
        <w:t xml:space="preserve">, </w:t>
      </w:r>
      <w:r>
        <w:rPr>
          <w:i/>
        </w:rPr>
        <w:t>40</w:t>
      </w:r>
      <w:r>
        <w:t xml:space="preserve">(3), 1–25. Retrieved from </w:t>
      </w:r>
      <w:hyperlink r:id="rId19">
        <w:r>
          <w:rPr>
            <w:rStyle w:val="Hyperlink"/>
          </w:rPr>
          <w:t>http://www.jstatsoft.org/v40/i03/</w:t>
        </w:r>
      </w:hyperlink>
    </w:p>
    <w:p w14:paraId="191DAD32" w14:textId="77777777" w:rsidR="00EF0AA1" w:rsidRDefault="00307EC5">
      <w:pPr>
        <w:pStyle w:val="BodyText"/>
      </w:pPr>
      <w:r>
        <w:t xml:space="preserve">Harris, C. M., Martin, S. W., Martin, C., Helble, T. A., Henderson, E. E., Paxton, C. G. M., &amp; Thomas, L. (2019). Changes in the Spatial Distribution of Acoustically Derived Minke Whale (Balaenoptera acutorostrata) Tracks in Response to Navy Training. </w:t>
      </w:r>
      <w:r>
        <w:rPr>
          <w:i/>
        </w:rPr>
        <w:t>Aquatic Mammals</w:t>
      </w:r>
      <w:r>
        <w:t xml:space="preserve">, </w:t>
      </w:r>
      <w:r>
        <w:rPr>
          <w:i/>
        </w:rPr>
        <w:t>45</w:t>
      </w:r>
      <w:r>
        <w:t xml:space="preserve">(6), 661–674. </w:t>
      </w:r>
      <w:hyperlink r:id="rId20">
        <w:r>
          <w:rPr>
            <w:rStyle w:val="Hyperlink"/>
          </w:rPr>
          <w:t>https://doi.org/10.1578/AM.45.6.2019.661</w:t>
        </w:r>
      </w:hyperlink>
    </w:p>
    <w:p w14:paraId="228A0579" w14:textId="77777777" w:rsidR="00EF0AA1" w:rsidRDefault="00307EC5">
      <w:pPr>
        <w:pStyle w:val="BodyText"/>
      </w:pPr>
      <w:r>
        <w:t xml:space="preserve">Henderson, E. E., Martin, S. W., Manzano-Roth, R., &amp; Matsuyama, B. M. (2016). Occurrence and Habitat Use of Foraging Blainville’s Beaked Whales (Mesoplodon densirostris) on a U.S. Navy Range in Hawaii. </w:t>
      </w:r>
      <w:r>
        <w:rPr>
          <w:i/>
        </w:rPr>
        <w:t>Aquatic Mammals</w:t>
      </w:r>
      <w:r>
        <w:t xml:space="preserve">, </w:t>
      </w:r>
      <w:r>
        <w:rPr>
          <w:i/>
        </w:rPr>
        <w:t>42</w:t>
      </w:r>
      <w:r>
        <w:t xml:space="preserve">(4), 549–562. </w:t>
      </w:r>
      <w:hyperlink r:id="rId21">
        <w:r>
          <w:rPr>
            <w:rStyle w:val="Hyperlink"/>
          </w:rPr>
          <w:t>https://doi.org/10.1578/AM.42.4.2016.549</w:t>
        </w:r>
      </w:hyperlink>
    </w:p>
    <w:p w14:paraId="2400B02D" w14:textId="77777777" w:rsidR="00EF0AA1" w:rsidRDefault="00307EC5">
      <w:pPr>
        <w:pStyle w:val="BodyText"/>
      </w:pPr>
      <w:r>
        <w:t xml:space="preserve">Jepson, P. D., Arbelo, M., Deaville, R., Patterson, I. A. P., Castro, P., Baker, J. R., … Fernández, A. (2003). Gas-bubble lesions in stranded cetaceans. </w:t>
      </w:r>
      <w:r>
        <w:rPr>
          <w:i/>
        </w:rPr>
        <w:t>Nature</w:t>
      </w:r>
      <w:r>
        <w:t xml:space="preserve">, </w:t>
      </w:r>
      <w:r>
        <w:rPr>
          <w:i/>
        </w:rPr>
        <w:t>425</w:t>
      </w:r>
      <w:r>
        <w:t xml:space="preserve">(6958), 575–576. </w:t>
      </w:r>
      <w:hyperlink r:id="rId22">
        <w:r>
          <w:rPr>
            <w:rStyle w:val="Hyperlink"/>
          </w:rPr>
          <w:t>https://doi.org/10.1038/425575a</w:t>
        </w:r>
      </w:hyperlink>
    </w:p>
    <w:p w14:paraId="4973712F" w14:textId="77777777" w:rsidR="00EF0AA1" w:rsidRDefault="00307EC5">
      <w:pPr>
        <w:pStyle w:val="BodyText"/>
        <w:rPr>
          <w:ins w:id="338" w:author="Elizabeth Henderson" w:date="2020-05-20T10:28:00Z"/>
          <w:rStyle w:val="Hyperlink"/>
        </w:rPr>
      </w:pPr>
      <w:r>
        <w:t xml:space="preserve">Johnson, M., Madsen, P. T., Zimmer, W. M. X., Aguilar de Soto, N., &amp; Tyack, P. L. (2004). Beaked whales echolocate on prey. </w:t>
      </w:r>
      <w:r>
        <w:rPr>
          <w:i/>
        </w:rPr>
        <w:t>Proceedings of the Royal Society of London. Series B: Biological Sciences</w:t>
      </w:r>
      <w:r>
        <w:t xml:space="preserve">, </w:t>
      </w:r>
      <w:r>
        <w:rPr>
          <w:i/>
        </w:rPr>
        <w:t>271</w:t>
      </w:r>
      <w:r>
        <w:t xml:space="preserve">(suppl_6). </w:t>
      </w:r>
      <w:hyperlink r:id="rId23">
        <w:r>
          <w:rPr>
            <w:rStyle w:val="Hyperlink"/>
          </w:rPr>
          <w:t>https://doi.org/10.1098/rsbl.2004.0208</w:t>
        </w:r>
      </w:hyperlink>
    </w:p>
    <w:p w14:paraId="6CC9F2CF" w14:textId="77777777" w:rsidR="009E15A9" w:rsidRDefault="009E15A9">
      <w:pPr>
        <w:pStyle w:val="BodyText"/>
      </w:pPr>
      <w:ins w:id="339" w:author="Elizabeth Henderson" w:date="2020-05-20T10:28:00Z">
        <w:r w:rsidRPr="009E15A9">
          <w:t>Johnson, M., Madsen, P. T., Zimmer, W. M. X., De Soto, N. A., &amp; Tyack, P. L. (2006). Foraging Blainville's beaked whales (Mesoplodon densirostris) produce distinct click types matched to different phases of echolocation. Journal of Experimental Biology, 209(24), 5038-5050.</w:t>
        </w:r>
      </w:ins>
    </w:p>
    <w:p w14:paraId="1A74EE21" w14:textId="77777777" w:rsidR="00EF0AA1" w:rsidRDefault="00307EC5">
      <w:pPr>
        <w:pStyle w:val="BodyText"/>
        <w:rPr>
          <w:ins w:id="340" w:author="Elizabeth Henderson" w:date="2020-05-20T10:29:00Z"/>
          <w:rStyle w:val="Hyperlink"/>
        </w:rPr>
      </w:pPr>
      <w:r>
        <w:t xml:space="preserve">Joyce, T. W., Durban, J. W., Claridge, D. E., Dunn, C. A., Hickmott, L. S., Fearnbach, H., … Moretti, D. (2019). Behavioral responses of satellite tracked Blainville’s beaked whales ( </w:t>
      </w:r>
      <w:r>
        <w:rPr>
          <w:i/>
        </w:rPr>
        <w:t>Mesoplodon densirostris</w:t>
      </w:r>
      <w:r>
        <w:t xml:space="preserve"> ) to mid‐frequency active sonar. </w:t>
      </w:r>
      <w:r>
        <w:rPr>
          <w:i/>
        </w:rPr>
        <w:t>Marine Mammal Science</w:t>
      </w:r>
      <w:r>
        <w:t xml:space="preserve">, mms.12624. </w:t>
      </w:r>
      <w:hyperlink r:id="rId24">
        <w:r>
          <w:rPr>
            <w:rStyle w:val="Hyperlink"/>
          </w:rPr>
          <w:t>https://doi.org/10.1111/mms.12624</w:t>
        </w:r>
      </w:hyperlink>
    </w:p>
    <w:p w14:paraId="12E03671" w14:textId="77777777" w:rsidR="009E15A9" w:rsidRDefault="009E15A9">
      <w:pPr>
        <w:pStyle w:val="BodyText"/>
      </w:pPr>
      <w:ins w:id="341" w:author="Elizabeth Henderson" w:date="2020-05-20T10:29:00Z">
        <w:r w:rsidRPr="009E15A9">
          <w:t>Madsen, P. T., de Soto, N. A., Arranz, P., &amp; Johnson, M. (2013). Echolocation in Blainville’s beaked whales (Mesoplodon densirostris). Journal of Comparative Physiology A, 199(6), 451-469.</w:t>
        </w:r>
      </w:ins>
    </w:p>
    <w:p w14:paraId="3E954758" w14:textId="77777777" w:rsidR="00EF0AA1" w:rsidRDefault="00307EC5">
      <w:pPr>
        <w:pStyle w:val="BodyText"/>
      </w:pPr>
      <w:r>
        <w:t xml:space="preserve">Macleod, C. D., &amp; D’Amico, A. (2006). </w:t>
      </w:r>
      <w:r>
        <w:rPr>
          <w:i/>
        </w:rPr>
        <w:t>A review of beaked whale behaviour and ecology in relation to assessing and mitigating impacts of anthropogenic noise</w:t>
      </w:r>
      <w:r>
        <w:t>. 11.</w:t>
      </w:r>
    </w:p>
    <w:p w14:paraId="7FDEE0F1" w14:textId="77777777" w:rsidR="00EF0AA1" w:rsidRDefault="00307EC5">
      <w:pPr>
        <w:pStyle w:val="BodyText"/>
      </w:pPr>
      <w:r>
        <w:lastRenderedPageBreak/>
        <w:t xml:space="preserve">Manzano-Roth, R., Henderson, E. E., Martin, S. W., Martin, C., &amp; Matsuyama, B. (2016). Impacts of U.S. Navy Training Events on Blainville’s Beaked Whale (Mesoplodon densirostris) Foraging Dives in Hawaiian Waters. </w:t>
      </w:r>
      <w:r>
        <w:rPr>
          <w:i/>
        </w:rPr>
        <w:t>Aquatic Mammals</w:t>
      </w:r>
      <w:r>
        <w:t xml:space="preserve">, </w:t>
      </w:r>
      <w:r>
        <w:rPr>
          <w:i/>
        </w:rPr>
        <w:t>42</w:t>
      </w:r>
      <w:r>
        <w:t xml:space="preserve">(4), 507–518. </w:t>
      </w:r>
      <w:hyperlink r:id="rId25">
        <w:r>
          <w:rPr>
            <w:rStyle w:val="Hyperlink"/>
          </w:rPr>
          <w:t>https://doi.org/10.1578/AM.42.4.2016.507</w:t>
        </w:r>
      </w:hyperlink>
    </w:p>
    <w:p w14:paraId="246885EC" w14:textId="77777777" w:rsidR="00EF0AA1" w:rsidRDefault="00307EC5">
      <w:pPr>
        <w:pStyle w:val="BodyText"/>
        <w:rPr>
          <w:ins w:id="342" w:author="Elizabeth Henderson" w:date="2020-05-20T09:43:00Z"/>
          <w:rStyle w:val="Hyperlink"/>
        </w:rPr>
      </w:pPr>
      <w:r>
        <w:t xml:space="preserve">Marques, T. A., Thomas, L., Ward, J., DiMarzio, N., &amp; Tyack, P. L. (2009). Estimating cetacean population density using fixed passive acoustic sensors: An example with Blainville’s beaked whales. </w:t>
      </w:r>
      <w:r>
        <w:rPr>
          <w:i/>
        </w:rPr>
        <w:t>The Journal of the Acoustical Society of America</w:t>
      </w:r>
      <w:r>
        <w:t xml:space="preserve">, </w:t>
      </w:r>
      <w:r>
        <w:rPr>
          <w:i/>
        </w:rPr>
        <w:t>125</w:t>
      </w:r>
      <w:r>
        <w:t xml:space="preserve">(4), 1982–1994. </w:t>
      </w:r>
      <w:hyperlink r:id="rId26">
        <w:r>
          <w:rPr>
            <w:rStyle w:val="Hyperlink"/>
          </w:rPr>
          <w:t>https://doi.org/10.1121/1.3089590</w:t>
        </w:r>
      </w:hyperlink>
    </w:p>
    <w:p w14:paraId="58E678B0" w14:textId="77777777" w:rsidR="009862D5" w:rsidRDefault="009862D5">
      <w:pPr>
        <w:pStyle w:val="BodyText"/>
      </w:pPr>
      <w:commentRangeStart w:id="343"/>
      <w:ins w:id="344" w:author="Elizabeth Henderson" w:date="2020-05-20T09:43:00Z">
        <w:r w:rsidRPr="009862D5">
          <w:t>Martin, C.R., E.E. Henderson, S.W. Martin, T.A. Helble, R.A. Manzano-Roth, B.M. Matsuyama, G.C. Alongi, and R.A. Guazzo. (2020). FY19 Annual Report on Pacific Missile Range Facility Marine Mammal Monitoring. Naval Information Warfare Center Pacific</w:t>
        </w:r>
        <w:r>
          <w:t>.</w:t>
        </w:r>
      </w:ins>
      <w:commentRangeEnd w:id="343"/>
      <w:ins w:id="345" w:author="Elizabeth Henderson" w:date="2020-05-20T10:29:00Z">
        <w:r w:rsidR="009E15A9">
          <w:rPr>
            <w:rStyle w:val="CommentReference"/>
          </w:rPr>
          <w:commentReference w:id="343"/>
        </w:r>
      </w:ins>
    </w:p>
    <w:p w14:paraId="1CB0DC7E" w14:textId="77777777" w:rsidR="00EF0AA1" w:rsidRDefault="00307EC5">
      <w:pPr>
        <w:pStyle w:val="BodyText"/>
      </w:pPr>
      <w:r>
        <w:t xml:space="preserve">McCarthy, E., Moretti, D., Thomas, L., DiMarzio, N., Morrissey, R., Jarvis, S., … Dilley, A. (2011). Changes in spatial and temporal distribution and vocal behavior of Blainville’s beaked whales (Mesoplodon densirostris) during multiship exercises with mid-frequency sonar. </w:t>
      </w:r>
      <w:r>
        <w:rPr>
          <w:i/>
        </w:rPr>
        <w:t>Marine Mammal Science</w:t>
      </w:r>
      <w:r>
        <w:t xml:space="preserve">, </w:t>
      </w:r>
      <w:r>
        <w:rPr>
          <w:i/>
        </w:rPr>
        <w:t>27</w:t>
      </w:r>
      <w:r>
        <w:t xml:space="preserve">(3), E206–E226. </w:t>
      </w:r>
      <w:hyperlink r:id="rId27">
        <w:r>
          <w:rPr>
            <w:rStyle w:val="Hyperlink"/>
          </w:rPr>
          <w:t>https://doi.org/10.1111/j.1748-7692.2010.00457.x</w:t>
        </w:r>
      </w:hyperlink>
    </w:p>
    <w:p w14:paraId="48079E79" w14:textId="77777777" w:rsidR="00EF0AA1" w:rsidRDefault="00307EC5">
      <w:pPr>
        <w:pStyle w:val="BodyText"/>
      </w:pPr>
      <w:r>
        <w:t xml:space="preserve">Moretti, D., Thomas, L., Marques, T., Harwood, J., Dilley, A., Neales, B., … Morrissey, R. (2014). A Risk Function for Behavioral Disruption of Blainville’s Beaked Whales (Mesoplodon densirostris) from Mid-Frequency Active Sonar. </w:t>
      </w:r>
      <w:r>
        <w:rPr>
          <w:i/>
        </w:rPr>
        <w:t>PLoS ONE</w:t>
      </w:r>
      <w:r>
        <w:t xml:space="preserve">, </w:t>
      </w:r>
      <w:r>
        <w:rPr>
          <w:i/>
        </w:rPr>
        <w:t>9</w:t>
      </w:r>
      <w:r>
        <w:t xml:space="preserve">(1), e85064. </w:t>
      </w:r>
      <w:hyperlink r:id="rId28">
        <w:r>
          <w:rPr>
            <w:rStyle w:val="Hyperlink"/>
          </w:rPr>
          <w:t>https://doi.org/10.1371/journal.pone.0085064</w:t>
        </w:r>
      </w:hyperlink>
    </w:p>
    <w:p w14:paraId="6757537C" w14:textId="77777777" w:rsidR="00EF0AA1" w:rsidRDefault="00307EC5">
      <w:pPr>
        <w:pStyle w:val="BodyText"/>
      </w:pPr>
      <w:r>
        <w:t xml:space="preserve">Navy, U. D. of the. (2018). </w:t>
      </w:r>
      <w:r>
        <w:rPr>
          <w:i/>
        </w:rPr>
        <w:t>Final Environmental Impact Statement/Overseas Environmental Impact Statement Hawaii-Southern California Training and Testing</w:t>
      </w:r>
      <w:r>
        <w:t xml:space="preserve">. Retrieved from </w:t>
      </w:r>
      <w:hyperlink r:id="rId29">
        <w:r>
          <w:rPr>
            <w:rStyle w:val="Hyperlink"/>
          </w:rPr>
          <w:t>https://www.hstteis.com/portals/hstteis/files/hstteis_p3/feis/section/HSTT_FEIS_3.07_Marine_Mammals_October_2018.pdf</w:t>
        </w:r>
      </w:hyperlink>
    </w:p>
    <w:p w14:paraId="1C2A997C" w14:textId="77777777" w:rsidR="00EF0AA1" w:rsidRDefault="00307EC5">
      <w:pPr>
        <w:pStyle w:val="BodyText"/>
      </w:pPr>
      <w:r>
        <w:t xml:space="preserve">New, L. F., Moretti, D. J., Hooker, S. K., Costa, D. P., &amp; Simmons, S. E. (2013). Using Energetic Models to Investigate the Survival and Reproduction of Beaked Whales (family Ziphiidae). </w:t>
      </w:r>
      <w:r>
        <w:rPr>
          <w:i/>
        </w:rPr>
        <w:t>PLoS ONE</w:t>
      </w:r>
      <w:r>
        <w:t xml:space="preserve">, </w:t>
      </w:r>
      <w:r>
        <w:rPr>
          <w:i/>
        </w:rPr>
        <w:t>8</w:t>
      </w:r>
      <w:r>
        <w:t xml:space="preserve">(7), e68725. </w:t>
      </w:r>
      <w:hyperlink r:id="rId30">
        <w:r>
          <w:rPr>
            <w:rStyle w:val="Hyperlink"/>
          </w:rPr>
          <w:t>https://doi.org/10.1371/journal.pone.0068725</w:t>
        </w:r>
      </w:hyperlink>
    </w:p>
    <w:p w14:paraId="294EF0EE" w14:textId="77777777" w:rsidR="00EF0AA1" w:rsidRDefault="00307EC5">
      <w:pPr>
        <w:pStyle w:val="BodyText"/>
      </w:pPr>
      <w:r>
        <w:t xml:space="preserve">Pirotta, E., Milor, R., Quick, N., Moretti, D., Di Marzio, N., Tyack, P., … Hastie, G. (2012). Vessel Noise Affects Beaked Whale Behavior: Results of a Dedicated Acoustic Response Study. </w:t>
      </w:r>
      <w:r>
        <w:rPr>
          <w:i/>
        </w:rPr>
        <w:t>PLoS ONE</w:t>
      </w:r>
      <w:r>
        <w:t xml:space="preserve">, </w:t>
      </w:r>
      <w:r>
        <w:rPr>
          <w:i/>
        </w:rPr>
        <w:t>7</w:t>
      </w:r>
      <w:r>
        <w:t xml:space="preserve">(8), e42535. </w:t>
      </w:r>
      <w:hyperlink r:id="rId31">
        <w:r>
          <w:rPr>
            <w:rStyle w:val="Hyperlink"/>
          </w:rPr>
          <w:t>https://doi.org/10.1371/journal.pone.0042535</w:t>
        </w:r>
      </w:hyperlink>
    </w:p>
    <w:p w14:paraId="547DADDB" w14:textId="77777777" w:rsidR="00EF0AA1" w:rsidRDefault="00307EC5">
      <w:pPr>
        <w:pStyle w:val="BodyText"/>
      </w:pPr>
      <w:r>
        <w:t xml:space="preserve">Pya, N., &amp; Wood, S. N. (2015). Shape constrained additive models. </w:t>
      </w:r>
      <w:r>
        <w:rPr>
          <w:i/>
        </w:rPr>
        <w:t>Statistics and Computing</w:t>
      </w:r>
      <w:r>
        <w:t xml:space="preserve">, </w:t>
      </w:r>
      <w:r>
        <w:rPr>
          <w:i/>
        </w:rPr>
        <w:t>25</w:t>
      </w:r>
      <w:r>
        <w:t xml:space="preserve">(3), 543–559. </w:t>
      </w:r>
      <w:hyperlink r:id="rId32">
        <w:r>
          <w:rPr>
            <w:rStyle w:val="Hyperlink"/>
          </w:rPr>
          <w:t>https://doi.org/10.1007/s11222-013-9448-7</w:t>
        </w:r>
      </w:hyperlink>
    </w:p>
    <w:p w14:paraId="74838AC3" w14:textId="77777777" w:rsidR="00EF0AA1" w:rsidRDefault="00307EC5">
      <w:pPr>
        <w:pStyle w:val="BodyText"/>
      </w:pPr>
      <w:r>
        <w:t xml:space="preserve">R Core Team. (2018). </w:t>
      </w:r>
      <w:r>
        <w:rPr>
          <w:i/>
        </w:rPr>
        <w:t>R: A Language and Environment for Statistical Computing</w:t>
      </w:r>
      <w:r>
        <w:t xml:space="preserve">. Retrieved from </w:t>
      </w:r>
      <w:hyperlink r:id="rId33">
        <w:r>
          <w:rPr>
            <w:rStyle w:val="Hyperlink"/>
          </w:rPr>
          <w:t>https://www.R-project.org/</w:t>
        </w:r>
      </w:hyperlink>
    </w:p>
    <w:p w14:paraId="756F63BB" w14:textId="77777777" w:rsidR="00EF0AA1" w:rsidRDefault="00307EC5">
      <w:pPr>
        <w:pStyle w:val="BodyText"/>
      </w:pPr>
      <w:r>
        <w:t xml:space="preserve">Rue, H., &amp; Held, L. (2005). </w:t>
      </w:r>
      <w:r>
        <w:rPr>
          <w:i/>
        </w:rPr>
        <w:t>Gaussian Markov Random Fields: Theory and Applications</w:t>
      </w:r>
      <w:r>
        <w:t>. London: Chapman &amp; Hall.</w:t>
      </w:r>
    </w:p>
    <w:p w14:paraId="4D51F7BE" w14:textId="77777777" w:rsidR="00EF0AA1" w:rsidRDefault="00307EC5">
      <w:pPr>
        <w:pStyle w:val="BodyText"/>
      </w:pPr>
      <w:r>
        <w:t xml:space="preserve">Turner, R. (2019). </w:t>
      </w:r>
      <w:r>
        <w:rPr>
          <w:i/>
        </w:rPr>
        <w:t>Deldir: Delaunay Triangulation and Dirichlet (Voronoi) Tessellation</w:t>
      </w:r>
      <w:r>
        <w:t xml:space="preserve">. Retrieved from </w:t>
      </w:r>
      <w:hyperlink r:id="rId34">
        <w:r>
          <w:rPr>
            <w:rStyle w:val="Hyperlink"/>
          </w:rPr>
          <w:t>https://CRAN.R-project.org/package=deldir</w:t>
        </w:r>
      </w:hyperlink>
    </w:p>
    <w:p w14:paraId="5C9A02C6" w14:textId="77777777" w:rsidR="00EF0AA1" w:rsidRDefault="00307EC5">
      <w:pPr>
        <w:pStyle w:val="BodyText"/>
      </w:pPr>
      <w:r>
        <w:lastRenderedPageBreak/>
        <w:t xml:space="preserve">Tyack, P. L., &amp; Thomas, L. (2019). Using dose–response functions to improve calculations of the impact of anthropogenic noise. </w:t>
      </w:r>
      <w:r>
        <w:rPr>
          <w:i/>
        </w:rPr>
        <w:t>Aquatic Conservation: Marine and Freshwater Ecosystems</w:t>
      </w:r>
      <w:r>
        <w:t xml:space="preserve">, </w:t>
      </w:r>
      <w:r>
        <w:rPr>
          <w:i/>
        </w:rPr>
        <w:t>29</w:t>
      </w:r>
      <w:r>
        <w:t xml:space="preserve">(S1), 242–253. </w:t>
      </w:r>
      <w:hyperlink r:id="rId35">
        <w:r>
          <w:rPr>
            <w:rStyle w:val="Hyperlink"/>
          </w:rPr>
          <w:t>https://doi.org/10.1002/aqc.3149</w:t>
        </w:r>
      </w:hyperlink>
    </w:p>
    <w:p w14:paraId="1B693C1A" w14:textId="77777777" w:rsidR="00EF0AA1" w:rsidRDefault="00307EC5">
      <w:pPr>
        <w:pStyle w:val="BodyText"/>
        <w:rPr>
          <w:ins w:id="346" w:author="Elizabeth Henderson" w:date="2020-05-20T09:31:00Z"/>
          <w:rStyle w:val="Hyperlink"/>
        </w:rPr>
      </w:pPr>
      <w:r>
        <w:t xml:space="preserve">Tyack, P. L., Zimmer, W. M. X., Moretti, D., Southall, B. L., Claridge, D. E., Durban, J. W., … Boyd, I. L. (2011). Beaked Whales Respond to Simulated and Actual Navy Sonar. </w:t>
      </w:r>
      <w:r>
        <w:rPr>
          <w:i/>
        </w:rPr>
        <w:t>PLoS ONE</w:t>
      </w:r>
      <w:r>
        <w:t xml:space="preserve">, </w:t>
      </w:r>
      <w:r>
        <w:rPr>
          <w:i/>
        </w:rPr>
        <w:t>6</w:t>
      </w:r>
      <w:r>
        <w:t xml:space="preserve">(3), e17009. </w:t>
      </w:r>
      <w:hyperlink r:id="rId36">
        <w:r>
          <w:rPr>
            <w:rStyle w:val="Hyperlink"/>
          </w:rPr>
          <w:t>https://doi.org/10.1371/journal.pone.0017009</w:t>
        </w:r>
      </w:hyperlink>
    </w:p>
    <w:p w14:paraId="2F336094" w14:textId="77777777" w:rsidR="00817427" w:rsidRDefault="00817427">
      <w:pPr>
        <w:pStyle w:val="BodyText"/>
      </w:pPr>
      <w:ins w:id="347" w:author="Elizabeth Henderson" w:date="2020-05-20T09:31:00Z">
        <w:r w:rsidRPr="00817427">
          <w:t>U.S. Department of the Navy (2017). Criteria and Thresholds for U.S. Navy Acoustic and Explosive Effects Analysis (Phase III). San Diego, CA, Space and Naval Warfare Systems Command, Pacific.</w:t>
        </w:r>
      </w:ins>
    </w:p>
    <w:p w14:paraId="610CCAE8" w14:textId="77777777" w:rsidR="00EF0AA1" w:rsidRDefault="00307EC5">
      <w:pPr>
        <w:pStyle w:val="BodyText"/>
      </w:pPr>
      <w:r>
        <w:t xml:space="preserve">Wickham, H., &amp; Bryan, J. (2019). </w:t>
      </w:r>
      <w:r>
        <w:rPr>
          <w:i/>
        </w:rPr>
        <w:t>Readxl: Read excel files</w:t>
      </w:r>
      <w:r>
        <w:t xml:space="preserve">. Retrieved from </w:t>
      </w:r>
      <w:hyperlink r:id="rId37">
        <w:r>
          <w:rPr>
            <w:rStyle w:val="Hyperlink"/>
          </w:rPr>
          <w:t>https://CRAN.R-project.org/package=readxl</w:t>
        </w:r>
      </w:hyperlink>
    </w:p>
    <w:p w14:paraId="42D10883" w14:textId="77777777" w:rsidR="00EF0AA1" w:rsidRDefault="00307EC5">
      <w:pPr>
        <w:pStyle w:val="BodyText"/>
      </w:pPr>
      <w:r>
        <w:t xml:space="preserve">Wickham, H., &amp; Henry, L. (2020). </w:t>
      </w:r>
      <w:r>
        <w:rPr>
          <w:i/>
        </w:rPr>
        <w:t>Tidyr: Tidy messy data</w:t>
      </w:r>
      <w:r>
        <w:t xml:space="preserve">. Retrieved from </w:t>
      </w:r>
      <w:hyperlink r:id="rId38">
        <w:r>
          <w:rPr>
            <w:rStyle w:val="Hyperlink"/>
          </w:rPr>
          <w:t>https://CRAN.R-project.org/package=tidyr</w:t>
        </w:r>
      </w:hyperlink>
    </w:p>
    <w:p w14:paraId="68406872" w14:textId="77777777" w:rsidR="00EF0AA1" w:rsidRDefault="00307EC5">
      <w:pPr>
        <w:pStyle w:val="BodyText"/>
      </w:pPr>
      <w:r>
        <w:t xml:space="preserve">Wickham, H., François, R., Henry, L., &amp; Müller, K. (2020). </w:t>
      </w:r>
      <w:r>
        <w:rPr>
          <w:i/>
        </w:rPr>
        <w:t>Dplyr: A grammar of data manipulation</w:t>
      </w:r>
      <w:r>
        <w:t xml:space="preserve">. Retrieved from </w:t>
      </w:r>
      <w:hyperlink r:id="rId39">
        <w:r>
          <w:rPr>
            <w:rStyle w:val="Hyperlink"/>
          </w:rPr>
          <w:t>https://CRAN.R-project.org/package=dplyr</w:t>
        </w:r>
      </w:hyperlink>
    </w:p>
    <w:p w14:paraId="09F3DBF9" w14:textId="77777777" w:rsidR="00EF0AA1" w:rsidRDefault="00307EC5">
      <w:pPr>
        <w:pStyle w:val="BodyText"/>
      </w:pPr>
      <w:r>
        <w:t xml:space="preserve">Wickham, H., Hester, J., &amp; Francois, R. (2018). </w:t>
      </w:r>
      <w:r>
        <w:rPr>
          <w:i/>
        </w:rPr>
        <w:t>Readr: Read rectangular text data</w:t>
      </w:r>
      <w:r>
        <w:t xml:space="preserve">. Retrieved from </w:t>
      </w:r>
      <w:hyperlink r:id="rId40">
        <w:r>
          <w:rPr>
            <w:rStyle w:val="Hyperlink"/>
          </w:rPr>
          <w:t>https://CRAN.R-project.org/package=readr</w:t>
        </w:r>
      </w:hyperlink>
    </w:p>
    <w:p w14:paraId="6B4A8AEA" w14:textId="77777777" w:rsidR="00EF0AA1" w:rsidRDefault="00307EC5">
      <w:pPr>
        <w:pStyle w:val="BodyText"/>
      </w:pPr>
      <w:r>
        <w:t xml:space="preserve">Wood, S. N. (2003). Thin plate regression splines. </w:t>
      </w:r>
      <w:r>
        <w:rPr>
          <w:i/>
        </w:rPr>
        <w:t>Journal of the Royal Statistical Society: Series B (Statistical Methodology)</w:t>
      </w:r>
      <w:r>
        <w:t xml:space="preserve">, </w:t>
      </w:r>
      <w:r>
        <w:rPr>
          <w:i/>
        </w:rPr>
        <w:t>65</w:t>
      </w:r>
      <w:r>
        <w:t xml:space="preserve">(1), 95–114. </w:t>
      </w:r>
      <w:hyperlink r:id="rId41">
        <w:r>
          <w:rPr>
            <w:rStyle w:val="Hyperlink"/>
          </w:rPr>
          <w:t>https://doi.org/10.1111/1467-9868.00374</w:t>
        </w:r>
      </w:hyperlink>
    </w:p>
    <w:p w14:paraId="25C01A56" w14:textId="77777777" w:rsidR="00EF0AA1" w:rsidRDefault="00307EC5">
      <w:pPr>
        <w:pStyle w:val="BodyText"/>
      </w:pPr>
      <w:r>
        <w:t xml:space="preserve">Wood, S. N. (2008). Fast stable direct fitting and smoothness selection for generalized additive models. </w:t>
      </w:r>
      <w:r>
        <w:rPr>
          <w:i/>
        </w:rPr>
        <w:t>Journal of the Royal Statistical Society: Series B (Statistical Methodology)</w:t>
      </w:r>
      <w:r>
        <w:t xml:space="preserve">, </w:t>
      </w:r>
      <w:r>
        <w:rPr>
          <w:i/>
        </w:rPr>
        <w:t>70</w:t>
      </w:r>
      <w:r>
        <w:t>(3), 495–518.</w:t>
      </w:r>
    </w:p>
    <w:p w14:paraId="55BF1B4D" w14:textId="77777777" w:rsidR="00EF0AA1" w:rsidRDefault="00307EC5">
      <w:pPr>
        <w:pStyle w:val="BodyText"/>
      </w:pPr>
      <w:r>
        <w:t xml:space="preserve">Wood, S. N. (2017). </w:t>
      </w:r>
      <w:r>
        <w:rPr>
          <w:i/>
        </w:rPr>
        <w:t>Generalized Additive Models: An Introduction with R</w:t>
      </w:r>
      <w:r>
        <w:t xml:space="preserve"> (2nd ed.). Chapman; Hall/CRC.</w:t>
      </w:r>
    </w:p>
    <w:p w14:paraId="1F872C72" w14:textId="77777777" w:rsidR="00EF0AA1" w:rsidRDefault="00307EC5">
      <w:pPr>
        <w:pStyle w:val="BodyText"/>
      </w:pPr>
      <w:r>
        <w:t xml:space="preserve">Wood, S. N., Li, Z., Shaddick, G., &amp; Augustin, N. H. (2017). Generalized Additive Models for Gigadata: Modeling the U.K. Black Smoke Network Daily Data. </w:t>
      </w:r>
      <w:r>
        <w:rPr>
          <w:i/>
        </w:rPr>
        <w:t>Journal of the American Statistical Association</w:t>
      </w:r>
      <w:r>
        <w:t xml:space="preserve">, </w:t>
      </w:r>
      <w:r>
        <w:rPr>
          <w:i/>
        </w:rPr>
        <w:t>112</w:t>
      </w:r>
      <w:r>
        <w:t xml:space="preserve">(519), 1199–1210. </w:t>
      </w:r>
      <w:hyperlink r:id="rId42">
        <w:r>
          <w:rPr>
            <w:rStyle w:val="Hyperlink"/>
          </w:rPr>
          <w:t>https://doi.org/10.1080/01621459.2016.1195744</w:t>
        </w:r>
      </w:hyperlink>
    </w:p>
    <w:p w14:paraId="1FC0D23B" w14:textId="77777777" w:rsidR="00EF0AA1" w:rsidRDefault="00307EC5">
      <w:pPr>
        <w:pStyle w:val="BodyText"/>
      </w:pPr>
      <w:r>
        <w:t xml:space="preserve">Xie, Y., Allaire, J., &amp; Grolemund, G. (2018). </w:t>
      </w:r>
      <w:r>
        <w:rPr>
          <w:i/>
        </w:rPr>
        <w:t>R markdown: The definitive guide</w:t>
      </w:r>
      <w:r>
        <w:t xml:space="preserve">. Retrieved from </w:t>
      </w:r>
      <w:hyperlink r:id="rId43">
        <w:r>
          <w:rPr>
            <w:rStyle w:val="Hyperlink"/>
          </w:rPr>
          <w:t>https://bookdown.org/yihui/rmarkdown</w:t>
        </w:r>
      </w:hyperlink>
    </w:p>
    <w:sectPr w:rsidR="00EF0AA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en Thomas" w:date="2020-05-20T22:35:00Z" w:initials="LT">
    <w:p w14:paraId="307F99EE" w14:textId="77777777" w:rsidR="000572D2" w:rsidRDefault="000572D2">
      <w:pPr>
        <w:pStyle w:val="CommentText"/>
      </w:pPr>
      <w:r>
        <w:rPr>
          <w:rStyle w:val="CommentReference"/>
        </w:rPr>
        <w:annotationRef/>
      </w:r>
      <w:r>
        <w:t>Great start – well done!</w:t>
      </w:r>
    </w:p>
    <w:p w14:paraId="1A4440E3" w14:textId="77777777" w:rsidR="000572D2" w:rsidRDefault="000572D2">
      <w:pPr>
        <w:pStyle w:val="CommentText"/>
      </w:pPr>
    </w:p>
    <w:p w14:paraId="6512C408" w14:textId="7B1F0727" w:rsidR="000572D2" w:rsidRDefault="000572D2">
      <w:pPr>
        <w:pStyle w:val="CommentText"/>
      </w:pPr>
      <w:r>
        <w:t>What title are you thinking of?</w:t>
      </w:r>
    </w:p>
    <w:p w14:paraId="70626A69" w14:textId="0A99391B" w:rsidR="000572D2" w:rsidRDefault="000572D2">
      <w:pPr>
        <w:pStyle w:val="CommentText"/>
      </w:pPr>
    </w:p>
    <w:p w14:paraId="33307722" w14:textId="1F70C3CF" w:rsidR="000572D2" w:rsidRDefault="000572D2">
      <w:pPr>
        <w:pStyle w:val="CommentText"/>
      </w:pPr>
      <w:r>
        <w:t>Authors and ordering??</w:t>
      </w:r>
    </w:p>
    <w:p w14:paraId="4414A75A" w14:textId="676508A7" w:rsidR="000572D2" w:rsidRDefault="000572D2">
      <w:pPr>
        <w:pStyle w:val="CommentText"/>
      </w:pPr>
    </w:p>
    <w:p w14:paraId="2A09CA28" w14:textId="230FB8F6" w:rsidR="000572D2" w:rsidRDefault="000572D2">
      <w:pPr>
        <w:pStyle w:val="CommentText"/>
      </w:pPr>
      <w:r>
        <w:t>Target Journal?  My notes say Marine Mammal Science.</w:t>
      </w:r>
    </w:p>
    <w:p w14:paraId="73674BE1" w14:textId="24D6F21B" w:rsidR="000572D2" w:rsidRDefault="000572D2">
      <w:pPr>
        <w:pStyle w:val="CommentText"/>
      </w:pPr>
    </w:p>
  </w:comment>
  <w:comment w:id="3" w:author="Len Thomas" w:date="2020-05-20T23:59:00Z" w:initials="LT">
    <w:p w14:paraId="44377E42" w14:textId="1B466117" w:rsidR="00666F12" w:rsidRDefault="00666F12">
      <w:pPr>
        <w:pStyle w:val="CommentText"/>
      </w:pPr>
      <w:r>
        <w:rPr>
          <w:rStyle w:val="CommentReference"/>
        </w:rPr>
        <w:annotationRef/>
      </w:r>
      <w:r>
        <w:t>Hang on, I see they are on the pdf version.  Apparently some text etc has been lost between there and the word version.</w:t>
      </w:r>
    </w:p>
  </w:comment>
  <w:comment w:id="1" w:author="Len Thomas" w:date="2020-05-20T21:52:00Z" w:initials="LT">
    <w:p w14:paraId="27604F99" w14:textId="77777777" w:rsidR="000572D2" w:rsidRDefault="000572D2">
      <w:pPr>
        <w:pStyle w:val="CommentText"/>
      </w:pPr>
      <w:r>
        <w:rPr>
          <w:rStyle w:val="CommentReference"/>
        </w:rPr>
        <w:annotationRef/>
      </w:r>
      <w:r>
        <w:t xml:space="preserve">If target is Marine Mammal Science, then max abstract length is 200 words.  I therefore did a bunch of trimming, reducing the length of the introductory material, removing extraneous words, and removing the speculative “future work” part. </w:t>
      </w:r>
    </w:p>
    <w:p w14:paraId="37111289" w14:textId="2500E577" w:rsidR="000572D2" w:rsidRDefault="000572D2">
      <w:pPr>
        <w:pStyle w:val="CommentText"/>
      </w:pPr>
    </w:p>
    <w:p w14:paraId="2E6FDBF3" w14:textId="59A87497" w:rsidR="000572D2" w:rsidRDefault="000572D2">
      <w:pPr>
        <w:pStyle w:val="CommentText"/>
      </w:pPr>
      <w:r>
        <w:t>Now just under 200 words, but would like to be able to say more about the comparison with other places (e.g., specifically which they are), so likely needs more editing after the discussion is written.</w:t>
      </w:r>
    </w:p>
    <w:p w14:paraId="3175546B" w14:textId="34DA558F" w:rsidR="000572D2" w:rsidRDefault="000572D2">
      <w:pPr>
        <w:pStyle w:val="CommentText"/>
      </w:pPr>
    </w:p>
  </w:comment>
  <w:comment w:id="16" w:author="Len Thomas" w:date="2020-05-20T21:52:00Z" w:initials="LT">
    <w:p w14:paraId="1F81BA70" w14:textId="3B5FC8C8" w:rsidR="000572D2" w:rsidRDefault="000572D2">
      <w:pPr>
        <w:pStyle w:val="CommentText"/>
      </w:pPr>
      <w:r>
        <w:rPr>
          <w:rStyle w:val="CommentReference"/>
        </w:rPr>
        <w:annotationRef/>
      </w:r>
      <w:r>
        <w:t>Removed some background text that is not necessary here.</w:t>
      </w:r>
    </w:p>
  </w:comment>
  <w:comment w:id="4" w:author="Elizabeth Henderson" w:date="2020-05-20T09:10:00Z" w:initials="EH">
    <w:p w14:paraId="336D0342" w14:textId="77777777" w:rsidR="000572D2" w:rsidRDefault="000572D2">
      <w:pPr>
        <w:pStyle w:val="CommentText"/>
      </w:pPr>
      <w:r>
        <w:rPr>
          <w:rStyle w:val="CommentReference"/>
        </w:rPr>
        <w:annotationRef/>
      </w:r>
      <w:r>
        <w:t xml:space="preserve">I don’t like how this is phrased. Sonar itself does not injure animals; it’s their response that can lead to injuries and death. </w:t>
      </w:r>
    </w:p>
  </w:comment>
  <w:comment w:id="75" w:author="Elizabeth Henderson" w:date="2020-05-20T09:15:00Z" w:initials="EH">
    <w:p w14:paraId="7822B8B7" w14:textId="77777777" w:rsidR="000572D2" w:rsidRDefault="000572D2">
      <w:pPr>
        <w:pStyle w:val="CommentText"/>
      </w:pPr>
      <w:r>
        <w:rPr>
          <w:rStyle w:val="CommentReference"/>
        </w:rPr>
        <w:annotationRef/>
      </w:r>
      <w:r>
        <w:t>I think this paper has been slightly disproven/updated by de Quiros et al 2019. They showed that there are actually 7 different “symptoms” that seem to result from an extreme response to a noise exposure, and that several need to be present to really link them. The gas bubbles alone can form in a number of ways.</w:t>
      </w:r>
    </w:p>
  </w:comment>
  <w:comment w:id="81" w:author="Len Thomas" w:date="2020-05-20T22:13:00Z" w:initials="LT">
    <w:p w14:paraId="10CCB184" w14:textId="77777777" w:rsidR="000572D2" w:rsidRDefault="000572D2">
      <w:pPr>
        <w:pStyle w:val="CommentText"/>
      </w:pPr>
      <w:r>
        <w:rPr>
          <w:rStyle w:val="CommentReference"/>
        </w:rPr>
        <w:annotationRef/>
      </w:r>
      <w:r>
        <w:t>Department of the Navy?</w:t>
      </w:r>
    </w:p>
    <w:p w14:paraId="28813F43" w14:textId="77777777" w:rsidR="000572D2" w:rsidRDefault="000572D2">
      <w:pPr>
        <w:pStyle w:val="CommentText"/>
      </w:pPr>
    </w:p>
    <w:p w14:paraId="3D5E4375" w14:textId="26251008" w:rsidR="000572D2" w:rsidRDefault="000572D2">
      <w:pPr>
        <w:pStyle w:val="CommentText"/>
      </w:pPr>
      <w:r>
        <w:t>Or US Navy?  I’m not sure how best to cite them as an author, but I suspect it’s more than just “Navy”!</w:t>
      </w:r>
    </w:p>
  </w:comment>
  <w:comment w:id="82" w:author="Len Thomas" w:date="2020-05-20T22:14:00Z" w:initials="LT">
    <w:p w14:paraId="796E42F9" w14:textId="4CC1A9AB" w:rsidR="000572D2" w:rsidRDefault="000572D2">
      <w:pPr>
        <w:pStyle w:val="CommentText"/>
      </w:pPr>
      <w:r>
        <w:rPr>
          <w:rStyle w:val="CommentReference"/>
        </w:rPr>
        <w:annotationRef/>
      </w:r>
      <w:r>
        <w:t>For one thing this implies that US Navy is the biggest problem, when I’m not sure this is correct (although it is true they fund most of the research); also this ignores the 3S projects and others that look at Nato Navy sonar.</w:t>
      </w:r>
    </w:p>
  </w:comment>
  <w:comment w:id="108" w:author="Len Thomas" w:date="2020-05-20T22:31:00Z" w:initials="LT">
    <w:p w14:paraId="53C27CCB" w14:textId="77777777" w:rsidR="000572D2" w:rsidRDefault="000572D2">
      <w:pPr>
        <w:pStyle w:val="CommentText"/>
      </w:pPr>
      <w:r>
        <w:rPr>
          <w:rStyle w:val="CommentReference"/>
        </w:rPr>
        <w:annotationRef/>
      </w:r>
      <w:r>
        <w:t>I think it won’t be clear to the first-time reader what you mean by “each model was used as an offset in the next model”, since “each” only refers to 2 of the models and we’re not explicit that they were sequential.  Suggest instead saying workds to the effect that</w:t>
      </w:r>
    </w:p>
    <w:p w14:paraId="593EC155" w14:textId="236EA31E" w:rsidR="000572D2" w:rsidRDefault="000572D2">
      <w:pPr>
        <w:pStyle w:val="CommentText"/>
      </w:pPr>
      <w:r>
        <w:t>A set of three linked models were fitted.  The first was fit to baseline data to estimate spatial distribution; this was then used as an offset in the second which was used etc etc.</w:t>
      </w:r>
    </w:p>
  </w:comment>
  <w:comment w:id="110" w:author="Len Thomas" w:date="2020-05-20T22:21:00Z" w:initials="LT">
    <w:p w14:paraId="0AA681C6" w14:textId="25FAAD33" w:rsidR="000572D2" w:rsidRDefault="000572D2">
      <w:pPr>
        <w:pStyle w:val="CommentText"/>
      </w:pPr>
      <w:r>
        <w:rPr>
          <w:rStyle w:val="CommentReference"/>
        </w:rPr>
        <w:annotationRef/>
      </w:r>
      <w:r>
        <w:t>We don’t use this term earlier in the Introduction.  Suggest either using earlier and explaining (the the exercises in question use hull-mounted sonar – e.g., end of last para could say “multi-day training events involving hull-mounted MFAS from Navy ships” or some such) or deleting.</w:t>
      </w:r>
    </w:p>
  </w:comment>
  <w:comment w:id="114" w:author="Len Thomas" w:date="2020-05-20T22:34:00Z" w:initials="LT">
    <w:p w14:paraId="4EF64E71" w14:textId="6B56938C" w:rsidR="000572D2" w:rsidRDefault="000572D2">
      <w:pPr>
        <w:pStyle w:val="CommentText"/>
      </w:pPr>
      <w:r>
        <w:rPr>
          <w:rStyle w:val="CommentReference"/>
        </w:rPr>
        <w:annotationRef/>
      </w:r>
      <w:r>
        <w:t>Best to use a non-breaking space (control-shift-space) between numbers and their units.</w:t>
      </w:r>
    </w:p>
  </w:comment>
  <w:comment w:id="118" w:author="Len Thomas" w:date="2020-05-20T22:37:00Z" w:initials="LT">
    <w:p w14:paraId="2D3776B5" w14:textId="552938F4" w:rsidR="000572D2" w:rsidRDefault="000572D2">
      <w:pPr>
        <w:pStyle w:val="CommentText"/>
      </w:pPr>
      <w:r>
        <w:rPr>
          <w:rStyle w:val="CommentReference"/>
        </w:rPr>
        <w:annotationRef/>
      </w:r>
      <w:r>
        <w:t>I learnt something here – I thought it was “Commander” also</w:t>
      </w:r>
    </w:p>
  </w:comment>
  <w:comment w:id="129" w:author="Len Thomas" w:date="2020-05-20T22:45:00Z" w:initials="LT">
    <w:p w14:paraId="328E12B9" w14:textId="26527AE8" w:rsidR="000572D2" w:rsidRDefault="000572D2">
      <w:pPr>
        <w:pStyle w:val="CommentText"/>
      </w:pPr>
      <w:r>
        <w:rPr>
          <w:rStyle w:val="CommentReference"/>
        </w:rPr>
        <w:annotationRef/>
      </w:r>
      <w:r>
        <w:t>Worth checking journal policy on the use of numbers vs words for low values – 2 or two etc</w:t>
      </w:r>
    </w:p>
  </w:comment>
  <w:comment w:id="142" w:author="Len Thomas" w:date="2020-05-20T22:45:00Z" w:initials="LT">
    <w:p w14:paraId="7EA60CC3" w14:textId="547BF5B5" w:rsidR="000572D2" w:rsidRDefault="000572D2">
      <w:pPr>
        <w:pStyle w:val="CommentText"/>
      </w:pPr>
      <w:r>
        <w:rPr>
          <w:rStyle w:val="CommentReference"/>
        </w:rPr>
        <w:annotationRef/>
      </w:r>
      <w:r>
        <w:t>You previously used a comma to denote thousands so I assume it’s journal policy</w:t>
      </w:r>
    </w:p>
  </w:comment>
  <w:comment w:id="148" w:author="Len Thomas" w:date="2020-05-20T22:47:00Z" w:initials="LT">
    <w:p w14:paraId="462FA707" w14:textId="13701F3A" w:rsidR="000572D2" w:rsidRDefault="000572D2">
      <w:pPr>
        <w:pStyle w:val="CommentText"/>
      </w:pPr>
      <w:r>
        <w:rPr>
          <w:rStyle w:val="CommentReference"/>
        </w:rPr>
        <w:annotationRef/>
      </w:r>
      <w:r>
        <w:t xml:space="preserve">Figure 1, presumably!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49" w:author="Len Thomas" w:date="2020-05-20T22:46:00Z" w:initials="LT">
    <w:p w14:paraId="1B753C3B" w14:textId="77777777" w:rsidR="000572D2" w:rsidRDefault="000572D2">
      <w:pPr>
        <w:pStyle w:val="CommentText"/>
      </w:pPr>
      <w:r>
        <w:t>Nice map!</w:t>
      </w:r>
    </w:p>
    <w:p w14:paraId="092F6845" w14:textId="77777777" w:rsidR="000572D2" w:rsidRDefault="000572D2">
      <w:pPr>
        <w:pStyle w:val="CommentText"/>
      </w:pPr>
    </w:p>
    <w:p w14:paraId="2B4C34C5" w14:textId="4A85E1AB" w:rsidR="000572D2" w:rsidRDefault="000572D2">
      <w:pPr>
        <w:pStyle w:val="CommentText"/>
      </w:pPr>
      <w:r>
        <w:rPr>
          <w:rStyle w:val="CommentReference"/>
        </w:rPr>
        <w:annotationRef/>
      </w:r>
      <w:r>
        <w:t>Needs usual stuff that maps “must” have: x and y axis indicating lat long or UTMX and UTMY; north arrow</w:t>
      </w:r>
    </w:p>
  </w:comment>
  <w:comment w:id="151" w:author="Len Thomas" w:date="2020-05-20T23:49:00Z" w:initials="LT">
    <w:p w14:paraId="525E4F3E" w14:textId="0141C37C" w:rsidR="00A83C6E" w:rsidRDefault="00A83C6E">
      <w:pPr>
        <w:pStyle w:val="CommentText"/>
      </w:pPr>
      <w:r>
        <w:rPr>
          <w:rStyle w:val="CommentReference"/>
        </w:rPr>
        <w:annotationRef/>
      </w:r>
      <w:r>
        <w:t>This reads a little strangely to me – classified data was provided and processed, but then some sonar data was not.  Perhaps worth being more explicit that for security reasons, classified data was provided to one author with clearance (EH), then processed into an unclassified form that could then be analyzed and made publicly available – or some such?</w:t>
      </w:r>
    </w:p>
  </w:comment>
  <w:comment w:id="164" w:author="Len Thomas" w:date="2020-05-20T23:43:00Z" w:initials="LT">
    <w:p w14:paraId="06D29C8E" w14:textId="50B2CFB3" w:rsidR="00A83C6E" w:rsidRDefault="00A83C6E">
      <w:pPr>
        <w:pStyle w:val="CommentText"/>
      </w:pPr>
      <w:r>
        <w:rPr>
          <w:rStyle w:val="CommentReference"/>
        </w:rPr>
        <w:annotationRef/>
      </w:r>
      <w:r>
        <w:t>Need to make sure we mentioned this earlier</w:t>
      </w:r>
    </w:p>
  </w:comment>
  <w:comment w:id="165" w:author="Len Thomas" w:date="2020-05-20T23:43:00Z" w:initials="LT">
    <w:p w14:paraId="76D6EEA0" w14:textId="1F3B69EC" w:rsidR="00A83C6E" w:rsidRDefault="00A83C6E">
      <w:pPr>
        <w:pStyle w:val="CommentText"/>
      </w:pPr>
      <w:r>
        <w:rPr>
          <w:rStyle w:val="CommentReference"/>
        </w:rPr>
        <w:annotationRef/>
      </w:r>
      <w:r>
        <w:t>Continue using MFAS acronym?</w:t>
      </w:r>
    </w:p>
  </w:comment>
  <w:comment w:id="166" w:author="Len Thomas" w:date="2020-05-20T23:46:00Z" w:initials="LT">
    <w:p w14:paraId="060453F5" w14:textId="14CEE303" w:rsidR="00A83C6E" w:rsidRDefault="00A83C6E">
      <w:pPr>
        <w:pStyle w:val="CommentText"/>
      </w:pPr>
      <w:r>
        <w:rPr>
          <w:rStyle w:val="CommentReference"/>
        </w:rPr>
        <w:annotationRef/>
      </w:r>
      <w:r>
        <w:t>This speaks to the propagation loss, but we also need to say something about assumed source level, right?</w:t>
      </w:r>
    </w:p>
  </w:comment>
  <w:comment w:id="167" w:author="Len Thomas" w:date="2020-05-20T23:47:00Z" w:initials="LT">
    <w:p w14:paraId="2C88792F" w14:textId="68820E9B" w:rsidR="00A83C6E" w:rsidRDefault="00A83C6E">
      <w:pPr>
        <w:pStyle w:val="CommentText"/>
      </w:pPr>
      <w:r>
        <w:rPr>
          <w:rStyle w:val="CommentReference"/>
        </w:rPr>
        <w:annotationRef/>
      </w:r>
      <w:r>
        <w:t>Seems some odd use of paragraph breaks in this section, and perhaps some re-ordering of sentences might be helpful – I’ll come back to on second round, potentially.</w:t>
      </w:r>
    </w:p>
  </w:comment>
  <w:comment w:id="171" w:author="Elizabeth Henderson" w:date="2020-05-20T10:38:00Z" w:initials="EH">
    <w:p w14:paraId="25D5DDAA" w14:textId="285998A8" w:rsidR="000572D2" w:rsidRDefault="000572D2">
      <w:pPr>
        <w:pStyle w:val="CommentText"/>
      </w:pPr>
      <w:r>
        <w:rPr>
          <w:rStyle w:val="CommentReference"/>
        </w:rPr>
        <w:annotationRef/>
      </w:r>
      <w:r>
        <w:t>I am checking on these values to make sure they are most up to date.</w:t>
      </w:r>
    </w:p>
  </w:comment>
  <w:comment w:id="190" w:author="Len Thomas" w:date="2020-05-20T23:52:00Z" w:initials="LT">
    <w:p w14:paraId="2BA117B1" w14:textId="74BE3F26" w:rsidR="00A83C6E" w:rsidRDefault="00A83C6E">
      <w:pPr>
        <w:pStyle w:val="CommentText"/>
      </w:pPr>
      <w:r>
        <w:rPr>
          <w:rStyle w:val="CommentReference"/>
        </w:rPr>
        <w:annotationRef/>
      </w:r>
      <w:r>
        <w:t xml:space="preserve">I think this concept will need a little explaining to the readership!  Both in the context of hydrophones competing for GVPs, and also on the concept of </w:t>
      </w:r>
      <w:r w:rsidR="00666F12">
        <w:t>the 6500m outside boundary used and where that came from.</w:t>
      </w:r>
    </w:p>
  </w:comment>
  <w:comment w:id="195" w:author="Elizabeth Henderson" w:date="2020-05-20T10:13:00Z" w:initials="EH">
    <w:p w14:paraId="67153818" w14:textId="77777777" w:rsidR="000572D2" w:rsidRDefault="000572D2">
      <w:pPr>
        <w:pStyle w:val="CommentText"/>
      </w:pPr>
      <w:r>
        <w:rPr>
          <w:rStyle w:val="CommentReference"/>
        </w:rPr>
        <w:annotationRef/>
      </w:r>
      <w:r>
        <w:t>This information is repeated in slightly different ways here and in the previous two sections. Does it need to be repeated as new information each time, or can it be consolidated a bit?</w:t>
      </w:r>
    </w:p>
  </w:comment>
  <w:comment w:id="196" w:author="Len Thomas" w:date="2020-05-20T23:54:00Z" w:initials="LT">
    <w:p w14:paraId="418986EC" w14:textId="4E8CFD11" w:rsidR="00666F12" w:rsidRDefault="00666F12">
      <w:pPr>
        <w:pStyle w:val="CommentText"/>
      </w:pPr>
      <w:r>
        <w:rPr>
          <w:rStyle w:val="CommentReference"/>
        </w:rPr>
        <w:annotationRef/>
      </w:r>
      <w:r>
        <w:t>Yes, I agree.  Best to deal with when you first discuss GVPs?</w:t>
      </w:r>
    </w:p>
  </w:comment>
  <w:comment w:id="197" w:author="Len Thomas" w:date="2020-05-20T23:55:00Z" w:initials="LT">
    <w:p w14:paraId="11D54CD8" w14:textId="658EAD95" w:rsidR="00666F12" w:rsidRDefault="00666F12">
      <w:pPr>
        <w:pStyle w:val="CommentText"/>
      </w:pPr>
      <w:r>
        <w:rPr>
          <w:rStyle w:val="CommentReference"/>
        </w:rPr>
        <w:annotationRef/>
      </w:r>
      <w:r>
        <w:t>US spelling throughout?</w:t>
      </w:r>
    </w:p>
  </w:comment>
  <w:comment w:id="198" w:author="Len Thomas" w:date="2020-05-20T23:57:00Z" w:initials="LT">
    <w:p w14:paraId="1005CE1C" w14:textId="5E45C3D2" w:rsidR="00666F12" w:rsidRDefault="00666F12">
      <w:pPr>
        <w:pStyle w:val="CommentText"/>
      </w:pPr>
      <w:r>
        <w:rPr>
          <w:rStyle w:val="CommentReference"/>
        </w:rPr>
        <w:annotationRef/>
      </w:r>
      <w:r>
        <w:t>The words “units” and “tiles” seem to be used interchangeably.  Use just one?</w:t>
      </w:r>
    </w:p>
  </w:comment>
  <w:comment w:id="201" w:author="Len Thomas" w:date="2020-05-20T23:56:00Z" w:initials="LT">
    <w:p w14:paraId="2608673F" w14:textId="1F169A2A" w:rsidR="00666F12" w:rsidRDefault="00666F12">
      <w:pPr>
        <w:pStyle w:val="CommentText"/>
      </w:pPr>
      <w:r>
        <w:rPr>
          <w:rStyle w:val="CommentReference"/>
        </w:rPr>
        <w:annotationRef/>
      </w:r>
      <w:r>
        <w:t>Not sure the concept of a “hop” is adequately defined here.  Possibly use “farther” here, and then…</w:t>
      </w:r>
    </w:p>
  </w:comment>
  <w:comment w:id="202" w:author="Len Thomas" w:date="2020-05-20T23:56:00Z" w:initials="LT">
    <w:p w14:paraId="15A98AE7" w14:textId="77777777" w:rsidR="00666F12" w:rsidRDefault="00666F12">
      <w:pPr>
        <w:pStyle w:val="CommentText"/>
      </w:pPr>
      <w:r>
        <w:rPr>
          <w:rStyle w:val="CommentReference"/>
        </w:rPr>
        <w:annotationRef/>
      </w:r>
      <w:r>
        <w:t>… use number of units that one must cross to get from one tile to the other.</w:t>
      </w:r>
    </w:p>
    <w:p w14:paraId="23E1A069" w14:textId="77777777" w:rsidR="00666F12" w:rsidRDefault="00666F12">
      <w:pPr>
        <w:pStyle w:val="CommentText"/>
      </w:pPr>
    </w:p>
    <w:p w14:paraId="4124F1EF" w14:textId="232F8E65" w:rsidR="00666F12" w:rsidRDefault="00666F12">
      <w:pPr>
        <w:pStyle w:val="CommentText"/>
      </w:pPr>
      <w:r>
        <w:t>Not sure my suggestion is any clearer, however.</w:t>
      </w:r>
    </w:p>
  </w:comment>
  <w:comment w:id="203" w:author="Elizabeth Henderson" w:date="2020-05-20T10:10:00Z" w:initials="EH">
    <w:p w14:paraId="3415D50C" w14:textId="77777777" w:rsidR="000572D2" w:rsidRDefault="000572D2">
      <w:pPr>
        <w:pStyle w:val="CommentText"/>
      </w:pPr>
      <w:r>
        <w:rPr>
          <w:rStyle w:val="CommentReference"/>
        </w:rPr>
        <w:annotationRef/>
      </w:r>
      <w:r>
        <w:t>Missing package name (I see it on the pdf)</w:t>
      </w:r>
    </w:p>
  </w:comment>
  <w:comment w:id="205" w:author="Elizabeth Henderson" w:date="2020-05-20T10:12:00Z" w:initials="EH">
    <w:p w14:paraId="449B0F84" w14:textId="77777777" w:rsidR="000572D2" w:rsidRDefault="000572D2">
      <w:pPr>
        <w:pStyle w:val="CommentText"/>
      </w:pPr>
      <w:r>
        <w:rPr>
          <w:rStyle w:val="CommentReference"/>
        </w:rPr>
        <w:annotationRef/>
      </w:r>
      <w:r>
        <w:t>Also missing equation here but I see it on the pdf</w:t>
      </w:r>
    </w:p>
  </w:comment>
  <w:comment w:id="206" w:author="Len Thomas" w:date="2020-05-21T00:01:00Z" w:initials="LT">
    <w:p w14:paraId="76076321" w14:textId="40D61196" w:rsidR="00666F12" w:rsidRDefault="00666F12">
      <w:pPr>
        <w:pStyle w:val="CommentText"/>
      </w:pPr>
      <w:r>
        <w:rPr>
          <w:rStyle w:val="CommentReference"/>
        </w:rPr>
        <w:annotationRef/>
      </w:r>
      <w:r>
        <w:t>Ah, damn.  Okay, I’m going to switch to the pdf then if a bunch of stuf is missing here.</w:t>
      </w:r>
      <w:bookmarkStart w:id="207" w:name="_GoBack"/>
      <w:bookmarkEnd w:id="207"/>
    </w:p>
  </w:comment>
  <w:comment w:id="268" w:author="Len Thomas" w:date="2020-05-20T23:42:00Z" w:initials="LT">
    <w:p w14:paraId="5136978F" w14:textId="26D745E5" w:rsidR="00074715" w:rsidRDefault="00074715">
      <w:pPr>
        <w:pStyle w:val="CommentText"/>
      </w:pPr>
      <w:r>
        <w:rPr>
          <w:rStyle w:val="CommentReference"/>
        </w:rPr>
        <w:annotationRef/>
      </w:r>
      <w:r>
        <w:t>Presumably we’re going to put code and data in online supplemental materials or some such.  Not sure where the appropriate place to reference this is?</w:t>
      </w:r>
      <w:r w:rsidR="00A83C6E">
        <w:t xml:space="preserve">  OR perhaps we agreed we would not volunteer these data as things like hydrophone locations are sensitive?  I don’t recall what the final decision was here…</w:t>
      </w:r>
    </w:p>
  </w:comment>
  <w:comment w:id="267" w:author="Len Thomas" w:date="2020-05-20T23:42:00Z" w:initials="LT">
    <w:p w14:paraId="062C526C" w14:textId="77777777" w:rsidR="00074715" w:rsidRDefault="00074715">
      <w:pPr>
        <w:pStyle w:val="CommentText"/>
      </w:pPr>
      <w:r>
        <w:rPr>
          <w:rStyle w:val="CommentReference"/>
        </w:rPr>
        <w:annotationRef/>
      </w:r>
      <w:r>
        <w:t>Needs some editing.</w:t>
      </w:r>
    </w:p>
    <w:p w14:paraId="7C778012" w14:textId="77777777" w:rsidR="00074715" w:rsidRDefault="00074715">
      <w:pPr>
        <w:pStyle w:val="CommentText"/>
      </w:pPr>
    </w:p>
    <w:p w14:paraId="2E366115" w14:textId="685907E7" w:rsidR="00074715" w:rsidRDefault="00074715">
      <w:pPr>
        <w:pStyle w:val="CommentText"/>
      </w:pPr>
      <w:r>
        <w:t>Not sure, in any case, that we need to reference every package used, do we?</w:t>
      </w:r>
    </w:p>
  </w:comment>
  <w:comment w:id="274" w:author="Len Thomas" w:date="2020-05-20T22:41:00Z" w:initials="LT">
    <w:p w14:paraId="0A8A961B" w14:textId="0EC768B1" w:rsidR="000572D2" w:rsidRDefault="000572D2">
      <w:pPr>
        <w:pStyle w:val="CommentText"/>
      </w:pPr>
      <w:r>
        <w:rPr>
          <w:rStyle w:val="CommentReference"/>
        </w:rPr>
        <w:annotationRef/>
      </w:r>
      <w:r>
        <w:t>Picture did not come out.</w:t>
      </w:r>
    </w:p>
  </w:comment>
  <w:comment w:id="288" w:author="Len Thomas" w:date="2020-05-20T23:04:00Z" w:initials="LT">
    <w:p w14:paraId="287C3869" w14:textId="74F53EB4" w:rsidR="000572D2" w:rsidRDefault="000572D2">
      <w:pPr>
        <w:pStyle w:val="CommentText"/>
      </w:pPr>
      <w:r>
        <w:rPr>
          <w:rStyle w:val="CommentReference"/>
        </w:rPr>
        <w:annotationRef/>
      </w:r>
      <w:r>
        <w:t>Need to be explicit about funding.</w:t>
      </w:r>
    </w:p>
  </w:comment>
  <w:comment w:id="294" w:author="Len Thomas" w:date="2020-05-20T23:04:00Z" w:initials="LT">
    <w:p w14:paraId="59877809" w14:textId="7643F789" w:rsidR="000572D2" w:rsidRDefault="000572D2">
      <w:pPr>
        <w:pStyle w:val="CommentText"/>
      </w:pPr>
      <w:r>
        <w:rPr>
          <w:rStyle w:val="CommentReference"/>
        </w:rPr>
        <w:annotationRef/>
      </w:r>
      <w:r>
        <w:t>Please double-check with Liz if it’s appropriate to add acknowledgements to anyone at PMRF, or PMRF personnel in general.</w:t>
      </w:r>
    </w:p>
  </w:comment>
  <w:comment w:id="343" w:author="Elizabeth Henderson" w:date="2020-05-20T10:29:00Z" w:initials="EH">
    <w:p w14:paraId="5672C4C8" w14:textId="77777777" w:rsidR="000572D2" w:rsidRDefault="000572D2">
      <w:pPr>
        <w:pStyle w:val="CommentText"/>
      </w:pPr>
      <w:r>
        <w:rPr>
          <w:rStyle w:val="CommentReference"/>
        </w:rPr>
        <w:annotationRef/>
      </w:r>
      <w:r>
        <w:t>This is a Tech Report for PacFleet, but it’s the only thing we have that cites NARWHAL. Are Tech Reports citable in the journal you are planning to submit this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674BE1" w15:done="0"/>
  <w15:commentEx w15:paraId="44377E42" w15:done="0"/>
  <w15:commentEx w15:paraId="3175546B" w15:done="0"/>
  <w15:commentEx w15:paraId="1F81BA70" w15:done="0"/>
  <w15:commentEx w15:paraId="336D0342" w15:done="0"/>
  <w15:commentEx w15:paraId="7822B8B7" w15:done="0"/>
  <w15:commentEx w15:paraId="3D5E4375" w15:done="0"/>
  <w15:commentEx w15:paraId="796E42F9" w15:done="0"/>
  <w15:commentEx w15:paraId="593EC155" w15:done="0"/>
  <w15:commentEx w15:paraId="0AA681C6" w15:done="0"/>
  <w15:commentEx w15:paraId="4EF64E71" w15:done="0"/>
  <w15:commentEx w15:paraId="2D3776B5" w15:done="0"/>
  <w15:commentEx w15:paraId="328E12B9" w15:done="0"/>
  <w15:commentEx w15:paraId="7EA60CC3" w15:done="0"/>
  <w15:commentEx w15:paraId="462FA707" w15:done="0"/>
  <w15:commentEx w15:paraId="2B4C34C5" w15:done="0"/>
  <w15:commentEx w15:paraId="525E4F3E" w15:done="0"/>
  <w15:commentEx w15:paraId="06D29C8E" w15:done="0"/>
  <w15:commentEx w15:paraId="76D6EEA0" w15:done="0"/>
  <w15:commentEx w15:paraId="060453F5" w15:done="0"/>
  <w15:commentEx w15:paraId="2C88792F" w15:done="0"/>
  <w15:commentEx w15:paraId="25D5DDAA" w15:done="0"/>
  <w15:commentEx w15:paraId="2BA117B1" w15:done="0"/>
  <w15:commentEx w15:paraId="67153818" w15:done="0"/>
  <w15:commentEx w15:paraId="418986EC" w15:paraIdParent="67153818" w15:done="0"/>
  <w15:commentEx w15:paraId="11D54CD8" w15:done="0"/>
  <w15:commentEx w15:paraId="1005CE1C" w15:done="0"/>
  <w15:commentEx w15:paraId="2608673F" w15:done="0"/>
  <w15:commentEx w15:paraId="4124F1EF" w15:done="0"/>
  <w15:commentEx w15:paraId="3415D50C" w15:done="0"/>
  <w15:commentEx w15:paraId="449B0F84" w15:done="0"/>
  <w15:commentEx w15:paraId="76076321" w15:paraIdParent="449B0F84" w15:done="0"/>
  <w15:commentEx w15:paraId="5136978F" w15:done="0"/>
  <w15:commentEx w15:paraId="2E366115" w15:done="0"/>
  <w15:commentEx w15:paraId="0A8A961B" w15:done="0"/>
  <w15:commentEx w15:paraId="287C3869" w15:done="0"/>
  <w15:commentEx w15:paraId="59877809" w15:done="0"/>
  <w15:commentEx w15:paraId="5672C4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674BE1" w16cid:durableId="22702F41"/>
  <w16cid:commentId w16cid:paraId="44377E42" w16cid:durableId="227042D6"/>
  <w16cid:commentId w16cid:paraId="3175546B" w16cid:durableId="22702517"/>
  <w16cid:commentId w16cid:paraId="1F81BA70" w16cid:durableId="22702509"/>
  <w16cid:commentId w16cid:paraId="336D0342" w16cid:durableId="227023BB"/>
  <w16cid:commentId w16cid:paraId="7822B8B7" w16cid:durableId="227023BC"/>
  <w16cid:commentId w16cid:paraId="3D5E4375" w16cid:durableId="22702A1D"/>
  <w16cid:commentId w16cid:paraId="796E42F9" w16cid:durableId="22702A5F"/>
  <w16cid:commentId w16cid:paraId="593EC155" w16cid:durableId="22702E2B"/>
  <w16cid:commentId w16cid:paraId="0AA681C6" w16cid:durableId="22702BF6"/>
  <w16cid:commentId w16cid:paraId="4EF64E71" w16cid:durableId="22702F07"/>
  <w16cid:commentId w16cid:paraId="2D3776B5" w16cid:durableId="22702F97"/>
  <w16cid:commentId w16cid:paraId="328E12B9" w16cid:durableId="22703192"/>
  <w16cid:commentId w16cid:paraId="7EA60CC3" w16cid:durableId="22703174"/>
  <w16cid:commentId w16cid:paraId="462FA707" w16cid:durableId="227031E6"/>
  <w16cid:commentId w16cid:paraId="2B4C34C5" w16cid:durableId="227031DB"/>
  <w16cid:commentId w16cid:paraId="525E4F3E" w16cid:durableId="227040A4"/>
  <w16cid:commentId w16cid:paraId="06D29C8E" w16cid:durableId="22703F26"/>
  <w16cid:commentId w16cid:paraId="76D6EEA0" w16cid:durableId="22703F34"/>
  <w16cid:commentId w16cid:paraId="060453F5" w16cid:durableId="22703FE3"/>
  <w16cid:commentId w16cid:paraId="2C88792F" w16cid:durableId="22704028"/>
  <w16cid:commentId w16cid:paraId="25D5DDAA" w16cid:durableId="227023BD"/>
  <w16cid:commentId w16cid:paraId="2BA117B1" w16cid:durableId="22704158"/>
  <w16cid:commentId w16cid:paraId="67153818" w16cid:durableId="227023BE"/>
  <w16cid:commentId w16cid:paraId="418986EC" w16cid:durableId="227041A1"/>
  <w16cid:commentId w16cid:paraId="11D54CD8" w16cid:durableId="227041D8"/>
  <w16cid:commentId w16cid:paraId="1005CE1C" w16cid:durableId="22704283"/>
  <w16cid:commentId w16cid:paraId="2608673F" w16cid:durableId="2270421E"/>
  <w16cid:commentId w16cid:paraId="4124F1EF" w16cid:durableId="22704237"/>
  <w16cid:commentId w16cid:paraId="3415D50C" w16cid:durableId="227023BF"/>
  <w16cid:commentId w16cid:paraId="449B0F84" w16cid:durableId="227023C0"/>
  <w16cid:commentId w16cid:paraId="76076321" w16cid:durableId="22704344"/>
  <w16cid:commentId w16cid:paraId="5136978F" w16cid:durableId="22703EE4"/>
  <w16cid:commentId w16cid:paraId="2E366115" w16cid:durableId="22703EDA"/>
  <w16cid:commentId w16cid:paraId="0A8A961B" w16cid:durableId="227030A0"/>
  <w16cid:commentId w16cid:paraId="287C3869" w16cid:durableId="22703611"/>
  <w16cid:commentId w16cid:paraId="59877809" w16cid:durableId="227035E6"/>
  <w16cid:commentId w16cid:paraId="5672C4C8" w16cid:durableId="227023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71C06" w14:textId="77777777" w:rsidR="00082BAB" w:rsidRDefault="00082BAB">
      <w:pPr>
        <w:spacing w:after="0"/>
      </w:pPr>
      <w:r>
        <w:separator/>
      </w:r>
    </w:p>
  </w:endnote>
  <w:endnote w:type="continuationSeparator" w:id="0">
    <w:p w14:paraId="583E56CC" w14:textId="77777777" w:rsidR="00082BAB" w:rsidRDefault="00082B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CB96E" w14:textId="77777777" w:rsidR="00082BAB" w:rsidRDefault="00082BAB">
      <w:r>
        <w:separator/>
      </w:r>
    </w:p>
  </w:footnote>
  <w:footnote w:type="continuationSeparator" w:id="0">
    <w:p w14:paraId="70B20FE6" w14:textId="77777777" w:rsidR="00082BAB" w:rsidRDefault="00082B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60974A"/>
    <w:multiLevelType w:val="multilevel"/>
    <w:tmpl w:val="B268E21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B7E1537"/>
    <w:multiLevelType w:val="multilevel"/>
    <w:tmpl w:val="0EB0B1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89C57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 Thomas">
    <w15:presenceInfo w15:providerId="None" w15:userId="Len Thomas"/>
  </w15:person>
  <w15:person w15:author="Elizabeth Henderson">
    <w15:presenceInfo w15:providerId="AD" w15:userId="S-1-5-21-686230860-2809755747-3301108562-11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572D2"/>
    <w:rsid w:val="00074715"/>
    <w:rsid w:val="00082BAB"/>
    <w:rsid w:val="00153C77"/>
    <w:rsid w:val="00307EC5"/>
    <w:rsid w:val="004A1887"/>
    <w:rsid w:val="004E29B3"/>
    <w:rsid w:val="00590D07"/>
    <w:rsid w:val="005F489F"/>
    <w:rsid w:val="00645799"/>
    <w:rsid w:val="00666F12"/>
    <w:rsid w:val="00784D58"/>
    <w:rsid w:val="00817427"/>
    <w:rsid w:val="00817BED"/>
    <w:rsid w:val="00890B4A"/>
    <w:rsid w:val="008D6863"/>
    <w:rsid w:val="00914326"/>
    <w:rsid w:val="009862D5"/>
    <w:rsid w:val="009A32FB"/>
    <w:rsid w:val="009E15A9"/>
    <w:rsid w:val="00A575BD"/>
    <w:rsid w:val="00A83C6E"/>
    <w:rsid w:val="00B248FF"/>
    <w:rsid w:val="00B45674"/>
    <w:rsid w:val="00B86B75"/>
    <w:rsid w:val="00BC48D5"/>
    <w:rsid w:val="00BD1FB9"/>
    <w:rsid w:val="00BE52C6"/>
    <w:rsid w:val="00C36279"/>
    <w:rsid w:val="00D54FDA"/>
    <w:rsid w:val="00DA4EBD"/>
    <w:rsid w:val="00E315A3"/>
    <w:rsid w:val="00EA0C5A"/>
    <w:rsid w:val="00EF0AA1"/>
    <w:rsid w:val="00EF4135"/>
    <w:rsid w:val="00EF51F6"/>
    <w:rsid w:val="00F57D4A"/>
    <w:rsid w:val="00F710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CCEB4"/>
  <w15:docId w15:val="{31FEE3F3-16F2-4A15-BB50-C349D0D0E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890B4A"/>
    <w:rPr>
      <w:sz w:val="16"/>
      <w:szCs w:val="16"/>
    </w:rPr>
  </w:style>
  <w:style w:type="paragraph" w:styleId="CommentText">
    <w:name w:val="annotation text"/>
    <w:basedOn w:val="Normal"/>
    <w:link w:val="CommentTextChar"/>
    <w:semiHidden/>
    <w:unhideWhenUsed/>
    <w:rsid w:val="00890B4A"/>
    <w:rPr>
      <w:sz w:val="20"/>
      <w:szCs w:val="20"/>
    </w:rPr>
  </w:style>
  <w:style w:type="character" w:customStyle="1" w:styleId="CommentTextChar">
    <w:name w:val="Comment Text Char"/>
    <w:basedOn w:val="DefaultParagraphFont"/>
    <w:link w:val="CommentText"/>
    <w:semiHidden/>
    <w:rsid w:val="00890B4A"/>
    <w:rPr>
      <w:sz w:val="20"/>
      <w:szCs w:val="20"/>
    </w:rPr>
  </w:style>
  <w:style w:type="paragraph" w:styleId="CommentSubject">
    <w:name w:val="annotation subject"/>
    <w:basedOn w:val="CommentText"/>
    <w:next w:val="CommentText"/>
    <w:link w:val="CommentSubjectChar"/>
    <w:semiHidden/>
    <w:unhideWhenUsed/>
    <w:rsid w:val="00890B4A"/>
    <w:rPr>
      <w:b/>
      <w:bCs/>
    </w:rPr>
  </w:style>
  <w:style w:type="character" w:customStyle="1" w:styleId="CommentSubjectChar">
    <w:name w:val="Comment Subject Char"/>
    <w:basedOn w:val="CommentTextChar"/>
    <w:link w:val="CommentSubject"/>
    <w:semiHidden/>
    <w:rsid w:val="00890B4A"/>
    <w:rPr>
      <w:b/>
      <w:bCs/>
      <w:sz w:val="20"/>
      <w:szCs w:val="20"/>
    </w:rPr>
  </w:style>
  <w:style w:type="paragraph" w:styleId="BalloonText">
    <w:name w:val="Balloon Text"/>
    <w:basedOn w:val="Normal"/>
    <w:link w:val="BalloonTextChar"/>
    <w:semiHidden/>
    <w:unhideWhenUsed/>
    <w:rsid w:val="00890B4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90B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doi.org/10.1098/rsos.170629" TargetMode="External"/><Relationship Id="rId26" Type="http://schemas.openxmlformats.org/officeDocument/2006/relationships/hyperlink" Target="https://doi.org/10.1121/1.3089590" TargetMode="External"/><Relationship Id="rId39" Type="http://schemas.openxmlformats.org/officeDocument/2006/relationships/hyperlink" Target="https://CRAN.R-project.org/package=dplyr" TargetMode="External"/><Relationship Id="rId3" Type="http://schemas.openxmlformats.org/officeDocument/2006/relationships/settings" Target="settings.xml"/><Relationship Id="rId21" Type="http://schemas.openxmlformats.org/officeDocument/2006/relationships/hyperlink" Target="https://doi.org/10.1578/AM.42.4.2016.549" TargetMode="External"/><Relationship Id="rId34" Type="http://schemas.openxmlformats.org/officeDocument/2006/relationships/hyperlink" Target="https://CRAN.R-project.org/package=deldir" TargetMode="External"/><Relationship Id="rId42" Type="http://schemas.openxmlformats.org/officeDocument/2006/relationships/hyperlink" Target="https://doi.org/10.1080/01621459.2016.1195744"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doi.org/10.5065/D6W957CT" TargetMode="External"/><Relationship Id="rId25" Type="http://schemas.openxmlformats.org/officeDocument/2006/relationships/hyperlink" Target="https://doi.org/10.1578/AM.42.4.2016.507" TargetMode="External"/><Relationship Id="rId33" Type="http://schemas.openxmlformats.org/officeDocument/2006/relationships/hyperlink" Target="https://www.R-project.org/" TargetMode="External"/><Relationship Id="rId38" Type="http://schemas.openxmlformats.org/officeDocument/2006/relationships/hyperlink" Target="https://CRAN.R-project.org/package=tidyr"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111/j.1748-7692.2006.00044.x" TargetMode="External"/><Relationship Id="rId20" Type="http://schemas.openxmlformats.org/officeDocument/2006/relationships/hyperlink" Target="https://doi.org/10.1578/AM.45.6.2019.661" TargetMode="External"/><Relationship Id="rId29" Type="http://schemas.openxmlformats.org/officeDocument/2006/relationships/hyperlink" Target="https://www.hstteis.com/portals/hstteis/files/hstteis_p3/feis/section/HSTT_FEIS_3.07_Marine_Mammals_October_2018.pdf" TargetMode="External"/><Relationship Id="rId41" Type="http://schemas.openxmlformats.org/officeDocument/2006/relationships/hyperlink" Target="https://doi.org/10.1111/1467-9868.0037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df"/><Relationship Id="rId24" Type="http://schemas.openxmlformats.org/officeDocument/2006/relationships/hyperlink" Target="https://doi.org/10.1111/mms.12624" TargetMode="External"/><Relationship Id="rId32" Type="http://schemas.openxmlformats.org/officeDocument/2006/relationships/hyperlink" Target="https://doi.org/10.1007/s11222-013-9448-7" TargetMode="External"/><Relationship Id="rId37" Type="http://schemas.openxmlformats.org/officeDocument/2006/relationships/hyperlink" Target="https://CRAN.R-project.org/package=readxl" TargetMode="External"/><Relationship Id="rId40" Type="http://schemas.openxmlformats.org/officeDocument/2006/relationships/hyperlink" Target="https://CRAN.R-project.org/package=readr" TargetMode="Externa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doi.org/10.1111/j.1748-7692.2011.00495.x" TargetMode="External"/><Relationship Id="rId23" Type="http://schemas.openxmlformats.org/officeDocument/2006/relationships/hyperlink" Target="https://doi.org/10.1098/rsbl.2004.0208" TargetMode="External"/><Relationship Id="rId28" Type="http://schemas.openxmlformats.org/officeDocument/2006/relationships/hyperlink" Target="https://doi.org/10.1371/journal.pone.0085064" TargetMode="External"/><Relationship Id="rId36" Type="http://schemas.openxmlformats.org/officeDocument/2006/relationships/hyperlink" Target="https://doi.org/10.1371/journal.pone.0017009" TargetMode="External"/><Relationship Id="rId10" Type="http://schemas.openxmlformats.org/officeDocument/2006/relationships/image" Target="media/image1.png"/><Relationship Id="rId19" Type="http://schemas.openxmlformats.org/officeDocument/2006/relationships/hyperlink" Target="http://www.jstatsoft.org/v40/i03/" TargetMode="External"/><Relationship Id="rId31" Type="http://schemas.openxmlformats.org/officeDocument/2006/relationships/hyperlink" Target="https://doi.org/10.1371/journal.pone.0042535"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s://doi.org/10.1038/425575a" TargetMode="External"/><Relationship Id="rId27" Type="http://schemas.openxmlformats.org/officeDocument/2006/relationships/hyperlink" Target="https://doi.org/10.1111/j.1748-7692.2010.00457.x" TargetMode="External"/><Relationship Id="rId30" Type="http://schemas.openxmlformats.org/officeDocument/2006/relationships/hyperlink" Target="https://doi.org/10.1371/journal.pone.0068725" TargetMode="External"/><Relationship Id="rId35" Type="http://schemas.openxmlformats.org/officeDocument/2006/relationships/hyperlink" Target="https://doi.org/10.1002/aqc.3149" TargetMode="External"/><Relationship Id="rId43" Type="http://schemas.openxmlformats.org/officeDocument/2006/relationships/hyperlink" Target="https://bookdown.org/yihui/rmarkdow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18</Pages>
  <Words>6201</Words>
  <Characters>35347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U.S. Navy Marine Mammal Program</Company>
  <LinksUpToDate>false</LinksUpToDate>
  <CharactersWithSpaces>41466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Elizabeth Henderson</dc:creator>
  <cp:lastModifiedBy>Len Thomas</cp:lastModifiedBy>
  <cp:revision>11</cp:revision>
  <dcterms:created xsi:type="dcterms:W3CDTF">2020-05-20T21:12:00Z</dcterms:created>
  <dcterms:modified xsi:type="dcterms:W3CDTF">2020-05-20T23:01:00Z</dcterms:modified>
</cp:coreProperties>
</file>