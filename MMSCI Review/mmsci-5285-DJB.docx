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3B74B9" w14:textId="77777777" w:rsidR="00C544BC" w:rsidRDefault="00BD4BDE">
      <w:pPr>
        <w:tabs>
          <w:tab w:val="left" w:pos="1924"/>
        </w:tabs>
        <w:spacing w:before="122" w:line="449" w:lineRule="exact"/>
        <w:ind w:left="277"/>
        <w:rPr>
          <w:b/>
          <w:sz w:val="34"/>
        </w:rPr>
      </w:pPr>
      <w:r>
        <w:rPr>
          <w:rFonts w:ascii="Trebuchet MS"/>
          <w:w w:val="110"/>
          <w:sz w:val="12"/>
        </w:rPr>
        <w:t>1</w:t>
      </w:r>
      <w:r>
        <w:rPr>
          <w:rFonts w:ascii="Trebuchet MS"/>
          <w:w w:val="110"/>
          <w:sz w:val="12"/>
        </w:rPr>
        <w:tab/>
      </w:r>
      <w:r>
        <w:rPr>
          <w:b/>
          <w:w w:val="110"/>
          <w:sz w:val="34"/>
        </w:rPr>
        <w:t>QUANTIFYING</w:t>
      </w:r>
      <w:r>
        <w:rPr>
          <w:b/>
          <w:spacing w:val="83"/>
          <w:w w:val="110"/>
          <w:sz w:val="34"/>
        </w:rPr>
        <w:t xml:space="preserve"> </w:t>
      </w:r>
      <w:r>
        <w:rPr>
          <w:b/>
          <w:w w:val="110"/>
          <w:sz w:val="34"/>
        </w:rPr>
        <w:t>THE</w:t>
      </w:r>
      <w:r>
        <w:rPr>
          <w:b/>
          <w:spacing w:val="83"/>
          <w:w w:val="110"/>
          <w:sz w:val="34"/>
        </w:rPr>
        <w:t xml:space="preserve"> </w:t>
      </w:r>
      <w:r>
        <w:rPr>
          <w:b/>
          <w:w w:val="110"/>
          <w:sz w:val="34"/>
        </w:rPr>
        <w:t>RESPONSE</w:t>
      </w:r>
      <w:r>
        <w:rPr>
          <w:b/>
          <w:spacing w:val="83"/>
          <w:w w:val="110"/>
          <w:sz w:val="34"/>
        </w:rPr>
        <w:t xml:space="preserve"> </w:t>
      </w:r>
      <w:r>
        <w:rPr>
          <w:b/>
          <w:w w:val="110"/>
          <w:sz w:val="34"/>
        </w:rPr>
        <w:t>OF</w:t>
      </w:r>
    </w:p>
    <w:p w14:paraId="16F9A6DD" w14:textId="77777777" w:rsidR="00C544BC" w:rsidRDefault="00BD4BDE">
      <w:pPr>
        <w:tabs>
          <w:tab w:val="left" w:pos="646"/>
        </w:tabs>
        <w:spacing w:line="438" w:lineRule="exact"/>
        <w:ind w:left="277"/>
        <w:rPr>
          <w:b/>
          <w:sz w:val="34"/>
        </w:rPr>
      </w:pPr>
      <w:r>
        <w:rPr>
          <w:rFonts w:ascii="Trebuchet MS" w:hAnsi="Trebuchet MS"/>
          <w:w w:val="110"/>
          <w:sz w:val="12"/>
        </w:rPr>
        <w:t>2</w:t>
      </w:r>
      <w:r>
        <w:rPr>
          <w:rFonts w:ascii="Trebuchet MS" w:hAnsi="Trebuchet MS"/>
          <w:w w:val="110"/>
          <w:sz w:val="12"/>
        </w:rPr>
        <w:tab/>
      </w:r>
      <w:r>
        <w:rPr>
          <w:b/>
          <w:w w:val="110"/>
          <w:sz w:val="34"/>
        </w:rPr>
        <w:t>BLAINVILLE’S</w:t>
      </w:r>
      <w:r>
        <w:rPr>
          <w:b/>
          <w:spacing w:val="48"/>
          <w:w w:val="110"/>
          <w:sz w:val="34"/>
        </w:rPr>
        <w:t xml:space="preserve"> </w:t>
      </w:r>
      <w:r>
        <w:rPr>
          <w:b/>
          <w:w w:val="110"/>
          <w:sz w:val="34"/>
        </w:rPr>
        <w:t>BEAKED</w:t>
      </w:r>
      <w:r>
        <w:rPr>
          <w:b/>
          <w:spacing w:val="49"/>
          <w:w w:val="110"/>
          <w:sz w:val="34"/>
        </w:rPr>
        <w:t xml:space="preserve"> </w:t>
      </w:r>
      <w:r>
        <w:rPr>
          <w:b/>
          <w:w w:val="110"/>
          <w:sz w:val="34"/>
        </w:rPr>
        <w:t>WHALES</w:t>
      </w:r>
      <w:r>
        <w:rPr>
          <w:b/>
          <w:spacing w:val="49"/>
          <w:w w:val="110"/>
          <w:sz w:val="34"/>
        </w:rPr>
        <w:t xml:space="preserve"> </w:t>
      </w:r>
      <w:r>
        <w:rPr>
          <w:b/>
          <w:w w:val="110"/>
          <w:sz w:val="34"/>
        </w:rPr>
        <w:t>TO</w:t>
      </w:r>
      <w:r>
        <w:rPr>
          <w:b/>
          <w:spacing w:val="49"/>
          <w:w w:val="110"/>
          <w:sz w:val="34"/>
        </w:rPr>
        <w:t xml:space="preserve"> </w:t>
      </w:r>
      <w:r>
        <w:rPr>
          <w:b/>
          <w:w w:val="110"/>
          <w:sz w:val="34"/>
        </w:rPr>
        <w:t>US</w:t>
      </w:r>
      <w:r>
        <w:rPr>
          <w:b/>
          <w:spacing w:val="48"/>
          <w:w w:val="110"/>
          <w:sz w:val="34"/>
        </w:rPr>
        <w:t xml:space="preserve"> </w:t>
      </w:r>
      <w:r>
        <w:rPr>
          <w:b/>
          <w:w w:val="110"/>
          <w:sz w:val="34"/>
        </w:rPr>
        <w:t>NAVAL</w:t>
      </w:r>
    </w:p>
    <w:p w14:paraId="028334F8" w14:textId="77777777" w:rsidR="00C544BC" w:rsidRDefault="00BD4BDE">
      <w:pPr>
        <w:tabs>
          <w:tab w:val="left" w:pos="2263"/>
        </w:tabs>
        <w:spacing w:line="449" w:lineRule="exact"/>
        <w:ind w:left="277"/>
        <w:rPr>
          <w:b/>
          <w:sz w:val="34"/>
        </w:rPr>
      </w:pPr>
      <w:r>
        <w:rPr>
          <w:rFonts w:ascii="Trebuchet MS"/>
          <w:w w:val="110"/>
          <w:sz w:val="12"/>
        </w:rPr>
        <w:t>3</w:t>
      </w:r>
      <w:r>
        <w:rPr>
          <w:rFonts w:ascii="Trebuchet MS"/>
          <w:w w:val="110"/>
          <w:sz w:val="12"/>
        </w:rPr>
        <w:tab/>
      </w:r>
      <w:r>
        <w:rPr>
          <w:b/>
          <w:w w:val="110"/>
          <w:sz w:val="34"/>
        </w:rPr>
        <w:t>SONAR</w:t>
      </w:r>
      <w:r>
        <w:rPr>
          <w:b/>
          <w:spacing w:val="42"/>
          <w:w w:val="110"/>
          <w:sz w:val="34"/>
        </w:rPr>
        <w:t xml:space="preserve"> </w:t>
      </w:r>
      <w:r>
        <w:rPr>
          <w:b/>
          <w:w w:val="110"/>
          <w:sz w:val="34"/>
        </w:rPr>
        <w:t>EXERCISES</w:t>
      </w:r>
      <w:r>
        <w:rPr>
          <w:b/>
          <w:spacing w:val="42"/>
          <w:w w:val="110"/>
          <w:sz w:val="34"/>
        </w:rPr>
        <w:t xml:space="preserve"> </w:t>
      </w:r>
      <w:r>
        <w:rPr>
          <w:b/>
          <w:w w:val="110"/>
          <w:sz w:val="34"/>
        </w:rPr>
        <w:t>IN</w:t>
      </w:r>
      <w:r>
        <w:rPr>
          <w:b/>
          <w:spacing w:val="43"/>
          <w:w w:val="110"/>
          <w:sz w:val="34"/>
        </w:rPr>
        <w:t xml:space="preserve"> </w:t>
      </w:r>
      <w:r>
        <w:rPr>
          <w:b/>
          <w:w w:val="110"/>
          <w:sz w:val="34"/>
        </w:rPr>
        <w:t>HAWAII</w:t>
      </w:r>
    </w:p>
    <w:p w14:paraId="7E93C8E9" w14:textId="77777777" w:rsidR="00C544BC" w:rsidRDefault="00BD4BDE">
      <w:pPr>
        <w:spacing w:before="219" w:line="137" w:lineRule="exact"/>
        <w:ind w:left="277"/>
        <w:rPr>
          <w:rFonts w:ascii="Trebuchet MS"/>
          <w:sz w:val="12"/>
        </w:rPr>
      </w:pPr>
      <w:r>
        <w:rPr>
          <w:rFonts w:ascii="Trebuchet MS"/>
          <w:sz w:val="12"/>
        </w:rPr>
        <w:t>4</w:t>
      </w:r>
    </w:p>
    <w:p w14:paraId="068F830B" w14:textId="77777777" w:rsidR="00C544BC" w:rsidRDefault="00BD4BDE">
      <w:pPr>
        <w:pStyle w:val="Heading2"/>
        <w:tabs>
          <w:tab w:val="left" w:pos="769"/>
        </w:tabs>
        <w:spacing w:before="0" w:line="311" w:lineRule="exact"/>
        <w:ind w:left="277"/>
      </w:pPr>
      <w:r>
        <w:rPr>
          <w:rFonts w:ascii="Trebuchet MS"/>
          <w:b w:val="0"/>
          <w:w w:val="110"/>
          <w:sz w:val="12"/>
        </w:rPr>
        <w:t>5</w:t>
      </w:r>
      <w:r>
        <w:rPr>
          <w:rFonts w:ascii="Trebuchet MS"/>
          <w:b w:val="0"/>
          <w:w w:val="110"/>
          <w:sz w:val="12"/>
        </w:rPr>
        <w:tab/>
      </w:r>
      <w:r>
        <w:rPr>
          <w:w w:val="110"/>
        </w:rPr>
        <w:t>Eiren</w:t>
      </w:r>
      <w:r>
        <w:rPr>
          <w:spacing w:val="-1"/>
          <w:w w:val="110"/>
        </w:rPr>
        <w:t xml:space="preserve"> </w:t>
      </w:r>
      <w:r>
        <w:rPr>
          <w:w w:val="110"/>
        </w:rPr>
        <w:t>K. Jacobson</w:t>
      </w:r>
      <w:r>
        <w:rPr>
          <w:rFonts w:ascii="Comic Sans MS"/>
          <w:w w:val="110"/>
          <w:position w:val="9"/>
          <w:sz w:val="16"/>
        </w:rPr>
        <w:t>1</w:t>
      </w:r>
      <w:r>
        <w:rPr>
          <w:w w:val="110"/>
        </w:rPr>
        <w:t>,</w:t>
      </w:r>
      <w:r>
        <w:rPr>
          <w:spacing w:val="-1"/>
          <w:w w:val="110"/>
        </w:rPr>
        <w:t xml:space="preserve"> </w:t>
      </w:r>
      <w:r>
        <w:rPr>
          <w:w w:val="110"/>
        </w:rPr>
        <w:t>E. Elizabeth</w:t>
      </w:r>
      <w:r>
        <w:rPr>
          <w:spacing w:val="-1"/>
          <w:w w:val="110"/>
        </w:rPr>
        <w:t xml:space="preserve"> </w:t>
      </w:r>
      <w:r>
        <w:rPr>
          <w:w w:val="110"/>
        </w:rPr>
        <w:t>Henderson</w:t>
      </w:r>
      <w:r>
        <w:rPr>
          <w:rFonts w:ascii="Comic Sans MS"/>
          <w:w w:val="110"/>
          <w:position w:val="9"/>
          <w:sz w:val="16"/>
        </w:rPr>
        <w:t>2</w:t>
      </w:r>
      <w:r>
        <w:rPr>
          <w:w w:val="110"/>
        </w:rPr>
        <w:t>, David L.</w:t>
      </w:r>
      <w:r>
        <w:rPr>
          <w:spacing w:val="-1"/>
          <w:w w:val="110"/>
        </w:rPr>
        <w:t xml:space="preserve"> </w:t>
      </w:r>
      <w:r>
        <w:rPr>
          <w:w w:val="110"/>
        </w:rPr>
        <w:t>Miller</w:t>
      </w:r>
      <w:r>
        <w:rPr>
          <w:rFonts w:ascii="Comic Sans MS"/>
          <w:w w:val="110"/>
          <w:position w:val="9"/>
          <w:sz w:val="16"/>
        </w:rPr>
        <w:t>1</w:t>
      </w:r>
      <w:r>
        <w:rPr>
          <w:w w:val="110"/>
        </w:rPr>
        <w:t>, Cornelia</w:t>
      </w:r>
      <w:r>
        <w:rPr>
          <w:spacing w:val="-1"/>
          <w:w w:val="110"/>
        </w:rPr>
        <w:t xml:space="preserve"> </w:t>
      </w:r>
      <w:r>
        <w:rPr>
          <w:w w:val="110"/>
        </w:rPr>
        <w:t>S.</w:t>
      </w:r>
    </w:p>
    <w:p w14:paraId="4AA2F2DF" w14:textId="77777777" w:rsidR="00C544BC" w:rsidRDefault="00BD4BDE">
      <w:pPr>
        <w:tabs>
          <w:tab w:val="left" w:pos="2536"/>
        </w:tabs>
        <w:spacing w:line="314" w:lineRule="exact"/>
        <w:ind w:left="277"/>
        <w:rPr>
          <w:rFonts w:ascii="Comic Sans MS"/>
          <w:b/>
          <w:sz w:val="16"/>
        </w:rPr>
      </w:pPr>
      <w:r>
        <w:rPr>
          <w:rFonts w:ascii="Trebuchet MS"/>
          <w:w w:val="110"/>
          <w:sz w:val="12"/>
        </w:rPr>
        <w:t>6</w:t>
      </w:r>
      <w:r>
        <w:rPr>
          <w:rFonts w:ascii="Trebuchet MS"/>
          <w:w w:val="110"/>
          <w:sz w:val="12"/>
        </w:rPr>
        <w:tab/>
      </w:r>
      <w:proofErr w:type="spellStart"/>
      <w:r>
        <w:rPr>
          <w:b/>
          <w:spacing w:val="-1"/>
          <w:w w:val="110"/>
          <w:sz w:val="24"/>
        </w:rPr>
        <w:t>Oedekoven</w:t>
      </w:r>
      <w:proofErr w:type="spellEnd"/>
      <w:r>
        <w:rPr>
          <w:rFonts w:ascii="Comic Sans MS"/>
          <w:b/>
          <w:spacing w:val="-1"/>
          <w:w w:val="110"/>
          <w:position w:val="9"/>
          <w:sz w:val="16"/>
        </w:rPr>
        <w:t>1</w:t>
      </w:r>
      <w:r>
        <w:rPr>
          <w:b/>
          <w:spacing w:val="-1"/>
          <w:w w:val="110"/>
          <w:sz w:val="24"/>
        </w:rPr>
        <w:t>,</w:t>
      </w:r>
      <w:r>
        <w:rPr>
          <w:b/>
          <w:spacing w:val="-9"/>
          <w:w w:val="110"/>
          <w:sz w:val="24"/>
        </w:rPr>
        <w:t xml:space="preserve"> </w:t>
      </w:r>
      <w:r>
        <w:rPr>
          <w:b/>
          <w:spacing w:val="-1"/>
          <w:w w:val="110"/>
          <w:sz w:val="24"/>
        </w:rPr>
        <w:t>David</w:t>
      </w:r>
      <w:r>
        <w:rPr>
          <w:b/>
          <w:spacing w:val="-8"/>
          <w:w w:val="110"/>
          <w:sz w:val="24"/>
        </w:rPr>
        <w:t xml:space="preserve"> </w:t>
      </w:r>
      <w:r>
        <w:rPr>
          <w:b/>
          <w:spacing w:val="-1"/>
          <w:w w:val="110"/>
          <w:sz w:val="24"/>
        </w:rPr>
        <w:t>J.</w:t>
      </w:r>
      <w:r>
        <w:rPr>
          <w:b/>
          <w:spacing w:val="-8"/>
          <w:w w:val="110"/>
          <w:sz w:val="24"/>
        </w:rPr>
        <w:t xml:space="preserve"> </w:t>
      </w:r>
      <w:r>
        <w:rPr>
          <w:b/>
          <w:spacing w:val="-1"/>
          <w:w w:val="110"/>
          <w:sz w:val="24"/>
        </w:rPr>
        <w:t>Moretti</w:t>
      </w:r>
      <w:r>
        <w:rPr>
          <w:rFonts w:ascii="Comic Sans MS"/>
          <w:b/>
          <w:spacing w:val="-1"/>
          <w:w w:val="110"/>
          <w:position w:val="9"/>
          <w:sz w:val="16"/>
        </w:rPr>
        <w:t>3</w:t>
      </w:r>
      <w:r>
        <w:rPr>
          <w:b/>
          <w:spacing w:val="-1"/>
          <w:w w:val="110"/>
          <w:sz w:val="24"/>
        </w:rPr>
        <w:t>,</w:t>
      </w:r>
      <w:r>
        <w:rPr>
          <w:b/>
          <w:spacing w:val="-8"/>
          <w:w w:val="110"/>
          <w:sz w:val="24"/>
        </w:rPr>
        <w:t xml:space="preserve"> </w:t>
      </w:r>
      <w:r>
        <w:rPr>
          <w:b/>
          <w:spacing w:val="-1"/>
          <w:w w:val="110"/>
          <w:sz w:val="24"/>
        </w:rPr>
        <w:t>Len</w:t>
      </w:r>
      <w:r>
        <w:rPr>
          <w:b/>
          <w:spacing w:val="-8"/>
          <w:w w:val="110"/>
          <w:sz w:val="24"/>
        </w:rPr>
        <w:t xml:space="preserve"> </w:t>
      </w:r>
      <w:r>
        <w:rPr>
          <w:b/>
          <w:w w:val="110"/>
          <w:sz w:val="24"/>
        </w:rPr>
        <w:t>Thomas</w:t>
      </w:r>
      <w:r>
        <w:rPr>
          <w:rFonts w:ascii="Comic Sans MS"/>
          <w:b/>
          <w:w w:val="110"/>
          <w:position w:val="9"/>
          <w:sz w:val="16"/>
        </w:rPr>
        <w:t>1</w:t>
      </w:r>
    </w:p>
    <w:p w14:paraId="684C1F7D" w14:textId="77777777" w:rsidR="00C544BC" w:rsidRDefault="00BD4BDE">
      <w:pPr>
        <w:tabs>
          <w:tab w:val="left" w:pos="650"/>
        </w:tabs>
        <w:spacing w:before="95" w:line="301" w:lineRule="exact"/>
        <w:ind w:left="277"/>
        <w:rPr>
          <w:i/>
        </w:rPr>
      </w:pPr>
      <w:r>
        <w:rPr>
          <w:rFonts w:ascii="Trebuchet MS"/>
          <w:w w:val="105"/>
          <w:sz w:val="12"/>
        </w:rPr>
        <w:t>7</w:t>
      </w:r>
      <w:r>
        <w:rPr>
          <w:rFonts w:ascii="Trebuchet MS"/>
          <w:w w:val="105"/>
          <w:sz w:val="12"/>
        </w:rPr>
        <w:tab/>
      </w:r>
      <w:r>
        <w:rPr>
          <w:w w:val="105"/>
          <w:position w:val="8"/>
          <w:sz w:val="16"/>
        </w:rPr>
        <w:t>1</w:t>
      </w:r>
      <w:r>
        <w:rPr>
          <w:spacing w:val="34"/>
          <w:w w:val="105"/>
          <w:position w:val="8"/>
          <w:sz w:val="16"/>
        </w:rPr>
        <w:t xml:space="preserve"> </w:t>
      </w:r>
      <w:r>
        <w:rPr>
          <w:i/>
          <w:w w:val="105"/>
        </w:rPr>
        <w:t>Centre</w:t>
      </w:r>
      <w:r>
        <w:rPr>
          <w:i/>
          <w:spacing w:val="16"/>
          <w:w w:val="105"/>
        </w:rPr>
        <w:t xml:space="preserve"> </w:t>
      </w:r>
      <w:r>
        <w:rPr>
          <w:i/>
          <w:w w:val="105"/>
        </w:rPr>
        <w:t>for</w:t>
      </w:r>
      <w:r>
        <w:rPr>
          <w:i/>
          <w:spacing w:val="14"/>
          <w:w w:val="105"/>
        </w:rPr>
        <w:t xml:space="preserve"> </w:t>
      </w:r>
      <w:r>
        <w:rPr>
          <w:i/>
          <w:w w:val="105"/>
        </w:rPr>
        <w:t>Research</w:t>
      </w:r>
      <w:r>
        <w:rPr>
          <w:i/>
          <w:spacing w:val="16"/>
          <w:w w:val="105"/>
        </w:rPr>
        <w:t xml:space="preserve"> </w:t>
      </w:r>
      <w:r>
        <w:rPr>
          <w:i/>
          <w:w w:val="105"/>
        </w:rPr>
        <w:t>into</w:t>
      </w:r>
      <w:r>
        <w:rPr>
          <w:i/>
          <w:spacing w:val="15"/>
          <w:w w:val="105"/>
        </w:rPr>
        <w:t xml:space="preserve"> </w:t>
      </w:r>
      <w:r>
        <w:rPr>
          <w:i/>
          <w:w w:val="105"/>
        </w:rPr>
        <w:t>Ecological</w:t>
      </w:r>
      <w:r>
        <w:rPr>
          <w:i/>
          <w:spacing w:val="15"/>
          <w:w w:val="105"/>
        </w:rPr>
        <w:t xml:space="preserve"> </w:t>
      </w:r>
      <w:r>
        <w:rPr>
          <w:i/>
          <w:w w:val="105"/>
        </w:rPr>
        <w:t>and</w:t>
      </w:r>
      <w:r>
        <w:rPr>
          <w:i/>
          <w:spacing w:val="16"/>
          <w:w w:val="105"/>
        </w:rPr>
        <w:t xml:space="preserve"> </w:t>
      </w:r>
      <w:r>
        <w:rPr>
          <w:i/>
          <w:w w:val="105"/>
        </w:rPr>
        <w:t>Environmental</w:t>
      </w:r>
      <w:r>
        <w:rPr>
          <w:i/>
          <w:spacing w:val="15"/>
          <w:w w:val="105"/>
        </w:rPr>
        <w:t xml:space="preserve"> </w:t>
      </w:r>
      <w:r>
        <w:rPr>
          <w:i/>
          <w:w w:val="105"/>
        </w:rPr>
        <w:t>Modelling,</w:t>
      </w:r>
      <w:r>
        <w:rPr>
          <w:i/>
          <w:spacing w:val="15"/>
          <w:w w:val="105"/>
        </w:rPr>
        <w:t xml:space="preserve"> </w:t>
      </w:r>
      <w:r>
        <w:rPr>
          <w:i/>
          <w:w w:val="105"/>
        </w:rPr>
        <w:t>School</w:t>
      </w:r>
      <w:r>
        <w:rPr>
          <w:i/>
          <w:spacing w:val="16"/>
          <w:w w:val="105"/>
        </w:rPr>
        <w:t xml:space="preserve"> </w:t>
      </w:r>
      <w:r>
        <w:rPr>
          <w:i/>
          <w:w w:val="105"/>
        </w:rPr>
        <w:t>of</w:t>
      </w:r>
      <w:r>
        <w:rPr>
          <w:i/>
          <w:spacing w:val="14"/>
          <w:w w:val="105"/>
        </w:rPr>
        <w:t xml:space="preserve"> </w:t>
      </w:r>
      <w:r>
        <w:rPr>
          <w:i/>
          <w:w w:val="105"/>
        </w:rPr>
        <w:t>Mathematics</w:t>
      </w:r>
      <w:r>
        <w:rPr>
          <w:i/>
          <w:spacing w:val="16"/>
          <w:w w:val="105"/>
        </w:rPr>
        <w:t xml:space="preserve"> </w:t>
      </w:r>
      <w:r>
        <w:rPr>
          <w:i/>
          <w:w w:val="105"/>
        </w:rPr>
        <w:t>and</w:t>
      </w:r>
    </w:p>
    <w:p w14:paraId="4B60ED61" w14:textId="77777777" w:rsidR="00C544BC" w:rsidRDefault="00BD4BDE">
      <w:pPr>
        <w:tabs>
          <w:tab w:val="left" w:pos="2427"/>
        </w:tabs>
        <w:spacing w:line="284" w:lineRule="exact"/>
        <w:ind w:left="277"/>
        <w:rPr>
          <w:i/>
        </w:rPr>
      </w:pPr>
      <w:r>
        <w:rPr>
          <w:rFonts w:ascii="Trebuchet MS"/>
          <w:sz w:val="12"/>
        </w:rPr>
        <w:t>8</w:t>
      </w:r>
      <w:r>
        <w:rPr>
          <w:rFonts w:ascii="Trebuchet MS"/>
          <w:sz w:val="12"/>
        </w:rPr>
        <w:tab/>
      </w:r>
      <w:r>
        <w:rPr>
          <w:i/>
        </w:rPr>
        <w:t>Statistics,</w:t>
      </w:r>
      <w:r>
        <w:rPr>
          <w:i/>
          <w:spacing w:val="38"/>
        </w:rPr>
        <w:t xml:space="preserve"> </w:t>
      </w:r>
      <w:r>
        <w:rPr>
          <w:i/>
        </w:rPr>
        <w:t>University</w:t>
      </w:r>
      <w:r>
        <w:rPr>
          <w:i/>
          <w:spacing w:val="38"/>
        </w:rPr>
        <w:t xml:space="preserve"> </w:t>
      </w:r>
      <w:r>
        <w:rPr>
          <w:i/>
        </w:rPr>
        <w:t>of</w:t>
      </w:r>
      <w:r>
        <w:rPr>
          <w:i/>
          <w:spacing w:val="38"/>
        </w:rPr>
        <w:t xml:space="preserve"> </w:t>
      </w:r>
      <w:r>
        <w:rPr>
          <w:i/>
        </w:rPr>
        <w:t>St</w:t>
      </w:r>
      <w:r>
        <w:rPr>
          <w:i/>
          <w:spacing w:val="38"/>
        </w:rPr>
        <w:t xml:space="preserve"> </w:t>
      </w:r>
      <w:r>
        <w:rPr>
          <w:i/>
        </w:rPr>
        <w:t>Andrews,</w:t>
      </w:r>
      <w:r>
        <w:rPr>
          <w:i/>
          <w:spacing w:val="39"/>
        </w:rPr>
        <w:t xml:space="preserve"> </w:t>
      </w:r>
      <w:r>
        <w:rPr>
          <w:i/>
        </w:rPr>
        <w:t>St</w:t>
      </w:r>
      <w:r>
        <w:rPr>
          <w:i/>
          <w:spacing w:val="37"/>
        </w:rPr>
        <w:t xml:space="preserve"> </w:t>
      </w:r>
      <w:r>
        <w:rPr>
          <w:i/>
        </w:rPr>
        <w:t>Andrews,</w:t>
      </w:r>
      <w:r>
        <w:rPr>
          <w:i/>
          <w:spacing w:val="38"/>
        </w:rPr>
        <w:t xml:space="preserve"> </w:t>
      </w:r>
      <w:r>
        <w:rPr>
          <w:i/>
        </w:rPr>
        <w:t>Scotland</w:t>
      </w:r>
    </w:p>
    <w:p w14:paraId="607F7C73" w14:textId="77777777" w:rsidR="00C544BC" w:rsidRDefault="00BD4BDE">
      <w:pPr>
        <w:tabs>
          <w:tab w:val="left" w:pos="2034"/>
        </w:tabs>
        <w:spacing w:before="102"/>
        <w:ind w:left="277"/>
        <w:rPr>
          <w:i/>
        </w:rPr>
      </w:pPr>
      <w:r>
        <w:rPr>
          <w:rFonts w:ascii="Trebuchet MS"/>
          <w:w w:val="105"/>
          <w:sz w:val="12"/>
        </w:rPr>
        <w:t>9</w:t>
      </w:r>
      <w:r>
        <w:rPr>
          <w:rFonts w:ascii="Trebuchet MS"/>
          <w:w w:val="105"/>
          <w:sz w:val="12"/>
        </w:rPr>
        <w:tab/>
      </w:r>
      <w:r>
        <w:rPr>
          <w:w w:val="105"/>
          <w:position w:val="8"/>
          <w:sz w:val="16"/>
        </w:rPr>
        <w:t>2</w:t>
      </w:r>
      <w:r>
        <w:rPr>
          <w:spacing w:val="41"/>
          <w:w w:val="105"/>
          <w:position w:val="8"/>
          <w:sz w:val="16"/>
        </w:rPr>
        <w:t xml:space="preserve"> </w:t>
      </w:r>
      <w:r>
        <w:rPr>
          <w:i/>
          <w:w w:val="105"/>
        </w:rPr>
        <w:t>Naval</w:t>
      </w:r>
      <w:r>
        <w:rPr>
          <w:i/>
          <w:spacing w:val="22"/>
          <w:w w:val="105"/>
        </w:rPr>
        <w:t xml:space="preserve"> </w:t>
      </w:r>
      <w:r>
        <w:rPr>
          <w:i/>
          <w:w w:val="105"/>
        </w:rPr>
        <w:t>Information</w:t>
      </w:r>
      <w:r>
        <w:rPr>
          <w:i/>
          <w:spacing w:val="21"/>
          <w:w w:val="105"/>
        </w:rPr>
        <w:t xml:space="preserve"> </w:t>
      </w:r>
      <w:r>
        <w:rPr>
          <w:i/>
          <w:w w:val="105"/>
        </w:rPr>
        <w:t>Warfare</w:t>
      </w:r>
      <w:r>
        <w:rPr>
          <w:i/>
          <w:spacing w:val="21"/>
          <w:w w:val="105"/>
        </w:rPr>
        <w:t xml:space="preserve"> </w:t>
      </w:r>
      <w:r>
        <w:rPr>
          <w:i/>
          <w:w w:val="105"/>
        </w:rPr>
        <w:t>Center</w:t>
      </w:r>
      <w:r>
        <w:rPr>
          <w:i/>
          <w:spacing w:val="20"/>
          <w:w w:val="105"/>
        </w:rPr>
        <w:t xml:space="preserve"> </w:t>
      </w:r>
      <w:r>
        <w:rPr>
          <w:i/>
          <w:w w:val="105"/>
        </w:rPr>
        <w:t>Pacific,</w:t>
      </w:r>
      <w:r>
        <w:rPr>
          <w:i/>
          <w:spacing w:val="22"/>
          <w:w w:val="105"/>
        </w:rPr>
        <w:t xml:space="preserve"> </w:t>
      </w:r>
      <w:r>
        <w:rPr>
          <w:i/>
          <w:w w:val="105"/>
        </w:rPr>
        <w:t>San</w:t>
      </w:r>
      <w:r>
        <w:rPr>
          <w:i/>
          <w:spacing w:val="21"/>
          <w:w w:val="105"/>
        </w:rPr>
        <w:t xml:space="preserve"> </w:t>
      </w:r>
      <w:r>
        <w:rPr>
          <w:i/>
          <w:w w:val="105"/>
        </w:rPr>
        <w:t>Diego,</w:t>
      </w:r>
      <w:r>
        <w:rPr>
          <w:i/>
          <w:spacing w:val="21"/>
          <w:w w:val="105"/>
        </w:rPr>
        <w:t xml:space="preserve"> </w:t>
      </w:r>
      <w:r>
        <w:rPr>
          <w:i/>
          <w:w w:val="105"/>
        </w:rPr>
        <w:t>CA,</w:t>
      </w:r>
      <w:r>
        <w:rPr>
          <w:i/>
          <w:spacing w:val="21"/>
          <w:w w:val="105"/>
        </w:rPr>
        <w:t xml:space="preserve"> </w:t>
      </w:r>
      <w:r>
        <w:rPr>
          <w:i/>
          <w:w w:val="105"/>
        </w:rPr>
        <w:t>USA</w:t>
      </w:r>
    </w:p>
    <w:p w14:paraId="15D63C4B" w14:textId="77777777" w:rsidR="00C544BC" w:rsidRDefault="00BD4BDE">
      <w:pPr>
        <w:tabs>
          <w:tab w:val="left" w:pos="2658"/>
        </w:tabs>
        <w:spacing w:before="102"/>
        <w:ind w:left="213"/>
        <w:rPr>
          <w:i/>
        </w:rPr>
      </w:pPr>
      <w:r>
        <w:rPr>
          <w:rFonts w:ascii="Trebuchet MS"/>
          <w:w w:val="105"/>
          <w:sz w:val="12"/>
        </w:rPr>
        <w:t>10</w:t>
      </w:r>
      <w:r>
        <w:rPr>
          <w:rFonts w:ascii="Trebuchet MS"/>
          <w:w w:val="105"/>
          <w:sz w:val="12"/>
        </w:rPr>
        <w:tab/>
      </w:r>
      <w:r>
        <w:rPr>
          <w:w w:val="105"/>
          <w:position w:val="8"/>
          <w:sz w:val="16"/>
        </w:rPr>
        <w:t>3</w:t>
      </w:r>
      <w:r>
        <w:rPr>
          <w:spacing w:val="34"/>
          <w:w w:val="105"/>
          <w:position w:val="8"/>
          <w:sz w:val="16"/>
        </w:rPr>
        <w:t xml:space="preserve"> </w:t>
      </w:r>
      <w:r>
        <w:rPr>
          <w:i/>
          <w:w w:val="105"/>
        </w:rPr>
        <w:t>Naval</w:t>
      </w:r>
      <w:r>
        <w:rPr>
          <w:i/>
          <w:spacing w:val="16"/>
          <w:w w:val="105"/>
        </w:rPr>
        <w:t xml:space="preserve"> </w:t>
      </w:r>
      <w:r>
        <w:rPr>
          <w:i/>
          <w:w w:val="105"/>
        </w:rPr>
        <w:t>Undersea</w:t>
      </w:r>
      <w:r>
        <w:rPr>
          <w:i/>
          <w:spacing w:val="15"/>
          <w:w w:val="105"/>
        </w:rPr>
        <w:t xml:space="preserve"> </w:t>
      </w:r>
      <w:r>
        <w:rPr>
          <w:i/>
          <w:w w:val="105"/>
        </w:rPr>
        <w:t>Warfare</w:t>
      </w:r>
      <w:r>
        <w:rPr>
          <w:i/>
          <w:spacing w:val="15"/>
          <w:w w:val="105"/>
        </w:rPr>
        <w:t xml:space="preserve"> </w:t>
      </w:r>
      <w:r>
        <w:rPr>
          <w:i/>
          <w:w w:val="105"/>
        </w:rPr>
        <w:t>Center,</w:t>
      </w:r>
      <w:r>
        <w:rPr>
          <w:i/>
          <w:spacing w:val="15"/>
          <w:w w:val="105"/>
        </w:rPr>
        <w:t xml:space="preserve"> </w:t>
      </w:r>
      <w:r>
        <w:rPr>
          <w:i/>
          <w:w w:val="105"/>
        </w:rPr>
        <w:t>Newport,</w:t>
      </w:r>
      <w:r>
        <w:rPr>
          <w:i/>
          <w:spacing w:val="16"/>
          <w:w w:val="105"/>
        </w:rPr>
        <w:t xml:space="preserve"> </w:t>
      </w:r>
      <w:r>
        <w:rPr>
          <w:i/>
          <w:w w:val="105"/>
        </w:rPr>
        <w:t>RI,</w:t>
      </w:r>
      <w:r>
        <w:rPr>
          <w:i/>
          <w:spacing w:val="15"/>
          <w:w w:val="105"/>
        </w:rPr>
        <w:t xml:space="preserve"> </w:t>
      </w:r>
      <w:r>
        <w:rPr>
          <w:i/>
          <w:w w:val="105"/>
        </w:rPr>
        <w:t>USA</w:t>
      </w:r>
    </w:p>
    <w:p w14:paraId="56D3CE07" w14:textId="77777777" w:rsidR="00C544BC" w:rsidRDefault="00BD4BDE">
      <w:pPr>
        <w:pStyle w:val="Heading2"/>
        <w:tabs>
          <w:tab w:val="left" w:pos="4241"/>
        </w:tabs>
        <w:spacing w:before="115"/>
        <w:ind w:left="213"/>
      </w:pPr>
      <w:r>
        <w:rPr>
          <w:rFonts w:ascii="Trebuchet MS"/>
          <w:b w:val="0"/>
          <w:w w:val="105"/>
          <w:sz w:val="12"/>
        </w:rPr>
        <w:t>11</w:t>
      </w:r>
      <w:r>
        <w:rPr>
          <w:rFonts w:ascii="Trebuchet MS"/>
          <w:b w:val="0"/>
          <w:w w:val="105"/>
          <w:sz w:val="12"/>
        </w:rPr>
        <w:tab/>
      </w:r>
      <w:r>
        <w:rPr>
          <w:w w:val="105"/>
        </w:rPr>
        <w:t>Correspondence:</w:t>
      </w:r>
    </w:p>
    <w:p w14:paraId="1693D902" w14:textId="77777777" w:rsidR="00C544BC" w:rsidRDefault="00BD4BDE">
      <w:pPr>
        <w:pStyle w:val="BodyText"/>
        <w:tabs>
          <w:tab w:val="left" w:pos="4442"/>
        </w:tabs>
        <w:spacing w:before="110" w:line="306" w:lineRule="exact"/>
        <w:ind w:left="213"/>
      </w:pPr>
      <w:r>
        <w:rPr>
          <w:rFonts w:ascii="Trebuchet MS"/>
          <w:sz w:val="12"/>
        </w:rPr>
        <w:t>12</w:t>
      </w:r>
      <w:r>
        <w:rPr>
          <w:rFonts w:ascii="Trebuchet MS"/>
          <w:sz w:val="12"/>
        </w:rPr>
        <w:tab/>
      </w:r>
      <w:r>
        <w:t>Eiren</w:t>
      </w:r>
      <w:r>
        <w:rPr>
          <w:spacing w:val="-3"/>
        </w:rPr>
        <w:t xml:space="preserve"> </w:t>
      </w:r>
      <w:r>
        <w:t>Jacobson</w:t>
      </w:r>
    </w:p>
    <w:p w14:paraId="40F8DBDF" w14:textId="77777777" w:rsidR="00C544BC" w:rsidRDefault="00BD4BDE">
      <w:pPr>
        <w:pStyle w:val="BodyText"/>
        <w:tabs>
          <w:tab w:val="left" w:pos="3927"/>
        </w:tabs>
        <w:spacing w:before="0" w:line="289" w:lineRule="exact"/>
        <w:ind w:left="213"/>
      </w:pPr>
      <w:r>
        <w:rPr>
          <w:rFonts w:ascii="Trebuchet MS"/>
          <w:sz w:val="12"/>
        </w:rPr>
        <w:t>13</w:t>
      </w:r>
      <w:r>
        <w:rPr>
          <w:rFonts w:ascii="Trebuchet MS"/>
          <w:sz w:val="12"/>
        </w:rPr>
        <w:tab/>
      </w:r>
      <w:r>
        <w:rPr>
          <w:w w:val="95"/>
        </w:rPr>
        <w:t>University</w:t>
      </w:r>
      <w:r>
        <w:rPr>
          <w:spacing w:val="5"/>
          <w:w w:val="95"/>
        </w:rPr>
        <w:t xml:space="preserve"> </w:t>
      </w:r>
      <w:r>
        <w:rPr>
          <w:w w:val="95"/>
        </w:rPr>
        <w:t>of</w:t>
      </w:r>
      <w:r>
        <w:rPr>
          <w:spacing w:val="6"/>
          <w:w w:val="95"/>
        </w:rPr>
        <w:t xml:space="preserve"> </w:t>
      </w:r>
      <w:r>
        <w:rPr>
          <w:w w:val="95"/>
        </w:rPr>
        <w:t>St</w:t>
      </w:r>
      <w:r>
        <w:rPr>
          <w:spacing w:val="7"/>
          <w:w w:val="95"/>
        </w:rPr>
        <w:t xml:space="preserve"> </w:t>
      </w:r>
      <w:r>
        <w:rPr>
          <w:w w:val="95"/>
        </w:rPr>
        <w:t>Andrews</w:t>
      </w:r>
    </w:p>
    <w:p w14:paraId="2617D20E" w14:textId="77777777" w:rsidR="00C544BC" w:rsidRDefault="00BD4BDE">
      <w:pPr>
        <w:pStyle w:val="BodyText"/>
        <w:tabs>
          <w:tab w:val="left" w:pos="4354"/>
        </w:tabs>
        <w:spacing w:before="0" w:line="289" w:lineRule="exact"/>
        <w:ind w:left="213"/>
      </w:pPr>
      <w:r>
        <w:rPr>
          <w:rFonts w:ascii="Trebuchet MS"/>
          <w:sz w:val="12"/>
        </w:rPr>
        <w:t>14</w:t>
      </w:r>
      <w:r>
        <w:rPr>
          <w:rFonts w:ascii="Trebuchet MS"/>
          <w:sz w:val="12"/>
        </w:rPr>
        <w:tab/>
      </w:r>
      <w:r>
        <w:rPr>
          <w:w w:val="95"/>
        </w:rPr>
        <w:t>The</w:t>
      </w:r>
      <w:r>
        <w:rPr>
          <w:spacing w:val="22"/>
          <w:w w:val="95"/>
        </w:rPr>
        <w:t xml:space="preserve"> </w:t>
      </w:r>
      <w:r>
        <w:rPr>
          <w:w w:val="95"/>
        </w:rPr>
        <w:t>Observatory</w:t>
      </w:r>
    </w:p>
    <w:p w14:paraId="7AE226F8" w14:textId="77777777" w:rsidR="00C544BC" w:rsidRDefault="00BD4BDE">
      <w:pPr>
        <w:pStyle w:val="BodyText"/>
        <w:tabs>
          <w:tab w:val="left" w:pos="4247"/>
        </w:tabs>
        <w:spacing w:before="0" w:line="289" w:lineRule="exact"/>
        <w:ind w:left="213"/>
      </w:pPr>
      <w:r>
        <w:rPr>
          <w:rFonts w:ascii="Trebuchet MS"/>
          <w:sz w:val="12"/>
        </w:rPr>
        <w:t>15</w:t>
      </w:r>
      <w:r>
        <w:rPr>
          <w:rFonts w:ascii="Trebuchet MS"/>
          <w:sz w:val="12"/>
        </w:rPr>
        <w:tab/>
      </w:r>
      <w:r>
        <w:rPr>
          <w:w w:val="95"/>
        </w:rPr>
        <w:t>Buchanan</w:t>
      </w:r>
      <w:r>
        <w:rPr>
          <w:spacing w:val="23"/>
          <w:w w:val="95"/>
        </w:rPr>
        <w:t xml:space="preserve"> </w:t>
      </w:r>
      <w:r>
        <w:rPr>
          <w:w w:val="95"/>
        </w:rPr>
        <w:t>Gardens</w:t>
      </w:r>
    </w:p>
    <w:p w14:paraId="50FDE7A9" w14:textId="77777777" w:rsidR="00C544BC" w:rsidRDefault="00BD4BDE">
      <w:pPr>
        <w:tabs>
          <w:tab w:val="left" w:pos="4624"/>
        </w:tabs>
        <w:spacing w:line="289" w:lineRule="exact"/>
        <w:ind w:left="213"/>
        <w:rPr>
          <w:sz w:val="24"/>
        </w:rPr>
      </w:pPr>
      <w:r>
        <w:rPr>
          <w:rFonts w:ascii="Trebuchet MS"/>
          <w:sz w:val="12"/>
        </w:rPr>
        <w:t>16</w:t>
      </w:r>
      <w:r>
        <w:rPr>
          <w:rFonts w:ascii="Trebuchet MS"/>
          <w:sz w:val="12"/>
        </w:rPr>
        <w:tab/>
      </w:r>
      <w:r>
        <w:rPr>
          <w:w w:val="95"/>
          <w:sz w:val="24"/>
        </w:rPr>
        <w:t>St</w:t>
      </w:r>
      <w:r>
        <w:rPr>
          <w:spacing w:val="9"/>
          <w:w w:val="95"/>
          <w:sz w:val="24"/>
        </w:rPr>
        <w:t xml:space="preserve"> </w:t>
      </w:r>
      <w:r>
        <w:rPr>
          <w:w w:val="95"/>
          <w:sz w:val="24"/>
        </w:rPr>
        <w:t>Andrews</w:t>
      </w:r>
    </w:p>
    <w:p w14:paraId="37AD2A11" w14:textId="77777777" w:rsidR="00C544BC" w:rsidRDefault="00BD4BDE">
      <w:pPr>
        <w:tabs>
          <w:tab w:val="left" w:pos="5023"/>
        </w:tabs>
        <w:spacing w:line="289" w:lineRule="exact"/>
        <w:ind w:left="213"/>
        <w:rPr>
          <w:sz w:val="24"/>
        </w:rPr>
      </w:pPr>
      <w:r>
        <w:rPr>
          <w:rFonts w:ascii="Trebuchet MS"/>
          <w:sz w:val="12"/>
        </w:rPr>
        <w:t>17</w:t>
      </w:r>
      <w:r>
        <w:rPr>
          <w:rFonts w:ascii="Trebuchet MS"/>
          <w:sz w:val="12"/>
        </w:rPr>
        <w:tab/>
      </w:r>
      <w:r>
        <w:rPr>
          <w:sz w:val="24"/>
        </w:rPr>
        <w:t>Fife</w:t>
      </w:r>
    </w:p>
    <w:p w14:paraId="0933A8B1" w14:textId="77777777" w:rsidR="00C544BC" w:rsidRDefault="00BD4BDE">
      <w:pPr>
        <w:tabs>
          <w:tab w:val="left" w:pos="4681"/>
        </w:tabs>
        <w:spacing w:line="289" w:lineRule="exact"/>
        <w:ind w:left="213"/>
        <w:rPr>
          <w:sz w:val="24"/>
        </w:rPr>
      </w:pPr>
      <w:r>
        <w:rPr>
          <w:rFonts w:ascii="Trebuchet MS"/>
          <w:sz w:val="12"/>
        </w:rPr>
        <w:t>18</w:t>
      </w:r>
      <w:r>
        <w:rPr>
          <w:rFonts w:ascii="Trebuchet MS"/>
          <w:sz w:val="12"/>
        </w:rPr>
        <w:tab/>
      </w:r>
      <w:r>
        <w:rPr>
          <w:sz w:val="24"/>
        </w:rPr>
        <w:t>KY16</w:t>
      </w:r>
      <w:r>
        <w:rPr>
          <w:spacing w:val="14"/>
          <w:sz w:val="24"/>
        </w:rPr>
        <w:t xml:space="preserve"> </w:t>
      </w:r>
      <w:r>
        <w:rPr>
          <w:sz w:val="24"/>
        </w:rPr>
        <w:t>9LZ</w:t>
      </w:r>
    </w:p>
    <w:p w14:paraId="1DDB51F7" w14:textId="77777777" w:rsidR="00C544BC" w:rsidRDefault="00BD4BDE">
      <w:pPr>
        <w:tabs>
          <w:tab w:val="left" w:pos="4777"/>
        </w:tabs>
        <w:spacing w:line="289" w:lineRule="exact"/>
        <w:ind w:left="213"/>
        <w:rPr>
          <w:sz w:val="24"/>
        </w:rPr>
      </w:pPr>
      <w:r>
        <w:rPr>
          <w:rFonts w:ascii="Trebuchet MS"/>
          <w:sz w:val="12"/>
        </w:rPr>
        <w:t>19</w:t>
      </w:r>
      <w:r>
        <w:rPr>
          <w:rFonts w:ascii="Trebuchet MS"/>
          <w:sz w:val="12"/>
        </w:rPr>
        <w:tab/>
      </w:r>
      <w:r>
        <w:rPr>
          <w:sz w:val="24"/>
        </w:rPr>
        <w:t>Scotland</w:t>
      </w:r>
    </w:p>
    <w:p w14:paraId="01E42509" w14:textId="77777777" w:rsidR="00C544BC" w:rsidRDefault="00BD4BDE">
      <w:pPr>
        <w:pStyle w:val="BodyText"/>
        <w:tabs>
          <w:tab w:val="left" w:pos="3177"/>
        </w:tabs>
        <w:spacing w:before="0" w:line="306" w:lineRule="exact"/>
        <w:ind w:left="213"/>
      </w:pPr>
      <w:r>
        <w:rPr>
          <w:rFonts w:ascii="Trebuchet MS"/>
          <w:sz w:val="12"/>
        </w:rPr>
        <w:t>20</w:t>
      </w:r>
      <w:r>
        <w:rPr>
          <w:rFonts w:ascii="Trebuchet MS"/>
          <w:sz w:val="12"/>
        </w:rPr>
        <w:tab/>
      </w:r>
      <w:r>
        <w:rPr>
          <w:w w:val="95"/>
        </w:rPr>
        <w:t>Email:</w:t>
      </w:r>
      <w:r>
        <w:rPr>
          <w:spacing w:val="71"/>
        </w:rPr>
        <w:t xml:space="preserve"> </w:t>
      </w:r>
      <w:hyperlink r:id="rId6">
        <w:r>
          <w:rPr>
            <w:w w:val="95"/>
          </w:rPr>
          <w:t>eiren.jacobson@st-andrews.ac.uk</w:t>
        </w:r>
      </w:hyperlink>
    </w:p>
    <w:p w14:paraId="286D7581" w14:textId="77777777" w:rsidR="00C544BC" w:rsidRDefault="00BD4BDE">
      <w:pPr>
        <w:spacing w:before="249"/>
        <w:ind w:left="213"/>
        <w:rPr>
          <w:rFonts w:ascii="Trebuchet MS"/>
          <w:sz w:val="12"/>
        </w:rPr>
      </w:pPr>
      <w:r>
        <w:rPr>
          <w:rFonts w:ascii="Trebuchet MS"/>
          <w:sz w:val="12"/>
        </w:rPr>
        <w:t>21</w:t>
      </w:r>
    </w:p>
    <w:p w14:paraId="0A41A84A" w14:textId="77777777" w:rsidR="00C544BC" w:rsidRDefault="00BD4BDE">
      <w:pPr>
        <w:pStyle w:val="Heading2"/>
        <w:tabs>
          <w:tab w:val="left" w:pos="3893"/>
        </w:tabs>
        <w:spacing w:before="10"/>
        <w:ind w:left="213"/>
      </w:pPr>
      <w:r>
        <w:rPr>
          <w:rFonts w:ascii="Trebuchet MS"/>
          <w:b w:val="0"/>
          <w:w w:val="110"/>
          <w:sz w:val="12"/>
        </w:rPr>
        <w:t>22</w:t>
      </w:r>
      <w:r>
        <w:rPr>
          <w:rFonts w:ascii="Trebuchet MS"/>
          <w:b w:val="0"/>
          <w:w w:val="110"/>
          <w:sz w:val="12"/>
        </w:rPr>
        <w:tab/>
      </w:r>
      <w:r>
        <w:rPr>
          <w:w w:val="110"/>
        </w:rPr>
        <w:t>Draft</w:t>
      </w:r>
      <w:r>
        <w:rPr>
          <w:spacing w:val="24"/>
          <w:w w:val="110"/>
        </w:rPr>
        <w:t xml:space="preserve"> </w:t>
      </w:r>
      <w:r>
        <w:rPr>
          <w:w w:val="110"/>
        </w:rPr>
        <w:t>16</w:t>
      </w:r>
      <w:r>
        <w:rPr>
          <w:spacing w:val="24"/>
          <w:w w:val="110"/>
        </w:rPr>
        <w:t xml:space="preserve"> </w:t>
      </w:r>
      <w:r>
        <w:rPr>
          <w:w w:val="110"/>
        </w:rPr>
        <w:t>January</w:t>
      </w:r>
      <w:r>
        <w:rPr>
          <w:spacing w:val="24"/>
          <w:w w:val="110"/>
        </w:rPr>
        <w:t xml:space="preserve"> </w:t>
      </w:r>
      <w:r>
        <w:rPr>
          <w:w w:val="110"/>
        </w:rPr>
        <w:t>2022</w:t>
      </w:r>
    </w:p>
    <w:p w14:paraId="13E1E1DF" w14:textId="77777777" w:rsidR="00C544BC" w:rsidRDefault="00C544BC">
      <w:pPr>
        <w:sectPr w:rsidR="00C544BC">
          <w:footerReference w:type="default" r:id="rId7"/>
          <w:type w:val="continuous"/>
          <w:pgSz w:w="12240" w:h="15840"/>
          <w:pgMar w:top="1200" w:right="1280" w:bottom="1020" w:left="900" w:header="0" w:footer="832" w:gutter="0"/>
          <w:pgNumType w:start="1"/>
          <w:cols w:space="720"/>
        </w:sectPr>
      </w:pPr>
    </w:p>
    <w:p w14:paraId="5BA2EA52" w14:textId="77777777" w:rsidR="00C544BC" w:rsidRDefault="00BD4BDE">
      <w:pPr>
        <w:spacing w:before="105"/>
        <w:ind w:left="213"/>
        <w:rPr>
          <w:b/>
          <w:sz w:val="28"/>
        </w:rPr>
      </w:pPr>
      <w:r>
        <w:rPr>
          <w:rFonts w:ascii="Trebuchet MS"/>
          <w:sz w:val="12"/>
        </w:rPr>
        <w:lastRenderedPageBreak/>
        <w:t xml:space="preserve">23    </w:t>
      </w:r>
      <w:r>
        <w:rPr>
          <w:rFonts w:ascii="Trebuchet MS"/>
          <w:spacing w:val="19"/>
          <w:sz w:val="12"/>
        </w:rPr>
        <w:t xml:space="preserve"> </w:t>
      </w:r>
      <w:r>
        <w:rPr>
          <w:b/>
          <w:w w:val="110"/>
          <w:sz w:val="28"/>
        </w:rPr>
        <w:t>Abstract</w:t>
      </w:r>
    </w:p>
    <w:p w14:paraId="1404427A" w14:textId="77777777" w:rsidR="00C544BC" w:rsidRDefault="00C544BC">
      <w:pPr>
        <w:pStyle w:val="BodyText"/>
        <w:spacing w:before="0"/>
        <w:ind w:left="0"/>
        <w:rPr>
          <w:b/>
        </w:rPr>
      </w:pPr>
    </w:p>
    <w:p w14:paraId="02771160" w14:textId="77777777" w:rsidR="00C544BC" w:rsidRDefault="00BD4BDE">
      <w:pPr>
        <w:pStyle w:val="BodyText"/>
        <w:spacing w:before="117"/>
        <w:ind w:left="213"/>
      </w:pPr>
      <w:r>
        <w:rPr>
          <w:rFonts w:ascii="Trebuchet MS"/>
          <w:sz w:val="12"/>
        </w:rPr>
        <w:t xml:space="preserve">24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Behavioral</w:t>
      </w:r>
      <w:r>
        <w:rPr>
          <w:spacing w:val="38"/>
          <w:w w:val="95"/>
        </w:rPr>
        <w:t xml:space="preserve"> </w:t>
      </w:r>
      <w:r>
        <w:rPr>
          <w:w w:val="95"/>
        </w:rPr>
        <w:t>responses</w:t>
      </w:r>
      <w:r>
        <w:rPr>
          <w:spacing w:val="38"/>
          <w:w w:val="95"/>
        </w:rPr>
        <w:t xml:space="preserve"> </w:t>
      </w:r>
      <w:r>
        <w:rPr>
          <w:w w:val="95"/>
        </w:rPr>
        <w:t>of</w:t>
      </w:r>
      <w:r>
        <w:rPr>
          <w:spacing w:val="39"/>
          <w:w w:val="95"/>
        </w:rPr>
        <w:t xml:space="preserve"> </w:t>
      </w:r>
      <w:r>
        <w:rPr>
          <w:w w:val="95"/>
        </w:rPr>
        <w:t>beaked</w:t>
      </w:r>
      <w:r>
        <w:rPr>
          <w:spacing w:val="38"/>
          <w:w w:val="95"/>
        </w:rPr>
        <w:t xml:space="preserve"> </w:t>
      </w:r>
      <w:r>
        <w:rPr>
          <w:w w:val="95"/>
        </w:rPr>
        <w:t>whales</w:t>
      </w:r>
      <w:r>
        <w:rPr>
          <w:spacing w:val="38"/>
          <w:w w:val="95"/>
        </w:rPr>
        <w:t xml:space="preserve"> </w:t>
      </w:r>
      <w:r>
        <w:rPr>
          <w:w w:val="95"/>
        </w:rPr>
        <w:t>(family</w:t>
      </w:r>
      <w:r>
        <w:rPr>
          <w:spacing w:val="39"/>
          <w:w w:val="95"/>
        </w:rPr>
        <w:t xml:space="preserve"> </w:t>
      </w:r>
      <w:r>
        <w:rPr>
          <w:w w:val="95"/>
        </w:rPr>
        <w:t>Ziphiidae)</w:t>
      </w:r>
      <w:r>
        <w:rPr>
          <w:spacing w:val="38"/>
          <w:w w:val="95"/>
        </w:rPr>
        <w:t xml:space="preserve"> </w:t>
      </w:r>
      <w:r>
        <w:rPr>
          <w:w w:val="95"/>
        </w:rPr>
        <w:t>to</w:t>
      </w:r>
      <w:r>
        <w:rPr>
          <w:spacing w:val="38"/>
          <w:w w:val="95"/>
        </w:rPr>
        <w:t xml:space="preserve"> </w:t>
      </w:r>
      <w:r>
        <w:rPr>
          <w:w w:val="95"/>
        </w:rPr>
        <w:t>naval</w:t>
      </w:r>
      <w:r>
        <w:rPr>
          <w:spacing w:val="38"/>
          <w:w w:val="95"/>
        </w:rPr>
        <w:t xml:space="preserve"> </w:t>
      </w:r>
      <w:r>
        <w:rPr>
          <w:w w:val="95"/>
        </w:rPr>
        <w:t>use</w:t>
      </w:r>
      <w:r>
        <w:rPr>
          <w:spacing w:val="39"/>
          <w:w w:val="95"/>
        </w:rPr>
        <w:t xml:space="preserve"> </w:t>
      </w:r>
      <w:r>
        <w:rPr>
          <w:w w:val="95"/>
        </w:rPr>
        <w:t>of</w:t>
      </w:r>
      <w:r>
        <w:rPr>
          <w:spacing w:val="38"/>
          <w:w w:val="95"/>
        </w:rPr>
        <w:t xml:space="preserve"> </w:t>
      </w:r>
      <w:r>
        <w:rPr>
          <w:w w:val="95"/>
        </w:rPr>
        <w:t>mid-frequency</w:t>
      </w:r>
    </w:p>
    <w:p w14:paraId="2CE23531" w14:textId="77777777" w:rsidR="00C544BC" w:rsidRDefault="00BD4BDE">
      <w:pPr>
        <w:pStyle w:val="BodyText"/>
        <w:spacing w:before="155"/>
        <w:ind w:left="213"/>
      </w:pPr>
      <w:r>
        <w:rPr>
          <w:rFonts w:ascii="Trebuchet MS"/>
          <w:sz w:val="12"/>
        </w:rPr>
        <w:t xml:space="preserve">25    </w:t>
      </w:r>
      <w:r>
        <w:rPr>
          <w:rFonts w:ascii="Trebuchet MS"/>
          <w:spacing w:val="19"/>
          <w:sz w:val="12"/>
        </w:rPr>
        <w:t xml:space="preserve"> </w:t>
      </w:r>
      <w:r>
        <w:rPr>
          <w:spacing w:val="-1"/>
        </w:rPr>
        <w:t>active</w:t>
      </w:r>
      <w:r>
        <w:rPr>
          <w:spacing w:val="-5"/>
        </w:rPr>
        <w:t xml:space="preserve"> </w:t>
      </w:r>
      <w:proofErr w:type="gramStart"/>
      <w:r>
        <w:rPr>
          <w:spacing w:val="-1"/>
        </w:rPr>
        <w:t>sonar</w:t>
      </w:r>
      <w:proofErr w:type="gramEnd"/>
      <w:r>
        <w:rPr>
          <w:spacing w:val="-4"/>
        </w:rPr>
        <w:t xml:space="preserve"> </w:t>
      </w:r>
      <w:r>
        <w:rPr>
          <w:spacing w:val="-1"/>
        </w:rPr>
        <w:t>(MFAS)</w:t>
      </w:r>
      <w:r>
        <w:rPr>
          <w:spacing w:val="-5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been</w:t>
      </w:r>
      <w:r>
        <w:rPr>
          <w:spacing w:val="-4"/>
        </w:rPr>
        <w:t xml:space="preserve"> </w:t>
      </w:r>
      <w:r>
        <w:t>quantified</w:t>
      </w:r>
      <w:r>
        <w:rPr>
          <w:spacing w:val="-5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some</w:t>
      </w:r>
      <w:r>
        <w:rPr>
          <w:spacing w:val="-5"/>
        </w:rPr>
        <w:t xml:space="preserve"> </w:t>
      </w:r>
      <w:r>
        <w:t>species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regions.</w:t>
      </w:r>
      <w:r>
        <w:rPr>
          <w:spacing w:val="21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describe</w:t>
      </w:r>
      <w:r>
        <w:rPr>
          <w:spacing w:val="-5"/>
        </w:rPr>
        <w:t xml:space="preserve"> </w:t>
      </w:r>
      <w:r>
        <w:t>the</w:t>
      </w:r>
    </w:p>
    <w:p w14:paraId="7D1F5DCF" w14:textId="77777777" w:rsidR="00C544BC" w:rsidRDefault="00BD4BDE">
      <w:pPr>
        <w:pStyle w:val="BodyText"/>
        <w:ind w:left="213"/>
      </w:pPr>
      <w:r>
        <w:rPr>
          <w:rFonts w:ascii="Trebuchet MS" w:hAnsi="Trebuchet MS"/>
          <w:sz w:val="12"/>
        </w:rPr>
        <w:t xml:space="preserve">26    </w:t>
      </w:r>
      <w:r>
        <w:rPr>
          <w:rFonts w:ascii="Trebuchet MS" w:hAnsi="Trebuchet MS"/>
          <w:spacing w:val="19"/>
          <w:sz w:val="12"/>
        </w:rPr>
        <w:t xml:space="preserve"> </w:t>
      </w:r>
      <w:r>
        <w:rPr>
          <w:w w:val="95"/>
        </w:rPr>
        <w:t>effects</w:t>
      </w:r>
      <w:r>
        <w:rPr>
          <w:spacing w:val="13"/>
          <w:w w:val="95"/>
        </w:rPr>
        <w:t xml:space="preserve"> </w:t>
      </w:r>
      <w:r>
        <w:rPr>
          <w:w w:val="95"/>
        </w:rPr>
        <w:t>of</w:t>
      </w:r>
      <w:r>
        <w:rPr>
          <w:spacing w:val="12"/>
          <w:w w:val="95"/>
        </w:rPr>
        <w:t xml:space="preserve"> </w:t>
      </w:r>
      <w:r>
        <w:rPr>
          <w:w w:val="95"/>
        </w:rPr>
        <w:t>MFAS</w:t>
      </w:r>
      <w:r>
        <w:rPr>
          <w:spacing w:val="13"/>
          <w:w w:val="95"/>
        </w:rPr>
        <w:t xml:space="preserve"> </w:t>
      </w:r>
      <w:r>
        <w:rPr>
          <w:w w:val="95"/>
        </w:rPr>
        <w:t>on</w:t>
      </w:r>
      <w:r>
        <w:rPr>
          <w:spacing w:val="13"/>
          <w:w w:val="95"/>
        </w:rPr>
        <w:t xml:space="preserve"> </w:t>
      </w:r>
      <w:r>
        <w:rPr>
          <w:w w:val="95"/>
        </w:rPr>
        <w:t>the</w:t>
      </w:r>
      <w:r>
        <w:rPr>
          <w:spacing w:val="13"/>
          <w:w w:val="95"/>
        </w:rPr>
        <w:t xml:space="preserve"> </w:t>
      </w:r>
      <w:r>
        <w:rPr>
          <w:w w:val="95"/>
        </w:rPr>
        <w:t>probability</w:t>
      </w:r>
      <w:r>
        <w:rPr>
          <w:spacing w:val="13"/>
          <w:w w:val="95"/>
        </w:rPr>
        <w:t xml:space="preserve"> </w:t>
      </w:r>
      <w:r>
        <w:rPr>
          <w:w w:val="95"/>
        </w:rPr>
        <w:t>of</w:t>
      </w:r>
      <w:r>
        <w:rPr>
          <w:spacing w:val="13"/>
          <w:w w:val="95"/>
        </w:rPr>
        <w:t xml:space="preserve"> </w:t>
      </w:r>
      <w:r>
        <w:rPr>
          <w:w w:val="95"/>
        </w:rPr>
        <w:t>detecting</w:t>
      </w:r>
      <w:r>
        <w:rPr>
          <w:spacing w:val="12"/>
          <w:w w:val="95"/>
        </w:rPr>
        <w:t xml:space="preserve"> </w:t>
      </w:r>
      <w:r>
        <w:rPr>
          <w:w w:val="95"/>
        </w:rPr>
        <w:t>diving</w:t>
      </w:r>
      <w:r>
        <w:rPr>
          <w:spacing w:val="13"/>
          <w:w w:val="95"/>
        </w:rPr>
        <w:t xml:space="preserve"> </w:t>
      </w:r>
      <w:r>
        <w:rPr>
          <w:w w:val="95"/>
        </w:rPr>
        <w:t>groups</w:t>
      </w:r>
      <w:r>
        <w:rPr>
          <w:spacing w:val="13"/>
          <w:w w:val="95"/>
        </w:rPr>
        <w:t xml:space="preserve"> </w:t>
      </w:r>
      <w:r>
        <w:rPr>
          <w:w w:val="95"/>
        </w:rPr>
        <w:t>of</w:t>
      </w:r>
      <w:r>
        <w:rPr>
          <w:spacing w:val="13"/>
          <w:w w:val="95"/>
        </w:rPr>
        <w:t xml:space="preserve"> </w:t>
      </w:r>
      <w:r>
        <w:rPr>
          <w:w w:val="95"/>
        </w:rPr>
        <w:t>Blainville’s</w:t>
      </w:r>
      <w:r>
        <w:rPr>
          <w:spacing w:val="13"/>
          <w:w w:val="95"/>
        </w:rPr>
        <w:t xml:space="preserve"> </w:t>
      </w:r>
      <w:r>
        <w:rPr>
          <w:w w:val="95"/>
        </w:rPr>
        <w:t>beaked</w:t>
      </w:r>
      <w:r>
        <w:rPr>
          <w:spacing w:val="12"/>
          <w:w w:val="95"/>
        </w:rPr>
        <w:t xml:space="preserve"> </w:t>
      </w:r>
      <w:r>
        <w:rPr>
          <w:w w:val="95"/>
        </w:rPr>
        <w:t>whales</w:t>
      </w:r>
    </w:p>
    <w:p w14:paraId="375ECA35" w14:textId="77777777" w:rsidR="00C544BC" w:rsidRDefault="00BD4BDE">
      <w:pPr>
        <w:pStyle w:val="BodyText"/>
        <w:ind w:left="213"/>
      </w:pPr>
      <w:r>
        <w:rPr>
          <w:rFonts w:ascii="Trebuchet MS"/>
          <w:sz w:val="12"/>
        </w:rPr>
        <w:t xml:space="preserve">27    </w:t>
      </w:r>
      <w:r>
        <w:rPr>
          <w:rFonts w:ascii="Trebuchet MS"/>
          <w:spacing w:val="19"/>
          <w:sz w:val="12"/>
        </w:rPr>
        <w:t xml:space="preserve"> </w:t>
      </w:r>
      <w:r>
        <w:rPr>
          <w:spacing w:val="-1"/>
        </w:rPr>
        <w:t>on</w:t>
      </w:r>
      <w:r>
        <w:rPr>
          <w:spacing w:val="-9"/>
        </w:rPr>
        <w:t xml:space="preserve"> </w:t>
      </w:r>
      <w:r>
        <w:rPr>
          <w:spacing w:val="-1"/>
        </w:rPr>
        <w:t>the</w:t>
      </w:r>
      <w:r>
        <w:rPr>
          <w:spacing w:val="-10"/>
        </w:rPr>
        <w:t xml:space="preserve"> </w:t>
      </w:r>
      <w:r>
        <w:rPr>
          <w:spacing w:val="-1"/>
        </w:rPr>
        <w:t>US</w:t>
      </w:r>
      <w:r>
        <w:rPr>
          <w:spacing w:val="-8"/>
        </w:rPr>
        <w:t xml:space="preserve"> </w:t>
      </w:r>
      <w:r>
        <w:rPr>
          <w:spacing w:val="-1"/>
        </w:rPr>
        <w:t>Navy</w:t>
      </w:r>
      <w:r>
        <w:rPr>
          <w:spacing w:val="-9"/>
        </w:rPr>
        <w:t xml:space="preserve"> </w:t>
      </w:r>
      <w:r>
        <w:rPr>
          <w:spacing w:val="-1"/>
        </w:rPr>
        <w:t>Pacific</w:t>
      </w:r>
      <w:r>
        <w:rPr>
          <w:spacing w:val="-9"/>
        </w:rPr>
        <w:t xml:space="preserve"> </w:t>
      </w:r>
      <w:r>
        <w:rPr>
          <w:spacing w:val="-1"/>
        </w:rPr>
        <w:t>Missile</w:t>
      </w:r>
      <w:r>
        <w:rPr>
          <w:spacing w:val="-10"/>
        </w:rPr>
        <w:t xml:space="preserve"> </w:t>
      </w:r>
      <w:r>
        <w:t>Range</w:t>
      </w:r>
      <w:r>
        <w:rPr>
          <w:spacing w:val="-8"/>
        </w:rPr>
        <w:t xml:space="preserve"> </w:t>
      </w:r>
      <w:r>
        <w:t>Facility</w:t>
      </w:r>
      <w:r>
        <w:rPr>
          <w:spacing w:val="-9"/>
        </w:rPr>
        <w:t xml:space="preserve"> </w:t>
      </w:r>
      <w:r>
        <w:t>(PMRF)</w:t>
      </w:r>
      <w:r>
        <w:rPr>
          <w:spacing w:val="-9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Hawaii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compare</w:t>
      </w:r>
      <w:r>
        <w:rPr>
          <w:spacing w:val="-9"/>
        </w:rPr>
        <w:t xml:space="preserve"> </w:t>
      </w:r>
      <w:r>
        <w:t>our</w:t>
      </w:r>
      <w:r>
        <w:rPr>
          <w:spacing w:val="-9"/>
        </w:rPr>
        <w:t xml:space="preserve"> </w:t>
      </w:r>
      <w:r>
        <w:t>results</w:t>
      </w:r>
    </w:p>
    <w:p w14:paraId="4A801E68" w14:textId="77777777" w:rsidR="00C544BC" w:rsidRDefault="00BD4BDE">
      <w:pPr>
        <w:pStyle w:val="BodyText"/>
        <w:spacing w:before="155"/>
        <w:ind w:left="213"/>
      </w:pPr>
      <w:r>
        <w:rPr>
          <w:rFonts w:ascii="Trebuchet MS"/>
          <w:sz w:val="12"/>
        </w:rPr>
        <w:t xml:space="preserve">28    </w:t>
      </w:r>
      <w:r>
        <w:rPr>
          <w:rFonts w:ascii="Trebuchet MS"/>
          <w:spacing w:val="19"/>
          <w:sz w:val="12"/>
        </w:rPr>
        <w:t xml:space="preserve"> </w:t>
      </w:r>
      <w:r>
        <w:t>to</w:t>
      </w:r>
      <w:r>
        <w:rPr>
          <w:spacing w:val="19"/>
        </w:rPr>
        <w:t xml:space="preserve"> </w:t>
      </w:r>
      <w:r>
        <w:t>previously</w:t>
      </w:r>
      <w:r>
        <w:rPr>
          <w:spacing w:val="19"/>
        </w:rPr>
        <w:t xml:space="preserve"> </w:t>
      </w:r>
      <w:r>
        <w:t>published</w:t>
      </w:r>
      <w:r>
        <w:rPr>
          <w:spacing w:val="19"/>
        </w:rPr>
        <w:t xml:space="preserve"> </w:t>
      </w:r>
      <w:r>
        <w:t>results</w:t>
      </w:r>
      <w:r>
        <w:rPr>
          <w:spacing w:val="19"/>
        </w:rPr>
        <w:t xml:space="preserve"> </w:t>
      </w:r>
      <w:r>
        <w:t>for</w:t>
      </w:r>
      <w:r>
        <w:rPr>
          <w:spacing w:val="20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same</w:t>
      </w:r>
      <w:r>
        <w:rPr>
          <w:spacing w:val="19"/>
        </w:rPr>
        <w:t xml:space="preserve"> </w:t>
      </w:r>
      <w:r>
        <w:t>species</w:t>
      </w:r>
      <w:r>
        <w:rPr>
          <w:spacing w:val="19"/>
        </w:rPr>
        <w:t xml:space="preserve"> </w:t>
      </w:r>
      <w:r>
        <w:t>at</w:t>
      </w:r>
      <w:r>
        <w:rPr>
          <w:spacing w:val="19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Atlantic</w:t>
      </w:r>
      <w:r>
        <w:rPr>
          <w:spacing w:val="19"/>
        </w:rPr>
        <w:t xml:space="preserve"> </w:t>
      </w:r>
      <w:r>
        <w:t>Undersea</w:t>
      </w:r>
      <w:r>
        <w:rPr>
          <w:spacing w:val="19"/>
        </w:rPr>
        <w:t xml:space="preserve"> </w:t>
      </w:r>
      <w:r>
        <w:t>Test</w:t>
      </w:r>
      <w:r>
        <w:rPr>
          <w:spacing w:val="19"/>
        </w:rPr>
        <w:t xml:space="preserve"> </w:t>
      </w:r>
      <w:r>
        <w:t>and</w:t>
      </w:r>
    </w:p>
    <w:p w14:paraId="301B5CBD" w14:textId="77777777" w:rsidR="00C544BC" w:rsidRDefault="00BD4BDE">
      <w:pPr>
        <w:pStyle w:val="BodyText"/>
        <w:ind w:left="213"/>
      </w:pPr>
      <w:r>
        <w:rPr>
          <w:rFonts w:ascii="Trebuchet MS"/>
          <w:sz w:val="12"/>
        </w:rPr>
        <w:t xml:space="preserve">29    </w:t>
      </w:r>
      <w:r>
        <w:rPr>
          <w:rFonts w:ascii="Trebuchet MS"/>
          <w:spacing w:val="19"/>
          <w:sz w:val="12"/>
        </w:rPr>
        <w:t xml:space="preserve"> </w:t>
      </w:r>
      <w:r>
        <w:t>Evaluation</w:t>
      </w:r>
      <w:r>
        <w:rPr>
          <w:spacing w:val="15"/>
        </w:rPr>
        <w:t xml:space="preserve"> </w:t>
      </w:r>
      <w:r>
        <w:t>Center</w:t>
      </w:r>
      <w:r>
        <w:rPr>
          <w:spacing w:val="15"/>
        </w:rPr>
        <w:t xml:space="preserve"> </w:t>
      </w:r>
      <w:r>
        <w:t>(AUTEC)</w:t>
      </w:r>
      <w:r>
        <w:rPr>
          <w:spacing w:val="16"/>
        </w:rPr>
        <w:t xml:space="preserve"> </w:t>
      </w:r>
      <w:r>
        <w:t>in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Bahamas.</w:t>
      </w:r>
      <w:r>
        <w:rPr>
          <w:spacing w:val="58"/>
        </w:rPr>
        <w:t xml:space="preserve"> </w:t>
      </w:r>
      <w:r>
        <w:t>We</w:t>
      </w:r>
      <w:r>
        <w:rPr>
          <w:spacing w:val="15"/>
        </w:rPr>
        <w:t xml:space="preserve"> </w:t>
      </w:r>
      <w:r>
        <w:t>use</w:t>
      </w:r>
      <w:r>
        <w:rPr>
          <w:spacing w:val="16"/>
        </w:rPr>
        <w:t xml:space="preserve"> </w:t>
      </w:r>
      <w:r>
        <w:t>passive</w:t>
      </w:r>
      <w:r>
        <w:rPr>
          <w:spacing w:val="15"/>
        </w:rPr>
        <w:t xml:space="preserve"> </w:t>
      </w:r>
      <w:r>
        <w:t>acoustic</w:t>
      </w:r>
      <w:r>
        <w:rPr>
          <w:spacing w:val="15"/>
        </w:rPr>
        <w:t xml:space="preserve"> </w:t>
      </w:r>
      <w:r>
        <w:t>data</w:t>
      </w:r>
      <w:r>
        <w:rPr>
          <w:spacing w:val="15"/>
        </w:rPr>
        <w:t xml:space="preserve"> </w:t>
      </w:r>
      <w:r>
        <w:t>collected</w:t>
      </w:r>
      <w:r>
        <w:rPr>
          <w:spacing w:val="16"/>
        </w:rPr>
        <w:t xml:space="preserve"> </w:t>
      </w:r>
      <w:r>
        <w:t>at</w:t>
      </w:r>
    </w:p>
    <w:p w14:paraId="24C19A26" w14:textId="77777777" w:rsidR="00C544BC" w:rsidRDefault="00BD4BDE">
      <w:pPr>
        <w:pStyle w:val="BodyText"/>
        <w:spacing w:before="155"/>
        <w:ind w:left="213"/>
      </w:pPr>
      <w:r>
        <w:rPr>
          <w:rFonts w:ascii="Trebuchet MS"/>
          <w:sz w:val="12"/>
        </w:rPr>
        <w:t xml:space="preserve">30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bottom-mounted</w:t>
      </w:r>
      <w:r>
        <w:rPr>
          <w:spacing w:val="-1"/>
          <w:w w:val="95"/>
        </w:rPr>
        <w:t xml:space="preserve"> </w:t>
      </w:r>
      <w:r>
        <w:rPr>
          <w:w w:val="95"/>
        </w:rPr>
        <w:t>hydrophones</w:t>
      </w:r>
      <w:r>
        <w:rPr>
          <w:spacing w:val="-1"/>
          <w:w w:val="95"/>
        </w:rPr>
        <w:t xml:space="preserve"> </w:t>
      </w:r>
      <w:r>
        <w:rPr>
          <w:w w:val="95"/>
        </w:rPr>
        <w:t>before</w:t>
      </w:r>
      <w:r>
        <w:rPr>
          <w:spacing w:val="-1"/>
          <w:w w:val="95"/>
        </w:rPr>
        <w:t xml:space="preserve"> </w:t>
      </w:r>
      <w:r>
        <w:rPr>
          <w:w w:val="95"/>
        </w:rPr>
        <w:t>and</w:t>
      </w:r>
      <w:r>
        <w:rPr>
          <w:spacing w:val="-1"/>
          <w:w w:val="95"/>
        </w:rPr>
        <w:t xml:space="preserve"> </w:t>
      </w:r>
      <w:r>
        <w:rPr>
          <w:w w:val="95"/>
        </w:rPr>
        <w:t>during six</w:t>
      </w:r>
      <w:r>
        <w:rPr>
          <w:spacing w:val="-1"/>
          <w:w w:val="95"/>
        </w:rPr>
        <w:t xml:space="preserve"> </w:t>
      </w:r>
      <w:r>
        <w:rPr>
          <w:w w:val="95"/>
        </w:rPr>
        <w:t>naval</w:t>
      </w:r>
      <w:r>
        <w:rPr>
          <w:spacing w:val="-1"/>
          <w:w w:val="95"/>
        </w:rPr>
        <w:t xml:space="preserve"> </w:t>
      </w:r>
      <w:r>
        <w:rPr>
          <w:w w:val="95"/>
        </w:rPr>
        <w:t>training</w:t>
      </w:r>
      <w:r>
        <w:rPr>
          <w:spacing w:val="-1"/>
          <w:w w:val="95"/>
        </w:rPr>
        <w:t xml:space="preserve"> </w:t>
      </w:r>
      <w:r>
        <w:rPr>
          <w:w w:val="95"/>
        </w:rPr>
        <w:t>exercises</w:t>
      </w:r>
      <w:r>
        <w:rPr>
          <w:spacing w:val="-1"/>
          <w:w w:val="95"/>
        </w:rPr>
        <w:t xml:space="preserve"> </w:t>
      </w:r>
      <w:r>
        <w:rPr>
          <w:w w:val="95"/>
        </w:rPr>
        <w:t>at</w:t>
      </w:r>
      <w:r>
        <w:rPr>
          <w:spacing w:val="-1"/>
          <w:w w:val="95"/>
        </w:rPr>
        <w:t xml:space="preserve"> </w:t>
      </w:r>
      <w:r>
        <w:rPr>
          <w:w w:val="95"/>
        </w:rPr>
        <w:t>PMRF</w:t>
      </w:r>
      <w:r>
        <w:rPr>
          <w:spacing w:val="-1"/>
          <w:w w:val="95"/>
        </w:rPr>
        <w:t xml:space="preserve"> </w:t>
      </w:r>
      <w:r>
        <w:rPr>
          <w:w w:val="95"/>
        </w:rPr>
        <w:t>along</w:t>
      </w:r>
    </w:p>
    <w:p w14:paraId="32437554" w14:textId="77777777" w:rsidR="00C544BC" w:rsidRDefault="00BD4BDE">
      <w:pPr>
        <w:pStyle w:val="BodyText"/>
        <w:ind w:left="213"/>
      </w:pPr>
      <w:r>
        <w:rPr>
          <w:rFonts w:ascii="Trebuchet MS"/>
          <w:sz w:val="12"/>
        </w:rPr>
        <w:t xml:space="preserve">31    </w:t>
      </w:r>
      <w:r>
        <w:rPr>
          <w:rFonts w:ascii="Trebuchet MS"/>
          <w:spacing w:val="11"/>
          <w:sz w:val="12"/>
        </w:rPr>
        <w:t xml:space="preserve"> </w:t>
      </w:r>
      <w:r>
        <w:rPr>
          <w:w w:val="95"/>
        </w:rPr>
        <w:t>with</w:t>
      </w:r>
      <w:r>
        <w:rPr>
          <w:spacing w:val="6"/>
          <w:w w:val="95"/>
        </w:rPr>
        <w:t xml:space="preserve"> </w:t>
      </w:r>
      <w:r>
        <w:rPr>
          <w:w w:val="95"/>
        </w:rPr>
        <w:t>modelled</w:t>
      </w:r>
      <w:r>
        <w:rPr>
          <w:spacing w:val="6"/>
          <w:w w:val="95"/>
        </w:rPr>
        <w:t xml:space="preserve"> </w:t>
      </w:r>
      <w:r>
        <w:rPr>
          <w:w w:val="95"/>
        </w:rPr>
        <w:t>sonar</w:t>
      </w:r>
      <w:r>
        <w:rPr>
          <w:spacing w:val="6"/>
          <w:w w:val="95"/>
        </w:rPr>
        <w:t xml:space="preserve"> </w:t>
      </w:r>
      <w:r>
        <w:rPr>
          <w:w w:val="95"/>
        </w:rPr>
        <w:t>received</w:t>
      </w:r>
      <w:r>
        <w:rPr>
          <w:spacing w:val="6"/>
          <w:w w:val="95"/>
        </w:rPr>
        <w:t xml:space="preserve"> </w:t>
      </w:r>
      <w:r>
        <w:rPr>
          <w:w w:val="95"/>
        </w:rPr>
        <w:t>levels</w:t>
      </w:r>
      <w:r>
        <w:rPr>
          <w:spacing w:val="6"/>
          <w:w w:val="95"/>
        </w:rPr>
        <w:t xml:space="preserve"> </w:t>
      </w:r>
      <w:r>
        <w:rPr>
          <w:w w:val="95"/>
        </w:rPr>
        <w:t>to</w:t>
      </w:r>
      <w:r>
        <w:rPr>
          <w:spacing w:val="7"/>
          <w:w w:val="95"/>
        </w:rPr>
        <w:t xml:space="preserve"> </w:t>
      </w:r>
      <w:r>
        <w:rPr>
          <w:w w:val="95"/>
        </w:rPr>
        <w:t>describe</w:t>
      </w:r>
      <w:r>
        <w:rPr>
          <w:spacing w:val="6"/>
          <w:w w:val="95"/>
        </w:rPr>
        <w:t xml:space="preserve"> </w:t>
      </w:r>
      <w:r>
        <w:rPr>
          <w:w w:val="95"/>
        </w:rPr>
        <w:t>the</w:t>
      </w:r>
      <w:r>
        <w:rPr>
          <w:spacing w:val="6"/>
          <w:w w:val="95"/>
        </w:rPr>
        <w:t xml:space="preserve"> </w:t>
      </w:r>
      <w:r>
        <w:rPr>
          <w:w w:val="95"/>
        </w:rPr>
        <w:t>effect</w:t>
      </w:r>
      <w:r>
        <w:rPr>
          <w:spacing w:val="7"/>
          <w:w w:val="95"/>
        </w:rPr>
        <w:t xml:space="preserve"> </w:t>
      </w:r>
      <w:r>
        <w:rPr>
          <w:w w:val="95"/>
        </w:rPr>
        <w:t>of</w:t>
      </w:r>
      <w:r>
        <w:rPr>
          <w:spacing w:val="6"/>
          <w:w w:val="95"/>
        </w:rPr>
        <w:t xml:space="preserve"> </w:t>
      </w:r>
      <w:r>
        <w:rPr>
          <w:w w:val="95"/>
        </w:rPr>
        <w:t>training</w:t>
      </w:r>
      <w:r>
        <w:rPr>
          <w:spacing w:val="6"/>
          <w:w w:val="95"/>
        </w:rPr>
        <w:t xml:space="preserve"> </w:t>
      </w:r>
      <w:r>
        <w:rPr>
          <w:w w:val="95"/>
        </w:rPr>
        <w:t>and</w:t>
      </w:r>
      <w:r>
        <w:rPr>
          <w:spacing w:val="6"/>
          <w:w w:val="95"/>
        </w:rPr>
        <w:t xml:space="preserve"> </w:t>
      </w:r>
      <w:r>
        <w:rPr>
          <w:w w:val="95"/>
        </w:rPr>
        <w:t>MFAS</w:t>
      </w:r>
      <w:r>
        <w:rPr>
          <w:spacing w:val="6"/>
          <w:w w:val="95"/>
        </w:rPr>
        <w:t xml:space="preserve"> </w:t>
      </w:r>
      <w:r>
        <w:rPr>
          <w:w w:val="95"/>
        </w:rPr>
        <w:t>on</w:t>
      </w:r>
      <w:r>
        <w:rPr>
          <w:spacing w:val="7"/>
          <w:w w:val="95"/>
        </w:rPr>
        <w:t xml:space="preserve"> </w:t>
      </w:r>
      <w:r>
        <w:rPr>
          <w:w w:val="95"/>
        </w:rPr>
        <w:t>foraging</w:t>
      </w:r>
    </w:p>
    <w:p w14:paraId="60F8E2F7" w14:textId="77777777" w:rsidR="00C544BC" w:rsidRDefault="00BD4BDE">
      <w:pPr>
        <w:pStyle w:val="BodyText"/>
        <w:ind w:left="213"/>
      </w:pPr>
      <w:r>
        <w:rPr>
          <w:rFonts w:ascii="Trebuchet MS" w:hAnsi="Trebuchet MS"/>
          <w:sz w:val="12"/>
        </w:rPr>
        <w:t xml:space="preserve">32    </w:t>
      </w:r>
      <w:r>
        <w:rPr>
          <w:rFonts w:ascii="Trebuchet MS" w:hAnsi="Trebuchet MS"/>
          <w:spacing w:val="19"/>
          <w:sz w:val="12"/>
        </w:rPr>
        <w:t xml:space="preserve"> </w:t>
      </w:r>
      <w:r>
        <w:rPr>
          <w:w w:val="95"/>
        </w:rPr>
        <w:t>groups</w:t>
      </w:r>
      <w:r>
        <w:rPr>
          <w:spacing w:val="15"/>
          <w:w w:val="95"/>
        </w:rPr>
        <w:t xml:space="preserve"> </w:t>
      </w:r>
      <w:r>
        <w:rPr>
          <w:w w:val="95"/>
        </w:rPr>
        <w:t>of</w:t>
      </w:r>
      <w:r>
        <w:rPr>
          <w:spacing w:val="15"/>
          <w:w w:val="95"/>
        </w:rPr>
        <w:t xml:space="preserve"> </w:t>
      </w:r>
      <w:r>
        <w:rPr>
          <w:w w:val="95"/>
        </w:rPr>
        <w:t>Blainville’s</w:t>
      </w:r>
      <w:r>
        <w:rPr>
          <w:spacing w:val="15"/>
          <w:w w:val="95"/>
        </w:rPr>
        <w:t xml:space="preserve"> </w:t>
      </w:r>
      <w:r>
        <w:rPr>
          <w:w w:val="95"/>
        </w:rPr>
        <w:t>beaked</w:t>
      </w:r>
      <w:r>
        <w:rPr>
          <w:spacing w:val="15"/>
          <w:w w:val="95"/>
        </w:rPr>
        <w:t xml:space="preserve"> </w:t>
      </w:r>
      <w:r>
        <w:rPr>
          <w:w w:val="95"/>
        </w:rPr>
        <w:t>whales.</w:t>
      </w:r>
      <w:r>
        <w:rPr>
          <w:spacing w:val="41"/>
          <w:w w:val="95"/>
        </w:rPr>
        <w:t xml:space="preserve"> </w:t>
      </w:r>
      <w:r>
        <w:rPr>
          <w:w w:val="95"/>
        </w:rPr>
        <w:t>We</w:t>
      </w:r>
      <w:r>
        <w:rPr>
          <w:spacing w:val="15"/>
          <w:w w:val="95"/>
        </w:rPr>
        <w:t xml:space="preserve"> </w:t>
      </w:r>
      <w:r>
        <w:rPr>
          <w:w w:val="95"/>
        </w:rPr>
        <w:t>use</w:t>
      </w:r>
      <w:r>
        <w:rPr>
          <w:spacing w:val="15"/>
          <w:w w:val="95"/>
        </w:rPr>
        <w:t xml:space="preserve"> </w:t>
      </w:r>
      <w:r>
        <w:rPr>
          <w:w w:val="95"/>
        </w:rPr>
        <w:t>a</w:t>
      </w:r>
      <w:r>
        <w:rPr>
          <w:spacing w:val="15"/>
          <w:w w:val="95"/>
        </w:rPr>
        <w:t xml:space="preserve"> </w:t>
      </w:r>
      <w:r>
        <w:rPr>
          <w:w w:val="95"/>
        </w:rPr>
        <w:t>multi-stage</w:t>
      </w:r>
      <w:r>
        <w:rPr>
          <w:spacing w:val="15"/>
          <w:w w:val="95"/>
        </w:rPr>
        <w:t xml:space="preserve"> </w:t>
      </w:r>
      <w:r>
        <w:rPr>
          <w:w w:val="95"/>
        </w:rPr>
        <w:t>generalized</w:t>
      </w:r>
      <w:r>
        <w:rPr>
          <w:spacing w:val="15"/>
          <w:w w:val="95"/>
        </w:rPr>
        <w:t xml:space="preserve"> </w:t>
      </w:r>
      <w:r>
        <w:rPr>
          <w:w w:val="95"/>
        </w:rPr>
        <w:t>additive</w:t>
      </w:r>
      <w:r>
        <w:rPr>
          <w:spacing w:val="15"/>
          <w:w w:val="95"/>
        </w:rPr>
        <w:t xml:space="preserve"> </w:t>
      </w:r>
      <w:r>
        <w:rPr>
          <w:w w:val="95"/>
        </w:rPr>
        <w:t>modelling</w:t>
      </w:r>
    </w:p>
    <w:p w14:paraId="47281A90" w14:textId="77777777" w:rsidR="00C544BC" w:rsidRDefault="00BD4BDE">
      <w:pPr>
        <w:pStyle w:val="BodyText"/>
        <w:spacing w:before="155"/>
        <w:ind w:left="213"/>
      </w:pPr>
      <w:r>
        <w:rPr>
          <w:rFonts w:ascii="Trebuchet MS"/>
          <w:sz w:val="12"/>
        </w:rPr>
        <w:t xml:space="preserve">33    </w:t>
      </w:r>
      <w:r>
        <w:rPr>
          <w:rFonts w:ascii="Trebuchet MS"/>
          <w:spacing w:val="19"/>
          <w:sz w:val="12"/>
        </w:rPr>
        <w:t xml:space="preserve"> </w:t>
      </w:r>
      <w:proofErr w:type="gramStart"/>
      <w:r>
        <w:rPr>
          <w:w w:val="95"/>
        </w:rPr>
        <w:t>approach</w:t>
      </w:r>
      <w:proofErr w:type="gramEnd"/>
      <w:r>
        <w:rPr>
          <w:spacing w:val="27"/>
          <w:w w:val="95"/>
        </w:rPr>
        <w:t xml:space="preserve"> </w:t>
      </w:r>
      <w:r>
        <w:rPr>
          <w:w w:val="95"/>
        </w:rPr>
        <w:t>to</w:t>
      </w:r>
      <w:r>
        <w:rPr>
          <w:spacing w:val="26"/>
          <w:w w:val="95"/>
        </w:rPr>
        <w:t xml:space="preserve"> </w:t>
      </w:r>
      <w:r>
        <w:rPr>
          <w:w w:val="95"/>
        </w:rPr>
        <w:t>control</w:t>
      </w:r>
      <w:r>
        <w:rPr>
          <w:spacing w:val="27"/>
          <w:w w:val="95"/>
        </w:rPr>
        <w:t xml:space="preserve"> </w:t>
      </w:r>
      <w:r>
        <w:rPr>
          <w:w w:val="95"/>
        </w:rPr>
        <w:t>for</w:t>
      </w:r>
      <w:r>
        <w:rPr>
          <w:spacing w:val="27"/>
          <w:w w:val="95"/>
        </w:rPr>
        <w:t xml:space="preserve"> </w:t>
      </w:r>
      <w:r>
        <w:rPr>
          <w:w w:val="95"/>
        </w:rPr>
        <w:t>the</w:t>
      </w:r>
      <w:r>
        <w:rPr>
          <w:spacing w:val="27"/>
          <w:w w:val="95"/>
        </w:rPr>
        <w:t xml:space="preserve"> </w:t>
      </w:r>
      <w:r>
        <w:rPr>
          <w:w w:val="95"/>
        </w:rPr>
        <w:t>underlying</w:t>
      </w:r>
      <w:r>
        <w:rPr>
          <w:spacing w:val="27"/>
          <w:w w:val="95"/>
        </w:rPr>
        <w:t xml:space="preserve"> </w:t>
      </w:r>
      <w:r>
        <w:rPr>
          <w:w w:val="95"/>
        </w:rPr>
        <w:t>spatial</w:t>
      </w:r>
      <w:r>
        <w:rPr>
          <w:spacing w:val="28"/>
          <w:w w:val="95"/>
        </w:rPr>
        <w:t xml:space="preserve"> </w:t>
      </w:r>
      <w:r>
        <w:rPr>
          <w:w w:val="95"/>
        </w:rPr>
        <w:t>distribution</w:t>
      </w:r>
      <w:r>
        <w:rPr>
          <w:spacing w:val="27"/>
          <w:w w:val="95"/>
        </w:rPr>
        <w:t xml:space="preserve"> </w:t>
      </w:r>
      <w:r>
        <w:rPr>
          <w:w w:val="95"/>
        </w:rPr>
        <w:t>of</w:t>
      </w:r>
      <w:r>
        <w:rPr>
          <w:spacing w:val="27"/>
          <w:w w:val="95"/>
        </w:rPr>
        <w:t xml:space="preserve"> </w:t>
      </w:r>
      <w:r>
        <w:rPr>
          <w:w w:val="95"/>
        </w:rPr>
        <w:t>vocalizations</w:t>
      </w:r>
      <w:r>
        <w:rPr>
          <w:spacing w:val="28"/>
          <w:w w:val="95"/>
        </w:rPr>
        <w:t xml:space="preserve"> </w:t>
      </w:r>
      <w:r>
        <w:rPr>
          <w:w w:val="95"/>
        </w:rPr>
        <w:t>under</w:t>
      </w:r>
      <w:r>
        <w:rPr>
          <w:spacing w:val="26"/>
          <w:w w:val="95"/>
        </w:rPr>
        <w:t xml:space="preserve"> </w:t>
      </w:r>
      <w:r>
        <w:rPr>
          <w:w w:val="95"/>
        </w:rPr>
        <w:t>baseline</w:t>
      </w:r>
    </w:p>
    <w:p w14:paraId="688FD150" w14:textId="77777777" w:rsidR="00C544BC" w:rsidRDefault="00BD4BDE">
      <w:pPr>
        <w:pStyle w:val="BodyText"/>
        <w:ind w:left="213"/>
      </w:pPr>
      <w:r>
        <w:rPr>
          <w:rFonts w:ascii="Trebuchet MS" w:hAnsi="Trebuchet MS"/>
          <w:sz w:val="12"/>
        </w:rPr>
        <w:t xml:space="preserve">34    </w:t>
      </w:r>
      <w:r>
        <w:rPr>
          <w:rFonts w:ascii="Trebuchet MS" w:hAnsi="Trebuchet MS"/>
          <w:spacing w:val="19"/>
          <w:sz w:val="12"/>
        </w:rPr>
        <w:t xml:space="preserve"> </w:t>
      </w:r>
      <w:r>
        <w:rPr>
          <w:w w:val="95"/>
        </w:rPr>
        <w:t>conditions.</w:t>
      </w:r>
      <w:r>
        <w:rPr>
          <w:spacing w:val="25"/>
          <w:w w:val="95"/>
        </w:rPr>
        <w:t xml:space="preserve"> </w:t>
      </w:r>
      <w:r>
        <w:rPr>
          <w:w w:val="95"/>
        </w:rPr>
        <w:t>At</w:t>
      </w:r>
      <w:r>
        <w:rPr>
          <w:spacing w:val="1"/>
          <w:w w:val="95"/>
        </w:rPr>
        <w:t xml:space="preserve"> </w:t>
      </w:r>
      <w:r>
        <w:rPr>
          <w:w w:val="95"/>
        </w:rPr>
        <w:t>an</w:t>
      </w:r>
      <w:r>
        <w:rPr>
          <w:spacing w:val="1"/>
          <w:w w:val="95"/>
        </w:rPr>
        <w:t xml:space="preserve"> </w:t>
      </w:r>
      <w:r>
        <w:rPr>
          <w:w w:val="95"/>
        </w:rPr>
        <w:t>MFAS</w:t>
      </w:r>
      <w:r>
        <w:rPr>
          <w:spacing w:val="2"/>
          <w:w w:val="95"/>
        </w:rPr>
        <w:t xml:space="preserve"> </w:t>
      </w:r>
      <w:r>
        <w:rPr>
          <w:w w:val="95"/>
        </w:rPr>
        <w:t>received</w:t>
      </w:r>
      <w:r>
        <w:rPr>
          <w:spacing w:val="1"/>
          <w:w w:val="95"/>
        </w:rPr>
        <w:t xml:space="preserve"> </w:t>
      </w:r>
      <w:r>
        <w:rPr>
          <w:w w:val="95"/>
        </w:rPr>
        <w:t>level</w:t>
      </w:r>
      <w:r>
        <w:rPr>
          <w:spacing w:val="1"/>
          <w:w w:val="95"/>
        </w:rPr>
        <w:t xml:space="preserve"> </w:t>
      </w:r>
      <w:r>
        <w:rPr>
          <w:w w:val="95"/>
        </w:rPr>
        <w:t>of</w:t>
      </w:r>
      <w:r>
        <w:rPr>
          <w:spacing w:val="1"/>
          <w:w w:val="95"/>
        </w:rPr>
        <w:t xml:space="preserve"> </w:t>
      </w:r>
      <w:r>
        <w:rPr>
          <w:w w:val="95"/>
        </w:rPr>
        <w:t>150</w:t>
      </w:r>
      <w:r>
        <w:rPr>
          <w:spacing w:val="1"/>
          <w:w w:val="95"/>
        </w:rPr>
        <w:t xml:space="preserve"> </w:t>
      </w:r>
      <w:r>
        <w:rPr>
          <w:w w:val="95"/>
        </w:rPr>
        <w:t>dB</w:t>
      </w:r>
      <w:r>
        <w:rPr>
          <w:spacing w:val="1"/>
          <w:w w:val="95"/>
        </w:rPr>
        <w:t xml:space="preserve"> </w:t>
      </w:r>
      <w:r>
        <w:rPr>
          <w:w w:val="95"/>
        </w:rPr>
        <w:t>re</w:t>
      </w:r>
      <w:r>
        <w:rPr>
          <w:spacing w:val="1"/>
          <w:w w:val="95"/>
        </w:rPr>
        <w:t xml:space="preserve"> </w:t>
      </w:r>
      <w:r>
        <w:rPr>
          <w:w w:val="95"/>
        </w:rPr>
        <w:t>1</w:t>
      </w:r>
      <w:r>
        <w:rPr>
          <w:spacing w:val="1"/>
          <w:w w:val="95"/>
        </w:rPr>
        <w:t xml:space="preserve"> </w:t>
      </w:r>
      <w:r>
        <w:rPr>
          <w:rFonts w:ascii="Georgia" w:hAnsi="Georgia"/>
          <w:i/>
          <w:w w:val="95"/>
        </w:rPr>
        <w:t>µ</w:t>
      </w:r>
      <w:r>
        <w:rPr>
          <w:w w:val="95"/>
        </w:rPr>
        <w:t>Pa</w:t>
      </w:r>
      <w:r>
        <w:rPr>
          <w:spacing w:val="1"/>
          <w:w w:val="95"/>
        </w:rPr>
        <w:t xml:space="preserve"> </w:t>
      </w:r>
      <w:r>
        <w:rPr>
          <w:w w:val="95"/>
        </w:rPr>
        <w:t>the</w:t>
      </w:r>
      <w:r>
        <w:rPr>
          <w:spacing w:val="1"/>
          <w:w w:val="95"/>
        </w:rPr>
        <w:t xml:space="preserve"> </w:t>
      </w:r>
      <w:r>
        <w:rPr>
          <w:w w:val="95"/>
        </w:rPr>
        <w:t>probability</w:t>
      </w:r>
      <w:r>
        <w:rPr>
          <w:spacing w:val="1"/>
          <w:w w:val="95"/>
        </w:rPr>
        <w:t xml:space="preserve"> </w:t>
      </w:r>
      <w:r>
        <w:rPr>
          <w:w w:val="95"/>
        </w:rPr>
        <w:t>of</w:t>
      </w:r>
      <w:r>
        <w:rPr>
          <w:spacing w:val="1"/>
          <w:w w:val="95"/>
        </w:rPr>
        <w:t xml:space="preserve"> </w:t>
      </w:r>
      <w:r>
        <w:rPr>
          <w:w w:val="95"/>
        </w:rPr>
        <w:t>detecting</w:t>
      </w:r>
      <w:r>
        <w:rPr>
          <w:spacing w:val="1"/>
          <w:w w:val="95"/>
        </w:rPr>
        <w:t xml:space="preserve"> </w:t>
      </w:r>
      <w:r>
        <w:rPr>
          <w:w w:val="95"/>
        </w:rPr>
        <w:t>groups</w:t>
      </w:r>
    </w:p>
    <w:p w14:paraId="705DE372" w14:textId="77777777" w:rsidR="00C544BC" w:rsidRDefault="00BD4BDE">
      <w:pPr>
        <w:pStyle w:val="BodyText"/>
        <w:ind w:left="213"/>
      </w:pPr>
      <w:r>
        <w:rPr>
          <w:rFonts w:ascii="Trebuchet MS" w:hAnsi="Trebuchet MS"/>
          <w:sz w:val="12"/>
        </w:rPr>
        <w:t xml:space="preserve">35    </w:t>
      </w:r>
      <w:r>
        <w:rPr>
          <w:rFonts w:ascii="Trebuchet MS" w:hAnsi="Trebuchet MS"/>
          <w:spacing w:val="19"/>
          <w:sz w:val="12"/>
        </w:rPr>
        <w:t xml:space="preserve"> </w:t>
      </w:r>
      <w:r>
        <w:rPr>
          <w:w w:val="95"/>
        </w:rPr>
        <w:t>of</w:t>
      </w:r>
      <w:r>
        <w:rPr>
          <w:spacing w:val="-5"/>
          <w:w w:val="95"/>
        </w:rPr>
        <w:t xml:space="preserve"> </w:t>
      </w:r>
      <w:r>
        <w:rPr>
          <w:w w:val="95"/>
        </w:rPr>
        <w:t>Blainville’s</w:t>
      </w:r>
      <w:r>
        <w:rPr>
          <w:spacing w:val="-5"/>
          <w:w w:val="95"/>
        </w:rPr>
        <w:t xml:space="preserve"> </w:t>
      </w:r>
      <w:r>
        <w:rPr>
          <w:w w:val="95"/>
        </w:rPr>
        <w:t>beaked</w:t>
      </w:r>
      <w:r>
        <w:rPr>
          <w:spacing w:val="-4"/>
          <w:w w:val="95"/>
        </w:rPr>
        <w:t xml:space="preserve"> </w:t>
      </w:r>
      <w:r>
        <w:rPr>
          <w:w w:val="95"/>
        </w:rPr>
        <w:t>whales</w:t>
      </w:r>
      <w:r>
        <w:rPr>
          <w:spacing w:val="-5"/>
          <w:w w:val="95"/>
        </w:rPr>
        <w:t xml:space="preserve"> </w:t>
      </w:r>
      <w:r>
        <w:rPr>
          <w:w w:val="95"/>
        </w:rPr>
        <w:t>decreases</w:t>
      </w:r>
      <w:r>
        <w:rPr>
          <w:spacing w:val="-5"/>
          <w:w w:val="95"/>
        </w:rPr>
        <w:t xml:space="preserve"> </w:t>
      </w:r>
      <w:r>
        <w:rPr>
          <w:w w:val="95"/>
        </w:rPr>
        <w:t>by</w:t>
      </w:r>
      <w:r>
        <w:rPr>
          <w:spacing w:val="-4"/>
          <w:w w:val="95"/>
        </w:rPr>
        <w:t xml:space="preserve"> </w:t>
      </w:r>
      <w:r>
        <w:rPr>
          <w:w w:val="95"/>
        </w:rPr>
        <w:t>77%</w:t>
      </w:r>
      <w:r>
        <w:rPr>
          <w:spacing w:val="-5"/>
          <w:w w:val="95"/>
        </w:rPr>
        <w:t xml:space="preserve"> </w:t>
      </w:r>
      <w:r>
        <w:rPr>
          <w:w w:val="95"/>
        </w:rPr>
        <w:t>(95%</w:t>
      </w:r>
      <w:r>
        <w:rPr>
          <w:spacing w:val="-5"/>
          <w:w w:val="95"/>
        </w:rPr>
        <w:t xml:space="preserve"> </w:t>
      </w:r>
      <w:r>
        <w:rPr>
          <w:w w:val="95"/>
        </w:rPr>
        <w:t>CI</w:t>
      </w:r>
      <w:r>
        <w:rPr>
          <w:spacing w:val="-4"/>
          <w:w w:val="95"/>
        </w:rPr>
        <w:t xml:space="preserve"> </w:t>
      </w:r>
      <w:r>
        <w:rPr>
          <w:w w:val="95"/>
        </w:rPr>
        <w:t>67%-84%)</w:t>
      </w:r>
      <w:r>
        <w:rPr>
          <w:spacing w:val="-5"/>
          <w:w w:val="95"/>
        </w:rPr>
        <w:t xml:space="preserve"> </w:t>
      </w:r>
      <w:r>
        <w:rPr>
          <w:w w:val="95"/>
        </w:rPr>
        <w:t>compared</w:t>
      </w:r>
      <w:r>
        <w:rPr>
          <w:spacing w:val="-5"/>
          <w:w w:val="95"/>
        </w:rPr>
        <w:t xml:space="preserve"> </w:t>
      </w:r>
      <w:r>
        <w:rPr>
          <w:w w:val="95"/>
        </w:rPr>
        <w:t>to</w:t>
      </w:r>
      <w:r>
        <w:rPr>
          <w:spacing w:val="-5"/>
          <w:w w:val="95"/>
        </w:rPr>
        <w:t xml:space="preserve"> </w:t>
      </w:r>
      <w:r>
        <w:rPr>
          <w:w w:val="95"/>
        </w:rPr>
        <w:t>periods</w:t>
      </w:r>
      <w:r>
        <w:rPr>
          <w:spacing w:val="-4"/>
          <w:w w:val="95"/>
        </w:rPr>
        <w:t xml:space="preserve"> </w:t>
      </w:r>
      <w:r>
        <w:rPr>
          <w:w w:val="95"/>
        </w:rPr>
        <w:t>when</w:t>
      </w:r>
    </w:p>
    <w:p w14:paraId="5CEB7024" w14:textId="77777777" w:rsidR="00C544BC" w:rsidRDefault="00BD4BDE">
      <w:pPr>
        <w:pStyle w:val="BodyText"/>
        <w:spacing w:before="155"/>
        <w:ind w:left="213"/>
      </w:pPr>
      <w:r>
        <w:rPr>
          <w:rFonts w:ascii="Trebuchet MS"/>
          <w:sz w:val="12"/>
        </w:rPr>
        <w:t xml:space="preserve">36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general</w:t>
      </w:r>
      <w:r>
        <w:rPr>
          <w:spacing w:val="16"/>
          <w:w w:val="95"/>
        </w:rPr>
        <w:t xml:space="preserve"> </w:t>
      </w:r>
      <w:r>
        <w:rPr>
          <w:w w:val="95"/>
        </w:rPr>
        <w:t>training</w:t>
      </w:r>
      <w:r>
        <w:rPr>
          <w:spacing w:val="17"/>
          <w:w w:val="95"/>
        </w:rPr>
        <w:t xml:space="preserve"> </w:t>
      </w:r>
      <w:r>
        <w:rPr>
          <w:w w:val="95"/>
        </w:rPr>
        <w:t>activity</w:t>
      </w:r>
      <w:r>
        <w:rPr>
          <w:spacing w:val="17"/>
          <w:w w:val="95"/>
        </w:rPr>
        <w:t xml:space="preserve"> </w:t>
      </w:r>
      <w:r>
        <w:rPr>
          <w:w w:val="95"/>
        </w:rPr>
        <w:t>was</w:t>
      </w:r>
      <w:r>
        <w:rPr>
          <w:spacing w:val="16"/>
          <w:w w:val="95"/>
        </w:rPr>
        <w:t xml:space="preserve"> </w:t>
      </w:r>
      <w:r>
        <w:rPr>
          <w:w w:val="95"/>
        </w:rPr>
        <w:t>ongoing</w:t>
      </w:r>
      <w:r>
        <w:rPr>
          <w:spacing w:val="17"/>
          <w:w w:val="95"/>
        </w:rPr>
        <w:t xml:space="preserve"> </w:t>
      </w:r>
      <w:r>
        <w:rPr>
          <w:w w:val="95"/>
        </w:rPr>
        <w:t>and</w:t>
      </w:r>
      <w:r>
        <w:rPr>
          <w:spacing w:val="16"/>
          <w:w w:val="95"/>
        </w:rPr>
        <w:t xml:space="preserve"> </w:t>
      </w:r>
      <w:r>
        <w:rPr>
          <w:w w:val="95"/>
        </w:rPr>
        <w:t>by</w:t>
      </w:r>
      <w:r>
        <w:rPr>
          <w:spacing w:val="17"/>
          <w:w w:val="95"/>
        </w:rPr>
        <w:t xml:space="preserve"> </w:t>
      </w:r>
      <w:r>
        <w:rPr>
          <w:w w:val="95"/>
        </w:rPr>
        <w:t>87%</w:t>
      </w:r>
      <w:r>
        <w:rPr>
          <w:spacing w:val="16"/>
          <w:w w:val="95"/>
        </w:rPr>
        <w:t xml:space="preserve"> </w:t>
      </w:r>
      <w:r>
        <w:rPr>
          <w:w w:val="95"/>
        </w:rPr>
        <w:t>(95%</w:t>
      </w:r>
      <w:r>
        <w:rPr>
          <w:spacing w:val="17"/>
          <w:w w:val="95"/>
        </w:rPr>
        <w:t xml:space="preserve"> </w:t>
      </w:r>
      <w:r>
        <w:rPr>
          <w:w w:val="95"/>
        </w:rPr>
        <w:t>CI</w:t>
      </w:r>
      <w:r>
        <w:rPr>
          <w:spacing w:val="17"/>
          <w:w w:val="95"/>
        </w:rPr>
        <w:t xml:space="preserve"> </w:t>
      </w:r>
      <w:r>
        <w:rPr>
          <w:w w:val="95"/>
        </w:rPr>
        <w:t>81%-91%)</w:t>
      </w:r>
      <w:r>
        <w:rPr>
          <w:spacing w:val="16"/>
          <w:w w:val="95"/>
        </w:rPr>
        <w:t xml:space="preserve"> </w:t>
      </w:r>
      <w:r>
        <w:rPr>
          <w:w w:val="95"/>
        </w:rPr>
        <w:t>compared</w:t>
      </w:r>
      <w:r>
        <w:rPr>
          <w:spacing w:val="17"/>
          <w:w w:val="95"/>
        </w:rPr>
        <w:t xml:space="preserve"> </w:t>
      </w:r>
      <w:r>
        <w:rPr>
          <w:w w:val="95"/>
        </w:rPr>
        <w:t>to</w:t>
      </w:r>
      <w:r>
        <w:rPr>
          <w:spacing w:val="16"/>
          <w:w w:val="95"/>
        </w:rPr>
        <w:t xml:space="preserve"> </w:t>
      </w:r>
      <w:r>
        <w:rPr>
          <w:w w:val="95"/>
        </w:rPr>
        <w:t>baseline</w:t>
      </w:r>
    </w:p>
    <w:p w14:paraId="4F3A0C4A" w14:textId="77777777" w:rsidR="00C544BC" w:rsidRDefault="00BD4BDE">
      <w:pPr>
        <w:pStyle w:val="BodyText"/>
        <w:ind w:left="213"/>
      </w:pPr>
      <w:r>
        <w:rPr>
          <w:rFonts w:ascii="Trebuchet MS"/>
          <w:sz w:val="12"/>
        </w:rPr>
        <w:t xml:space="preserve">37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conditions.</w:t>
      </w:r>
      <w:r>
        <w:rPr>
          <w:spacing w:val="49"/>
          <w:w w:val="95"/>
        </w:rPr>
        <w:t xml:space="preserve"> </w:t>
      </w:r>
      <w:r>
        <w:rPr>
          <w:w w:val="95"/>
        </w:rPr>
        <w:t>Our</w:t>
      </w:r>
      <w:r>
        <w:rPr>
          <w:spacing w:val="21"/>
          <w:w w:val="95"/>
        </w:rPr>
        <w:t xml:space="preserve"> </w:t>
      </w:r>
      <w:r>
        <w:rPr>
          <w:w w:val="95"/>
        </w:rPr>
        <w:t>results</w:t>
      </w:r>
      <w:r>
        <w:rPr>
          <w:spacing w:val="22"/>
          <w:w w:val="95"/>
        </w:rPr>
        <w:t xml:space="preserve"> </w:t>
      </w:r>
      <w:r>
        <w:rPr>
          <w:w w:val="95"/>
        </w:rPr>
        <w:t>indicate</w:t>
      </w:r>
      <w:r>
        <w:rPr>
          <w:spacing w:val="23"/>
          <w:w w:val="95"/>
        </w:rPr>
        <w:t xml:space="preserve"> </w:t>
      </w:r>
      <w:r>
        <w:rPr>
          <w:w w:val="95"/>
        </w:rPr>
        <w:t>a</w:t>
      </w:r>
      <w:r>
        <w:rPr>
          <w:spacing w:val="22"/>
          <w:w w:val="95"/>
        </w:rPr>
        <w:t xml:space="preserve"> </w:t>
      </w:r>
      <w:r>
        <w:rPr>
          <w:w w:val="95"/>
        </w:rPr>
        <w:t>more</w:t>
      </w:r>
      <w:r>
        <w:rPr>
          <w:spacing w:val="23"/>
          <w:w w:val="95"/>
        </w:rPr>
        <w:t xml:space="preserve"> </w:t>
      </w:r>
      <w:r>
        <w:rPr>
          <w:w w:val="95"/>
        </w:rPr>
        <w:t>pronounced</w:t>
      </w:r>
      <w:r>
        <w:rPr>
          <w:spacing w:val="22"/>
          <w:w w:val="95"/>
        </w:rPr>
        <w:t xml:space="preserve"> </w:t>
      </w:r>
      <w:r>
        <w:rPr>
          <w:w w:val="95"/>
        </w:rPr>
        <w:t>response</w:t>
      </w:r>
      <w:r>
        <w:rPr>
          <w:spacing w:val="21"/>
          <w:w w:val="95"/>
        </w:rPr>
        <w:t xml:space="preserve"> </w:t>
      </w:r>
      <w:r>
        <w:rPr>
          <w:w w:val="95"/>
        </w:rPr>
        <w:t>to</w:t>
      </w:r>
      <w:r>
        <w:rPr>
          <w:spacing w:val="23"/>
          <w:w w:val="95"/>
        </w:rPr>
        <w:t xml:space="preserve"> </w:t>
      </w:r>
      <w:r>
        <w:rPr>
          <w:w w:val="95"/>
        </w:rPr>
        <w:t>naval</w:t>
      </w:r>
      <w:r>
        <w:rPr>
          <w:spacing w:val="21"/>
          <w:w w:val="95"/>
        </w:rPr>
        <w:t xml:space="preserve"> </w:t>
      </w:r>
      <w:r>
        <w:rPr>
          <w:w w:val="95"/>
        </w:rPr>
        <w:t>training</w:t>
      </w:r>
      <w:r>
        <w:rPr>
          <w:spacing w:val="23"/>
          <w:w w:val="95"/>
        </w:rPr>
        <w:t xml:space="preserve"> </w:t>
      </w:r>
      <w:r>
        <w:rPr>
          <w:w w:val="95"/>
        </w:rPr>
        <w:t>and</w:t>
      </w:r>
      <w:r>
        <w:rPr>
          <w:spacing w:val="22"/>
          <w:w w:val="95"/>
        </w:rPr>
        <w:t xml:space="preserve"> </w:t>
      </w:r>
      <w:r>
        <w:rPr>
          <w:w w:val="95"/>
        </w:rPr>
        <w:t>MFAS</w:t>
      </w:r>
    </w:p>
    <w:p w14:paraId="00F64C5A" w14:textId="77777777" w:rsidR="00C544BC" w:rsidRDefault="00BD4BDE">
      <w:pPr>
        <w:pStyle w:val="BodyText"/>
        <w:ind w:left="213"/>
      </w:pPr>
      <w:r>
        <w:rPr>
          <w:rFonts w:ascii="Trebuchet MS"/>
          <w:sz w:val="12"/>
        </w:rPr>
        <w:t xml:space="preserve">38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than</w:t>
      </w:r>
      <w:r>
        <w:rPr>
          <w:spacing w:val="19"/>
          <w:w w:val="95"/>
        </w:rPr>
        <w:t xml:space="preserve"> </w:t>
      </w:r>
      <w:r>
        <w:rPr>
          <w:w w:val="95"/>
        </w:rPr>
        <w:t>has</w:t>
      </w:r>
      <w:r>
        <w:rPr>
          <w:spacing w:val="21"/>
          <w:w w:val="95"/>
        </w:rPr>
        <w:t xml:space="preserve"> </w:t>
      </w:r>
      <w:r>
        <w:rPr>
          <w:w w:val="95"/>
        </w:rPr>
        <w:t>been</w:t>
      </w:r>
      <w:r>
        <w:rPr>
          <w:spacing w:val="20"/>
          <w:w w:val="95"/>
        </w:rPr>
        <w:t xml:space="preserve"> </w:t>
      </w:r>
      <w:r>
        <w:rPr>
          <w:w w:val="95"/>
        </w:rPr>
        <w:t>previously</w:t>
      </w:r>
      <w:r>
        <w:rPr>
          <w:spacing w:val="21"/>
          <w:w w:val="95"/>
        </w:rPr>
        <w:t xml:space="preserve"> </w:t>
      </w:r>
      <w:r>
        <w:rPr>
          <w:w w:val="95"/>
        </w:rPr>
        <w:t>reported.</w:t>
      </w:r>
      <w:r>
        <w:rPr>
          <w:spacing w:val="45"/>
          <w:w w:val="95"/>
        </w:rPr>
        <w:t xml:space="preserve"> </w:t>
      </w:r>
      <w:r>
        <w:rPr>
          <w:w w:val="95"/>
        </w:rPr>
        <w:t>[196/200]</w:t>
      </w:r>
    </w:p>
    <w:p w14:paraId="03DBC788" w14:textId="77777777" w:rsidR="00C544BC" w:rsidRDefault="00C544BC">
      <w:pPr>
        <w:pStyle w:val="BodyText"/>
        <w:spacing w:before="0"/>
        <w:ind w:left="0"/>
        <w:rPr>
          <w:sz w:val="20"/>
        </w:rPr>
      </w:pPr>
    </w:p>
    <w:p w14:paraId="21824DAE" w14:textId="77777777" w:rsidR="00C544BC" w:rsidRDefault="00C544BC">
      <w:pPr>
        <w:pStyle w:val="BodyText"/>
        <w:spacing w:before="1"/>
        <w:ind w:left="0"/>
        <w:rPr>
          <w:sz w:val="18"/>
        </w:rPr>
      </w:pPr>
    </w:p>
    <w:p w14:paraId="1EEABDB3" w14:textId="77777777" w:rsidR="00C544BC" w:rsidRDefault="00BD4BDE">
      <w:pPr>
        <w:spacing w:before="120"/>
        <w:ind w:left="213"/>
        <w:rPr>
          <w:b/>
          <w:sz w:val="24"/>
        </w:rPr>
      </w:pPr>
      <w:r>
        <w:rPr>
          <w:rFonts w:ascii="Trebuchet MS"/>
          <w:sz w:val="12"/>
        </w:rPr>
        <w:t xml:space="preserve">39    </w:t>
      </w:r>
      <w:r>
        <w:rPr>
          <w:rFonts w:ascii="Trebuchet MS"/>
          <w:spacing w:val="19"/>
          <w:sz w:val="12"/>
        </w:rPr>
        <w:t xml:space="preserve"> </w:t>
      </w:r>
      <w:r>
        <w:rPr>
          <w:b/>
          <w:w w:val="110"/>
          <w:sz w:val="24"/>
        </w:rPr>
        <w:t>KEYWORDS</w:t>
      </w:r>
    </w:p>
    <w:p w14:paraId="2E7C3A08" w14:textId="77777777" w:rsidR="00C544BC" w:rsidRDefault="00C544BC">
      <w:pPr>
        <w:pStyle w:val="BodyText"/>
        <w:spacing w:before="12"/>
        <w:ind w:left="0"/>
        <w:rPr>
          <w:b/>
        </w:rPr>
      </w:pPr>
    </w:p>
    <w:p w14:paraId="6ECB175D" w14:textId="77777777" w:rsidR="00C544BC" w:rsidRDefault="00BD4BDE">
      <w:pPr>
        <w:spacing w:before="118"/>
        <w:ind w:left="213"/>
        <w:rPr>
          <w:sz w:val="24"/>
        </w:rPr>
      </w:pPr>
      <w:r>
        <w:rPr>
          <w:rFonts w:ascii="Trebuchet MS" w:hAnsi="Trebuchet MS"/>
          <w:sz w:val="12"/>
        </w:rPr>
        <w:t xml:space="preserve">40    </w:t>
      </w:r>
      <w:r>
        <w:rPr>
          <w:rFonts w:ascii="Trebuchet MS" w:hAnsi="Trebuchet MS"/>
          <w:spacing w:val="19"/>
          <w:sz w:val="12"/>
        </w:rPr>
        <w:t xml:space="preserve"> </w:t>
      </w:r>
      <w:r>
        <w:rPr>
          <w:sz w:val="24"/>
        </w:rPr>
        <w:t>Blainville’s</w:t>
      </w:r>
      <w:r>
        <w:rPr>
          <w:spacing w:val="2"/>
          <w:sz w:val="24"/>
        </w:rPr>
        <w:t xml:space="preserve"> </w:t>
      </w:r>
      <w:r>
        <w:rPr>
          <w:sz w:val="24"/>
        </w:rPr>
        <w:t>beaked</w:t>
      </w:r>
      <w:r>
        <w:rPr>
          <w:spacing w:val="2"/>
          <w:sz w:val="24"/>
        </w:rPr>
        <w:t xml:space="preserve"> </w:t>
      </w:r>
      <w:r>
        <w:rPr>
          <w:sz w:val="24"/>
        </w:rPr>
        <w:t>whales,</w:t>
      </w:r>
      <w:r>
        <w:rPr>
          <w:spacing w:val="4"/>
          <w:sz w:val="24"/>
        </w:rPr>
        <w:t xml:space="preserve"> </w:t>
      </w:r>
      <w:proofErr w:type="spellStart"/>
      <w:r>
        <w:rPr>
          <w:i/>
          <w:sz w:val="24"/>
        </w:rPr>
        <w:t>Mesopolodon</w:t>
      </w:r>
      <w:proofErr w:type="spellEnd"/>
      <w:r>
        <w:rPr>
          <w:i/>
          <w:spacing w:val="5"/>
          <w:sz w:val="24"/>
        </w:rPr>
        <w:t xml:space="preserve"> </w:t>
      </w:r>
      <w:proofErr w:type="spellStart"/>
      <w:r>
        <w:rPr>
          <w:i/>
          <w:sz w:val="24"/>
        </w:rPr>
        <w:t>densirostris</w:t>
      </w:r>
      <w:proofErr w:type="spellEnd"/>
      <w:r>
        <w:rPr>
          <w:sz w:val="24"/>
        </w:rPr>
        <w:t>,</w:t>
      </w:r>
      <w:r>
        <w:rPr>
          <w:spacing w:val="3"/>
          <w:sz w:val="24"/>
        </w:rPr>
        <w:t xml:space="preserve"> </w:t>
      </w:r>
      <w:r>
        <w:rPr>
          <w:sz w:val="24"/>
        </w:rPr>
        <w:t>mid-frequency</w:t>
      </w:r>
      <w:r>
        <w:rPr>
          <w:spacing w:val="3"/>
          <w:sz w:val="24"/>
        </w:rPr>
        <w:t xml:space="preserve"> </w:t>
      </w:r>
      <w:r>
        <w:rPr>
          <w:sz w:val="24"/>
        </w:rPr>
        <w:t>active</w:t>
      </w:r>
      <w:r>
        <w:rPr>
          <w:spacing w:val="1"/>
          <w:sz w:val="24"/>
        </w:rPr>
        <w:t xml:space="preserve"> </w:t>
      </w:r>
      <w:r>
        <w:rPr>
          <w:sz w:val="24"/>
        </w:rPr>
        <w:t>sonar,</w:t>
      </w:r>
      <w:r>
        <w:rPr>
          <w:spacing w:val="4"/>
          <w:sz w:val="24"/>
        </w:rPr>
        <w:t xml:space="preserve"> </w:t>
      </w:r>
      <w:r>
        <w:rPr>
          <w:sz w:val="24"/>
        </w:rPr>
        <w:t>passive</w:t>
      </w:r>
    </w:p>
    <w:p w14:paraId="004C33CD" w14:textId="77777777" w:rsidR="00C544BC" w:rsidRDefault="00BD4BDE">
      <w:pPr>
        <w:pStyle w:val="BodyText"/>
        <w:ind w:left="213"/>
      </w:pPr>
      <w:r>
        <w:rPr>
          <w:rFonts w:ascii="Trebuchet MS"/>
          <w:sz w:val="12"/>
        </w:rPr>
        <w:t xml:space="preserve">41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acoustic</w:t>
      </w:r>
      <w:r>
        <w:rPr>
          <w:spacing w:val="1"/>
          <w:w w:val="95"/>
        </w:rPr>
        <w:t xml:space="preserve"> </w:t>
      </w:r>
      <w:r>
        <w:rPr>
          <w:w w:val="95"/>
        </w:rPr>
        <w:t>data,</w:t>
      </w:r>
      <w:r>
        <w:rPr>
          <w:spacing w:val="2"/>
          <w:w w:val="95"/>
        </w:rPr>
        <w:t xml:space="preserve"> </w:t>
      </w:r>
      <w:r>
        <w:rPr>
          <w:w w:val="95"/>
        </w:rPr>
        <w:t>behavioral</w:t>
      </w:r>
      <w:r>
        <w:rPr>
          <w:spacing w:val="2"/>
          <w:w w:val="95"/>
        </w:rPr>
        <w:t xml:space="preserve"> </w:t>
      </w:r>
      <w:r>
        <w:rPr>
          <w:w w:val="95"/>
        </w:rPr>
        <w:t>response,</w:t>
      </w:r>
      <w:r>
        <w:rPr>
          <w:spacing w:val="1"/>
          <w:w w:val="95"/>
        </w:rPr>
        <w:t xml:space="preserve"> </w:t>
      </w:r>
      <w:r>
        <w:rPr>
          <w:w w:val="95"/>
        </w:rPr>
        <w:t>generalized</w:t>
      </w:r>
      <w:r>
        <w:rPr>
          <w:spacing w:val="2"/>
          <w:w w:val="95"/>
        </w:rPr>
        <w:t xml:space="preserve"> </w:t>
      </w:r>
      <w:r>
        <w:rPr>
          <w:w w:val="95"/>
        </w:rPr>
        <w:t>additive</w:t>
      </w:r>
      <w:r>
        <w:rPr>
          <w:spacing w:val="2"/>
          <w:w w:val="95"/>
        </w:rPr>
        <w:t xml:space="preserve"> </w:t>
      </w:r>
      <w:r>
        <w:rPr>
          <w:w w:val="95"/>
        </w:rPr>
        <w:t>model</w:t>
      </w:r>
    </w:p>
    <w:p w14:paraId="066BF5A6" w14:textId="77777777" w:rsidR="00C544BC" w:rsidRDefault="00C544BC">
      <w:pPr>
        <w:sectPr w:rsidR="00C544BC">
          <w:pgSz w:w="12240" w:h="15840"/>
          <w:pgMar w:top="1280" w:right="1280" w:bottom="1100" w:left="900" w:header="0" w:footer="832" w:gutter="0"/>
          <w:cols w:space="720"/>
        </w:sectPr>
      </w:pPr>
    </w:p>
    <w:p w14:paraId="76BBA14B" w14:textId="77777777" w:rsidR="00C544BC" w:rsidRDefault="00BD4BDE">
      <w:pPr>
        <w:tabs>
          <w:tab w:val="left" w:pos="1120"/>
        </w:tabs>
        <w:spacing w:before="122"/>
        <w:ind w:left="213"/>
        <w:rPr>
          <w:b/>
          <w:sz w:val="34"/>
        </w:rPr>
      </w:pPr>
      <w:r>
        <w:rPr>
          <w:rFonts w:ascii="Trebuchet MS"/>
          <w:sz w:val="12"/>
        </w:rPr>
        <w:lastRenderedPageBreak/>
        <w:t xml:space="preserve">42    </w:t>
      </w:r>
      <w:r>
        <w:rPr>
          <w:rFonts w:ascii="Trebuchet MS"/>
          <w:spacing w:val="19"/>
          <w:sz w:val="12"/>
        </w:rPr>
        <w:t xml:space="preserve"> </w:t>
      </w:r>
      <w:bookmarkStart w:id="0" w:name="Introduction"/>
      <w:bookmarkEnd w:id="0"/>
      <w:r>
        <w:rPr>
          <w:b/>
          <w:w w:val="110"/>
          <w:sz w:val="34"/>
        </w:rPr>
        <w:t>1</w:t>
      </w:r>
      <w:r>
        <w:rPr>
          <w:b/>
          <w:w w:val="110"/>
          <w:sz w:val="34"/>
        </w:rPr>
        <w:tab/>
        <w:t>Introduction</w:t>
      </w:r>
    </w:p>
    <w:p w14:paraId="1727A71B" w14:textId="77777777" w:rsidR="00C544BC" w:rsidRDefault="00C544BC">
      <w:pPr>
        <w:pStyle w:val="BodyText"/>
        <w:spacing w:before="10"/>
        <w:ind w:left="0"/>
        <w:rPr>
          <w:b/>
          <w:sz w:val="28"/>
        </w:rPr>
      </w:pPr>
    </w:p>
    <w:p w14:paraId="674276DF" w14:textId="77777777" w:rsidR="00C544BC" w:rsidRDefault="00BD4BDE">
      <w:pPr>
        <w:pStyle w:val="BodyText"/>
        <w:spacing w:before="118"/>
        <w:ind w:left="213"/>
      </w:pPr>
      <w:r>
        <w:rPr>
          <w:rFonts w:ascii="Trebuchet MS"/>
          <w:sz w:val="12"/>
        </w:rPr>
        <w:t xml:space="preserve">43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Beaked whales (family</w:t>
      </w:r>
      <w:r>
        <w:rPr>
          <w:spacing w:val="-1"/>
          <w:w w:val="95"/>
        </w:rPr>
        <w:t xml:space="preserve"> </w:t>
      </w:r>
      <w:r>
        <w:rPr>
          <w:w w:val="95"/>
        </w:rPr>
        <w:t>Ziphiidae)</w:t>
      </w:r>
      <w:r>
        <w:rPr>
          <w:spacing w:val="1"/>
          <w:w w:val="95"/>
        </w:rPr>
        <w:t xml:space="preserve"> </w:t>
      </w:r>
      <w:r>
        <w:rPr>
          <w:w w:val="95"/>
        </w:rPr>
        <w:t>are</w:t>
      </w:r>
      <w:r>
        <w:rPr>
          <w:spacing w:val="-1"/>
          <w:w w:val="95"/>
        </w:rPr>
        <w:t xml:space="preserve"> </w:t>
      </w:r>
      <w:r>
        <w:rPr>
          <w:w w:val="95"/>
        </w:rPr>
        <w:t>a group of</w:t>
      </w:r>
      <w:r>
        <w:rPr>
          <w:spacing w:val="-1"/>
          <w:w w:val="95"/>
        </w:rPr>
        <w:t xml:space="preserve"> </w:t>
      </w:r>
      <w:r>
        <w:rPr>
          <w:w w:val="95"/>
        </w:rPr>
        <w:t>deep-diving cetaceans that</w:t>
      </w:r>
      <w:r>
        <w:rPr>
          <w:spacing w:val="-1"/>
          <w:w w:val="95"/>
        </w:rPr>
        <w:t xml:space="preserve"> </w:t>
      </w:r>
      <w:r>
        <w:rPr>
          <w:w w:val="95"/>
        </w:rPr>
        <w:t>rely on</w:t>
      </w:r>
      <w:r>
        <w:rPr>
          <w:spacing w:val="-1"/>
          <w:w w:val="95"/>
        </w:rPr>
        <w:t xml:space="preserve"> </w:t>
      </w:r>
      <w:r>
        <w:rPr>
          <w:w w:val="95"/>
        </w:rPr>
        <w:t>sound</w:t>
      </w:r>
      <w:r>
        <w:rPr>
          <w:spacing w:val="1"/>
          <w:w w:val="95"/>
        </w:rPr>
        <w:t xml:space="preserve"> </w:t>
      </w:r>
      <w:r>
        <w:rPr>
          <w:w w:val="95"/>
        </w:rPr>
        <w:t>to</w:t>
      </w:r>
    </w:p>
    <w:p w14:paraId="7BD72E76" w14:textId="77777777" w:rsidR="00C544BC" w:rsidRDefault="00BD4BDE">
      <w:pPr>
        <w:pStyle w:val="BodyText"/>
        <w:ind w:left="213"/>
      </w:pPr>
      <w:r>
        <w:rPr>
          <w:rFonts w:ascii="Trebuchet MS"/>
          <w:sz w:val="12"/>
        </w:rPr>
        <w:t xml:space="preserve">44    </w:t>
      </w:r>
      <w:r>
        <w:rPr>
          <w:rFonts w:ascii="Trebuchet MS"/>
          <w:spacing w:val="19"/>
          <w:sz w:val="12"/>
        </w:rPr>
        <w:t xml:space="preserve"> </w:t>
      </w:r>
      <w:proofErr w:type="gramStart"/>
      <w:r>
        <w:rPr>
          <w:w w:val="95"/>
        </w:rPr>
        <w:t>forage</w:t>
      </w:r>
      <w:proofErr w:type="gramEnd"/>
      <w:r>
        <w:rPr>
          <w:w w:val="95"/>
        </w:rPr>
        <w:t>,</w:t>
      </w:r>
      <w:r>
        <w:rPr>
          <w:spacing w:val="-4"/>
          <w:w w:val="95"/>
        </w:rPr>
        <w:t xml:space="preserve"> </w:t>
      </w:r>
      <w:r>
        <w:rPr>
          <w:w w:val="95"/>
        </w:rPr>
        <w:t>navigate,</w:t>
      </w:r>
      <w:r>
        <w:rPr>
          <w:spacing w:val="-3"/>
          <w:w w:val="95"/>
        </w:rPr>
        <w:t xml:space="preserve"> </w:t>
      </w:r>
      <w:r>
        <w:rPr>
          <w:w w:val="95"/>
        </w:rPr>
        <w:t>and</w:t>
      </w:r>
      <w:r>
        <w:rPr>
          <w:spacing w:val="-6"/>
          <w:w w:val="95"/>
        </w:rPr>
        <w:t xml:space="preserve"> </w:t>
      </w:r>
      <w:r>
        <w:rPr>
          <w:w w:val="95"/>
        </w:rPr>
        <w:t>communicate</w:t>
      </w:r>
      <w:r>
        <w:rPr>
          <w:spacing w:val="-5"/>
          <w:w w:val="95"/>
        </w:rPr>
        <w:t xml:space="preserve"> </w:t>
      </w:r>
      <w:r>
        <w:rPr>
          <w:w w:val="95"/>
        </w:rPr>
        <w:t>(Aguilar</w:t>
      </w:r>
      <w:r>
        <w:rPr>
          <w:spacing w:val="-6"/>
          <w:w w:val="95"/>
        </w:rPr>
        <w:t xml:space="preserve"> </w:t>
      </w:r>
      <w:r>
        <w:rPr>
          <w:w w:val="95"/>
        </w:rPr>
        <w:t>de</w:t>
      </w:r>
      <w:r>
        <w:rPr>
          <w:spacing w:val="-6"/>
          <w:w w:val="95"/>
        </w:rPr>
        <w:t xml:space="preserve"> </w:t>
      </w:r>
      <w:r>
        <w:rPr>
          <w:w w:val="95"/>
        </w:rPr>
        <w:t>Soto</w:t>
      </w:r>
      <w:r>
        <w:rPr>
          <w:spacing w:val="-6"/>
          <w:w w:val="95"/>
        </w:rPr>
        <w:t xml:space="preserve"> </w:t>
      </w:r>
      <w:r>
        <w:rPr>
          <w:w w:val="95"/>
        </w:rPr>
        <w:t>et</w:t>
      </w:r>
      <w:r>
        <w:rPr>
          <w:spacing w:val="-6"/>
          <w:w w:val="95"/>
        </w:rPr>
        <w:t xml:space="preserve"> </w:t>
      </w:r>
      <w:r>
        <w:rPr>
          <w:w w:val="95"/>
        </w:rPr>
        <w:t>al.,</w:t>
      </w:r>
      <w:r>
        <w:rPr>
          <w:spacing w:val="-3"/>
          <w:w w:val="95"/>
        </w:rPr>
        <w:t xml:space="preserve"> </w:t>
      </w:r>
      <w:r>
        <w:rPr>
          <w:w w:val="95"/>
        </w:rPr>
        <w:t>2012;</w:t>
      </w:r>
      <w:r>
        <w:rPr>
          <w:spacing w:val="-1"/>
          <w:w w:val="95"/>
        </w:rPr>
        <w:t xml:space="preserve"> </w:t>
      </w:r>
      <w:r>
        <w:rPr>
          <w:w w:val="95"/>
        </w:rPr>
        <w:t>Johnson</w:t>
      </w:r>
      <w:r>
        <w:rPr>
          <w:spacing w:val="-6"/>
          <w:w w:val="95"/>
        </w:rPr>
        <w:t xml:space="preserve"> </w:t>
      </w:r>
      <w:r>
        <w:rPr>
          <w:w w:val="95"/>
        </w:rPr>
        <w:t>et</w:t>
      </w:r>
      <w:r>
        <w:rPr>
          <w:spacing w:val="-6"/>
          <w:w w:val="95"/>
        </w:rPr>
        <w:t xml:space="preserve"> </w:t>
      </w:r>
      <w:r>
        <w:rPr>
          <w:w w:val="95"/>
        </w:rPr>
        <w:t>al.,</w:t>
      </w:r>
      <w:r>
        <w:rPr>
          <w:spacing w:val="-3"/>
          <w:w w:val="95"/>
        </w:rPr>
        <w:t xml:space="preserve"> </w:t>
      </w:r>
      <w:r>
        <w:rPr>
          <w:w w:val="95"/>
        </w:rPr>
        <w:t>2004;</w:t>
      </w:r>
      <w:r>
        <w:rPr>
          <w:spacing w:val="-1"/>
          <w:w w:val="95"/>
        </w:rPr>
        <w:t xml:space="preserve"> </w:t>
      </w:r>
      <w:r>
        <w:rPr>
          <w:w w:val="95"/>
        </w:rPr>
        <w:t>Macleod</w:t>
      </w:r>
    </w:p>
    <w:p w14:paraId="091E62D3" w14:textId="77777777" w:rsidR="00C544BC" w:rsidRDefault="00BD4BDE">
      <w:pPr>
        <w:pStyle w:val="BodyText"/>
        <w:spacing w:before="155"/>
        <w:ind w:left="213"/>
      </w:pPr>
      <w:r>
        <w:rPr>
          <w:rFonts w:ascii="Trebuchet MS" w:hAnsi="Trebuchet MS"/>
          <w:sz w:val="12"/>
        </w:rPr>
        <w:t xml:space="preserve">45    </w:t>
      </w:r>
      <w:r>
        <w:rPr>
          <w:rFonts w:ascii="Trebuchet MS" w:hAnsi="Trebuchet MS"/>
          <w:spacing w:val="19"/>
          <w:sz w:val="12"/>
        </w:rPr>
        <w:t xml:space="preserve"> </w:t>
      </w:r>
      <w:r>
        <w:rPr>
          <w:w w:val="95"/>
        </w:rPr>
        <w:t>and</w:t>
      </w:r>
      <w:r>
        <w:rPr>
          <w:spacing w:val="2"/>
          <w:w w:val="95"/>
        </w:rPr>
        <w:t xml:space="preserve"> </w:t>
      </w:r>
      <w:r>
        <w:rPr>
          <w:w w:val="95"/>
        </w:rPr>
        <w:t>D’Amico,</w:t>
      </w:r>
      <w:r>
        <w:rPr>
          <w:spacing w:val="4"/>
          <w:w w:val="95"/>
        </w:rPr>
        <w:t xml:space="preserve"> </w:t>
      </w:r>
      <w:r>
        <w:rPr>
          <w:w w:val="95"/>
        </w:rPr>
        <w:t>2006)</w:t>
      </w:r>
      <w:r>
        <w:rPr>
          <w:spacing w:val="2"/>
          <w:w w:val="95"/>
        </w:rPr>
        <w:t xml:space="preserve"> </w:t>
      </w:r>
      <w:r>
        <w:rPr>
          <w:w w:val="95"/>
        </w:rPr>
        <w:t>and</w:t>
      </w:r>
      <w:r>
        <w:rPr>
          <w:spacing w:val="3"/>
          <w:w w:val="95"/>
        </w:rPr>
        <w:t xml:space="preserve"> </w:t>
      </w:r>
      <w:r>
        <w:rPr>
          <w:w w:val="95"/>
        </w:rPr>
        <w:t>are</w:t>
      </w:r>
      <w:r>
        <w:rPr>
          <w:spacing w:val="3"/>
          <w:w w:val="95"/>
        </w:rPr>
        <w:t xml:space="preserve"> </w:t>
      </w:r>
      <w:r>
        <w:rPr>
          <w:w w:val="95"/>
        </w:rPr>
        <w:t>sensitive</w:t>
      </w:r>
      <w:r>
        <w:rPr>
          <w:spacing w:val="2"/>
          <w:w w:val="95"/>
        </w:rPr>
        <w:t xml:space="preserve"> </w:t>
      </w:r>
      <w:r>
        <w:rPr>
          <w:w w:val="95"/>
        </w:rPr>
        <w:t>to</w:t>
      </w:r>
      <w:r>
        <w:rPr>
          <w:spacing w:val="3"/>
          <w:w w:val="95"/>
        </w:rPr>
        <w:t xml:space="preserve"> </w:t>
      </w:r>
      <w:r>
        <w:rPr>
          <w:w w:val="95"/>
        </w:rPr>
        <w:t>anthropogenic</w:t>
      </w:r>
      <w:r>
        <w:rPr>
          <w:spacing w:val="3"/>
          <w:w w:val="95"/>
        </w:rPr>
        <w:t xml:space="preserve"> </w:t>
      </w:r>
      <w:r>
        <w:rPr>
          <w:w w:val="95"/>
        </w:rPr>
        <w:t>noise</w:t>
      </w:r>
      <w:r>
        <w:rPr>
          <w:spacing w:val="2"/>
          <w:w w:val="95"/>
        </w:rPr>
        <w:t xml:space="preserve"> </w:t>
      </w:r>
      <w:r>
        <w:rPr>
          <w:w w:val="95"/>
        </w:rPr>
        <w:t>(</w:t>
      </w:r>
      <w:proofErr w:type="spellStart"/>
      <w:r>
        <w:rPr>
          <w:w w:val="95"/>
        </w:rPr>
        <w:t>Southall</w:t>
      </w:r>
      <w:proofErr w:type="spellEnd"/>
      <w:r>
        <w:rPr>
          <w:spacing w:val="3"/>
          <w:w w:val="95"/>
        </w:rPr>
        <w:t xml:space="preserve"> </w:t>
      </w:r>
      <w:r>
        <w:rPr>
          <w:w w:val="95"/>
        </w:rPr>
        <w:t>et</w:t>
      </w:r>
      <w:r>
        <w:rPr>
          <w:spacing w:val="2"/>
          <w:w w:val="95"/>
        </w:rPr>
        <w:t xml:space="preserve"> </w:t>
      </w:r>
      <w:r>
        <w:rPr>
          <w:w w:val="95"/>
        </w:rPr>
        <w:t>al.,</w:t>
      </w:r>
      <w:r>
        <w:rPr>
          <w:spacing w:val="4"/>
          <w:w w:val="95"/>
        </w:rPr>
        <w:t xml:space="preserve"> </w:t>
      </w:r>
      <w:r>
        <w:rPr>
          <w:w w:val="95"/>
        </w:rPr>
        <w:t>2016).</w:t>
      </w:r>
      <w:r>
        <w:rPr>
          <w:spacing w:val="26"/>
          <w:w w:val="95"/>
        </w:rPr>
        <w:t xml:space="preserve"> </w:t>
      </w:r>
      <w:r>
        <w:rPr>
          <w:w w:val="95"/>
        </w:rPr>
        <w:t>Multiple</w:t>
      </w:r>
    </w:p>
    <w:p w14:paraId="6DC1F92A" w14:textId="77777777" w:rsidR="00C544BC" w:rsidRDefault="00BD4BDE">
      <w:pPr>
        <w:pStyle w:val="BodyText"/>
        <w:ind w:left="213"/>
      </w:pPr>
      <w:r>
        <w:rPr>
          <w:rFonts w:ascii="Trebuchet MS"/>
          <w:sz w:val="12"/>
        </w:rPr>
        <w:t xml:space="preserve">46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mass</w:t>
      </w:r>
      <w:r>
        <w:rPr>
          <w:spacing w:val="21"/>
          <w:w w:val="95"/>
        </w:rPr>
        <w:t xml:space="preserve"> </w:t>
      </w:r>
      <w:r>
        <w:rPr>
          <w:w w:val="95"/>
        </w:rPr>
        <w:t>strandings</w:t>
      </w:r>
      <w:r>
        <w:rPr>
          <w:spacing w:val="21"/>
          <w:w w:val="95"/>
        </w:rPr>
        <w:t xml:space="preserve"> </w:t>
      </w:r>
      <w:r>
        <w:rPr>
          <w:w w:val="95"/>
        </w:rPr>
        <w:t>of</w:t>
      </w:r>
      <w:r>
        <w:rPr>
          <w:spacing w:val="22"/>
          <w:w w:val="95"/>
        </w:rPr>
        <w:t xml:space="preserve"> </w:t>
      </w:r>
      <w:r>
        <w:rPr>
          <w:w w:val="95"/>
        </w:rPr>
        <w:t>beaked</w:t>
      </w:r>
      <w:r>
        <w:rPr>
          <w:spacing w:val="21"/>
          <w:w w:val="95"/>
        </w:rPr>
        <w:t xml:space="preserve"> </w:t>
      </w:r>
      <w:r>
        <w:rPr>
          <w:w w:val="95"/>
        </w:rPr>
        <w:t>whales</w:t>
      </w:r>
      <w:r>
        <w:rPr>
          <w:spacing w:val="21"/>
          <w:w w:val="95"/>
        </w:rPr>
        <w:t xml:space="preserve"> </w:t>
      </w:r>
      <w:r>
        <w:rPr>
          <w:w w:val="95"/>
        </w:rPr>
        <w:t>have</w:t>
      </w:r>
      <w:r>
        <w:rPr>
          <w:spacing w:val="22"/>
          <w:w w:val="95"/>
        </w:rPr>
        <w:t xml:space="preserve"> </w:t>
      </w:r>
      <w:r>
        <w:rPr>
          <w:w w:val="95"/>
        </w:rPr>
        <w:t>been</w:t>
      </w:r>
      <w:r>
        <w:rPr>
          <w:spacing w:val="21"/>
          <w:w w:val="95"/>
        </w:rPr>
        <w:t xml:space="preserve"> </w:t>
      </w:r>
      <w:r>
        <w:rPr>
          <w:w w:val="95"/>
        </w:rPr>
        <w:t>associated</w:t>
      </w:r>
      <w:r>
        <w:rPr>
          <w:spacing w:val="21"/>
          <w:w w:val="95"/>
        </w:rPr>
        <w:t xml:space="preserve"> </w:t>
      </w:r>
      <w:r>
        <w:rPr>
          <w:w w:val="95"/>
        </w:rPr>
        <w:t>with</w:t>
      </w:r>
      <w:r>
        <w:rPr>
          <w:spacing w:val="22"/>
          <w:w w:val="95"/>
        </w:rPr>
        <w:t xml:space="preserve"> </w:t>
      </w:r>
      <w:r>
        <w:rPr>
          <w:w w:val="95"/>
        </w:rPr>
        <w:t>high-intensity</w:t>
      </w:r>
      <w:r>
        <w:rPr>
          <w:spacing w:val="21"/>
          <w:w w:val="95"/>
        </w:rPr>
        <w:t xml:space="preserve"> </w:t>
      </w:r>
      <w:r>
        <w:rPr>
          <w:w w:val="95"/>
        </w:rPr>
        <w:t>anthropogenic</w:t>
      </w:r>
    </w:p>
    <w:p w14:paraId="4580A928" w14:textId="2F98ECF0" w:rsidR="00C544BC" w:rsidRDefault="00BD4BDE">
      <w:pPr>
        <w:pStyle w:val="BodyText"/>
        <w:ind w:left="213"/>
      </w:pPr>
      <w:r>
        <w:rPr>
          <w:rFonts w:ascii="Trebuchet MS" w:hAnsi="Trebuchet MS"/>
          <w:sz w:val="12"/>
        </w:rPr>
        <w:t xml:space="preserve">47    </w:t>
      </w:r>
      <w:r>
        <w:rPr>
          <w:rFonts w:ascii="Trebuchet MS" w:hAnsi="Trebuchet MS"/>
          <w:spacing w:val="19"/>
          <w:sz w:val="12"/>
        </w:rPr>
        <w:t xml:space="preserve"> </w:t>
      </w:r>
      <w:r>
        <w:rPr>
          <w:w w:val="95"/>
        </w:rPr>
        <w:t>sound</w:t>
      </w:r>
      <w:r>
        <w:rPr>
          <w:spacing w:val="14"/>
          <w:w w:val="95"/>
        </w:rPr>
        <w:t xml:space="preserve"> </w:t>
      </w:r>
      <w:r>
        <w:rPr>
          <w:w w:val="95"/>
        </w:rPr>
        <w:t>sources</w:t>
      </w:r>
      <w:ins w:id="1" w:author="Daryl Boness" w:date="2022-04-15T09:31:00Z">
        <w:r w:rsidR="009B2EDD">
          <w:rPr>
            <w:w w:val="95"/>
          </w:rPr>
          <w:t>,</w:t>
        </w:r>
      </w:ins>
      <w:r>
        <w:rPr>
          <w:spacing w:val="14"/>
          <w:w w:val="95"/>
        </w:rPr>
        <w:t xml:space="preserve"> </w:t>
      </w:r>
      <w:r>
        <w:rPr>
          <w:w w:val="95"/>
        </w:rPr>
        <w:t>including</w:t>
      </w:r>
      <w:r>
        <w:rPr>
          <w:spacing w:val="14"/>
          <w:w w:val="95"/>
        </w:rPr>
        <w:t xml:space="preserve"> </w:t>
      </w:r>
      <w:r>
        <w:rPr>
          <w:w w:val="95"/>
        </w:rPr>
        <w:t>naval</w:t>
      </w:r>
      <w:r>
        <w:rPr>
          <w:spacing w:val="14"/>
          <w:w w:val="95"/>
        </w:rPr>
        <w:t xml:space="preserve"> </w:t>
      </w:r>
      <w:r>
        <w:rPr>
          <w:w w:val="95"/>
        </w:rPr>
        <w:t>sonar</w:t>
      </w:r>
      <w:r>
        <w:rPr>
          <w:spacing w:val="14"/>
          <w:w w:val="95"/>
        </w:rPr>
        <w:t xml:space="preserve"> </w:t>
      </w:r>
      <w:r>
        <w:rPr>
          <w:w w:val="95"/>
        </w:rPr>
        <w:t>(</w:t>
      </w:r>
      <w:proofErr w:type="spellStart"/>
      <w:r>
        <w:rPr>
          <w:w w:val="95"/>
        </w:rPr>
        <w:t>Bernaldo</w:t>
      </w:r>
      <w:proofErr w:type="spellEnd"/>
      <w:r>
        <w:rPr>
          <w:spacing w:val="14"/>
          <w:w w:val="95"/>
        </w:rPr>
        <w:t xml:space="preserve"> </w:t>
      </w:r>
      <w:r>
        <w:rPr>
          <w:w w:val="95"/>
        </w:rPr>
        <w:t>de</w:t>
      </w:r>
      <w:r>
        <w:rPr>
          <w:spacing w:val="14"/>
          <w:w w:val="95"/>
        </w:rPr>
        <w:t xml:space="preserve"> </w:t>
      </w:r>
      <w:r>
        <w:rPr>
          <w:w w:val="95"/>
        </w:rPr>
        <w:t>Quirós</w:t>
      </w:r>
      <w:r>
        <w:rPr>
          <w:spacing w:val="15"/>
          <w:w w:val="95"/>
        </w:rPr>
        <w:t xml:space="preserve"> </w:t>
      </w:r>
      <w:r>
        <w:rPr>
          <w:w w:val="95"/>
        </w:rPr>
        <w:t>et</w:t>
      </w:r>
      <w:r>
        <w:rPr>
          <w:spacing w:val="14"/>
          <w:w w:val="95"/>
        </w:rPr>
        <w:t xml:space="preserve"> </w:t>
      </w:r>
      <w:r>
        <w:rPr>
          <w:w w:val="95"/>
        </w:rPr>
        <w:t>al.,</w:t>
      </w:r>
      <w:r>
        <w:rPr>
          <w:spacing w:val="14"/>
          <w:w w:val="95"/>
        </w:rPr>
        <w:t xml:space="preserve"> </w:t>
      </w:r>
      <w:r>
        <w:rPr>
          <w:w w:val="95"/>
        </w:rPr>
        <w:t>2019;</w:t>
      </w:r>
      <w:r>
        <w:rPr>
          <w:spacing w:val="14"/>
          <w:w w:val="95"/>
        </w:rPr>
        <w:t xml:space="preserve"> </w:t>
      </w:r>
      <w:r>
        <w:rPr>
          <w:w w:val="95"/>
        </w:rPr>
        <w:t>D’Amico</w:t>
      </w:r>
      <w:r>
        <w:rPr>
          <w:spacing w:val="14"/>
          <w:w w:val="95"/>
        </w:rPr>
        <w:t xml:space="preserve"> </w:t>
      </w:r>
      <w:r>
        <w:rPr>
          <w:w w:val="95"/>
        </w:rPr>
        <w:t>et</w:t>
      </w:r>
      <w:r>
        <w:rPr>
          <w:spacing w:val="14"/>
          <w:w w:val="95"/>
        </w:rPr>
        <w:t xml:space="preserve"> </w:t>
      </w:r>
      <w:r>
        <w:rPr>
          <w:w w:val="95"/>
        </w:rPr>
        <w:t>al.,</w:t>
      </w:r>
      <w:r>
        <w:rPr>
          <w:spacing w:val="14"/>
          <w:w w:val="95"/>
        </w:rPr>
        <w:t xml:space="preserve"> </w:t>
      </w:r>
      <w:r>
        <w:rPr>
          <w:w w:val="95"/>
        </w:rPr>
        <w:t>2009).</w:t>
      </w:r>
    </w:p>
    <w:p w14:paraId="73E648C2" w14:textId="77777777" w:rsidR="00C544BC" w:rsidRDefault="00BD4BDE">
      <w:pPr>
        <w:pStyle w:val="BodyText"/>
        <w:spacing w:before="155"/>
        <w:ind w:left="213"/>
      </w:pPr>
      <w:r>
        <w:rPr>
          <w:rFonts w:ascii="Trebuchet MS"/>
          <w:sz w:val="12"/>
        </w:rPr>
        <w:t xml:space="preserve">48    </w:t>
      </w:r>
      <w:r>
        <w:rPr>
          <w:rFonts w:ascii="Trebuchet MS"/>
          <w:spacing w:val="11"/>
          <w:sz w:val="12"/>
        </w:rPr>
        <w:t xml:space="preserve"> </w:t>
      </w:r>
      <w:r>
        <w:rPr>
          <w:w w:val="95"/>
        </w:rPr>
        <w:t>These</w:t>
      </w:r>
      <w:r>
        <w:rPr>
          <w:spacing w:val="14"/>
          <w:w w:val="95"/>
        </w:rPr>
        <w:t xml:space="preserve"> </w:t>
      </w:r>
      <w:r>
        <w:rPr>
          <w:w w:val="95"/>
        </w:rPr>
        <w:t>acute</w:t>
      </w:r>
      <w:r>
        <w:rPr>
          <w:spacing w:val="15"/>
          <w:w w:val="95"/>
        </w:rPr>
        <w:t xml:space="preserve"> </w:t>
      </w:r>
      <w:r>
        <w:rPr>
          <w:w w:val="95"/>
        </w:rPr>
        <w:t>events</w:t>
      </w:r>
      <w:r>
        <w:rPr>
          <w:spacing w:val="15"/>
          <w:w w:val="95"/>
        </w:rPr>
        <w:t xml:space="preserve"> </w:t>
      </w:r>
      <w:r>
        <w:rPr>
          <w:w w:val="95"/>
        </w:rPr>
        <w:t>have</w:t>
      </w:r>
      <w:r>
        <w:rPr>
          <w:spacing w:val="15"/>
          <w:w w:val="95"/>
        </w:rPr>
        <w:t xml:space="preserve"> </w:t>
      </w:r>
      <w:r>
        <w:rPr>
          <w:w w:val="95"/>
        </w:rPr>
        <w:t>motivated</w:t>
      </w:r>
      <w:r>
        <w:rPr>
          <w:spacing w:val="15"/>
          <w:w w:val="95"/>
        </w:rPr>
        <w:t xml:space="preserve"> </w:t>
      </w:r>
      <w:r>
        <w:rPr>
          <w:w w:val="95"/>
        </w:rPr>
        <w:t>research</w:t>
      </w:r>
      <w:r>
        <w:rPr>
          <w:spacing w:val="15"/>
          <w:w w:val="95"/>
        </w:rPr>
        <w:t xml:space="preserve"> </w:t>
      </w:r>
      <w:r>
        <w:rPr>
          <w:w w:val="95"/>
        </w:rPr>
        <w:t>into</w:t>
      </w:r>
      <w:r>
        <w:rPr>
          <w:spacing w:val="15"/>
          <w:w w:val="95"/>
        </w:rPr>
        <w:t xml:space="preserve"> </w:t>
      </w:r>
      <w:r>
        <w:rPr>
          <w:w w:val="95"/>
        </w:rPr>
        <w:t>whether</w:t>
      </w:r>
      <w:r>
        <w:rPr>
          <w:spacing w:val="15"/>
          <w:w w:val="95"/>
        </w:rPr>
        <w:t xml:space="preserve"> </w:t>
      </w:r>
      <w:r>
        <w:rPr>
          <w:w w:val="95"/>
        </w:rPr>
        <w:t>and</w:t>
      </w:r>
      <w:r>
        <w:rPr>
          <w:spacing w:val="15"/>
          <w:w w:val="95"/>
        </w:rPr>
        <w:t xml:space="preserve"> </w:t>
      </w:r>
      <w:r>
        <w:rPr>
          <w:w w:val="95"/>
        </w:rPr>
        <w:t>how</w:t>
      </w:r>
      <w:r>
        <w:rPr>
          <w:spacing w:val="14"/>
          <w:w w:val="95"/>
        </w:rPr>
        <w:t xml:space="preserve"> </w:t>
      </w:r>
      <w:r>
        <w:rPr>
          <w:w w:val="95"/>
        </w:rPr>
        <w:t>beaked</w:t>
      </w:r>
      <w:r>
        <w:rPr>
          <w:spacing w:val="15"/>
          <w:w w:val="95"/>
        </w:rPr>
        <w:t xml:space="preserve"> </w:t>
      </w:r>
      <w:r>
        <w:rPr>
          <w:w w:val="95"/>
        </w:rPr>
        <w:t>whales</w:t>
      </w:r>
      <w:r>
        <w:rPr>
          <w:spacing w:val="15"/>
          <w:w w:val="95"/>
        </w:rPr>
        <w:t xml:space="preserve"> </w:t>
      </w:r>
      <w:r>
        <w:rPr>
          <w:w w:val="95"/>
        </w:rPr>
        <w:t>respond</w:t>
      </w:r>
    </w:p>
    <w:p w14:paraId="64822386" w14:textId="77777777" w:rsidR="00C544BC" w:rsidRDefault="00BD4BDE">
      <w:pPr>
        <w:pStyle w:val="BodyText"/>
        <w:ind w:left="213"/>
      </w:pPr>
      <w:r>
        <w:rPr>
          <w:rFonts w:ascii="Trebuchet MS"/>
          <w:sz w:val="12"/>
        </w:rPr>
        <w:t xml:space="preserve">49    </w:t>
      </w:r>
      <w:r>
        <w:rPr>
          <w:rFonts w:ascii="Trebuchet MS"/>
          <w:spacing w:val="19"/>
          <w:sz w:val="12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different</w:t>
      </w:r>
      <w:r>
        <w:rPr>
          <w:spacing w:val="-6"/>
        </w:rPr>
        <w:t xml:space="preserve"> </w:t>
      </w:r>
      <w:r>
        <w:t>types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intensities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anthropogenic</w:t>
      </w:r>
      <w:r>
        <w:rPr>
          <w:spacing w:val="-7"/>
        </w:rPr>
        <w:t xml:space="preserve"> </w:t>
      </w:r>
      <w:r>
        <w:t>noise</w:t>
      </w:r>
      <w:r>
        <w:rPr>
          <w:spacing w:val="-6"/>
        </w:rPr>
        <w:t xml:space="preserve"> </w:t>
      </w:r>
      <w:r>
        <w:t>(e.g.,</w:t>
      </w:r>
      <w:r>
        <w:rPr>
          <w:spacing w:val="-6"/>
        </w:rPr>
        <w:t xml:space="preserve"> </w:t>
      </w:r>
      <w:r>
        <w:t>Aguilar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Soto</w:t>
      </w:r>
      <w:r>
        <w:rPr>
          <w:spacing w:val="-6"/>
        </w:rPr>
        <w:t xml:space="preserve"> </w:t>
      </w:r>
      <w:r>
        <w:t>et</w:t>
      </w:r>
      <w:r>
        <w:rPr>
          <w:spacing w:val="-6"/>
        </w:rPr>
        <w:t xml:space="preserve"> </w:t>
      </w:r>
      <w:r>
        <w:t>al.,</w:t>
      </w:r>
      <w:r>
        <w:rPr>
          <w:spacing w:val="-6"/>
        </w:rPr>
        <w:t xml:space="preserve"> </w:t>
      </w:r>
      <w:proofErr w:type="gramStart"/>
      <w:r>
        <w:t>2006;</w:t>
      </w:r>
      <w:proofErr w:type="gramEnd"/>
    </w:p>
    <w:p w14:paraId="6F99BEFE" w14:textId="77777777" w:rsidR="00C544BC" w:rsidRDefault="00BD4BDE">
      <w:pPr>
        <w:pStyle w:val="BodyText"/>
        <w:ind w:left="213"/>
      </w:pPr>
      <w:r>
        <w:rPr>
          <w:rFonts w:ascii="Trebuchet MS"/>
          <w:sz w:val="12"/>
        </w:rPr>
        <w:t xml:space="preserve">50    </w:t>
      </w:r>
      <w:r>
        <w:rPr>
          <w:rFonts w:ascii="Trebuchet MS"/>
          <w:spacing w:val="19"/>
          <w:sz w:val="12"/>
        </w:rPr>
        <w:t xml:space="preserve"> </w:t>
      </w:r>
      <w:proofErr w:type="spellStart"/>
      <w:r>
        <w:t>Cholewiak</w:t>
      </w:r>
      <w:proofErr w:type="spellEnd"/>
      <w:r>
        <w:rPr>
          <w:spacing w:val="-7"/>
        </w:rPr>
        <w:t xml:space="preserve"> </w:t>
      </w:r>
      <w:r>
        <w:t>et</w:t>
      </w:r>
      <w:r>
        <w:rPr>
          <w:spacing w:val="-6"/>
        </w:rPr>
        <w:t xml:space="preserve"> </w:t>
      </w:r>
      <w:r>
        <w:t>al.,</w:t>
      </w:r>
      <w:r>
        <w:rPr>
          <w:spacing w:val="-7"/>
        </w:rPr>
        <w:t xml:space="preserve"> </w:t>
      </w:r>
      <w:r>
        <w:t>2017;</w:t>
      </w:r>
      <w:r>
        <w:rPr>
          <w:spacing w:val="-7"/>
        </w:rPr>
        <w:t xml:space="preserve"> </w:t>
      </w:r>
      <w:r>
        <w:t>Tyack</w:t>
      </w:r>
      <w:r>
        <w:rPr>
          <w:spacing w:val="-6"/>
        </w:rPr>
        <w:t xml:space="preserve"> </w:t>
      </w:r>
      <w:r>
        <w:t>et</w:t>
      </w:r>
      <w:r>
        <w:rPr>
          <w:spacing w:val="-7"/>
        </w:rPr>
        <w:t xml:space="preserve"> </w:t>
      </w:r>
      <w:r>
        <w:t>al.,</w:t>
      </w:r>
      <w:r>
        <w:rPr>
          <w:spacing w:val="-7"/>
        </w:rPr>
        <w:t xml:space="preserve"> </w:t>
      </w:r>
      <w:r>
        <w:t>2011).</w:t>
      </w:r>
      <w:r>
        <w:rPr>
          <w:spacing w:val="12"/>
        </w:rPr>
        <w:t xml:space="preserve"> </w:t>
      </w:r>
      <w:r>
        <w:t>Anthropogenic</w:t>
      </w:r>
      <w:r>
        <w:rPr>
          <w:spacing w:val="-7"/>
        </w:rPr>
        <w:t xml:space="preserve"> </w:t>
      </w:r>
      <w:r>
        <w:t>sound</w:t>
      </w:r>
      <w:r>
        <w:rPr>
          <w:spacing w:val="-6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disrupt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foraging</w:t>
      </w:r>
    </w:p>
    <w:p w14:paraId="78410504" w14:textId="77777777" w:rsidR="00C544BC" w:rsidRDefault="00BD4BDE">
      <w:pPr>
        <w:pStyle w:val="BodyText"/>
        <w:spacing w:before="155"/>
        <w:ind w:left="213"/>
      </w:pPr>
      <w:r>
        <w:rPr>
          <w:rFonts w:ascii="Trebuchet MS"/>
          <w:sz w:val="12"/>
        </w:rPr>
        <w:t xml:space="preserve">51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dive</w:t>
      </w:r>
      <w:r>
        <w:rPr>
          <w:spacing w:val="-10"/>
          <w:w w:val="95"/>
        </w:rPr>
        <w:t xml:space="preserve"> </w:t>
      </w:r>
      <w:r>
        <w:rPr>
          <w:w w:val="95"/>
        </w:rPr>
        <w:t>cycles</w:t>
      </w:r>
      <w:r>
        <w:rPr>
          <w:spacing w:val="-9"/>
          <w:w w:val="95"/>
        </w:rPr>
        <w:t xml:space="preserve"> </w:t>
      </w:r>
      <w:r>
        <w:rPr>
          <w:w w:val="95"/>
        </w:rPr>
        <w:t>of</w:t>
      </w:r>
      <w:r>
        <w:rPr>
          <w:spacing w:val="-9"/>
          <w:w w:val="95"/>
        </w:rPr>
        <w:t xml:space="preserve"> </w:t>
      </w:r>
      <w:r>
        <w:rPr>
          <w:w w:val="95"/>
        </w:rPr>
        <w:t>beaked</w:t>
      </w:r>
      <w:r>
        <w:rPr>
          <w:spacing w:val="-10"/>
          <w:w w:val="95"/>
        </w:rPr>
        <w:t xml:space="preserve"> </w:t>
      </w:r>
      <w:r>
        <w:rPr>
          <w:w w:val="95"/>
        </w:rPr>
        <w:t>whales</w:t>
      </w:r>
      <w:r>
        <w:rPr>
          <w:spacing w:val="-9"/>
          <w:w w:val="95"/>
        </w:rPr>
        <w:t xml:space="preserve"> </w:t>
      </w:r>
      <w:r>
        <w:rPr>
          <w:w w:val="95"/>
        </w:rPr>
        <w:t>(Falcone</w:t>
      </w:r>
      <w:r>
        <w:rPr>
          <w:spacing w:val="-9"/>
          <w:w w:val="95"/>
        </w:rPr>
        <w:t xml:space="preserve"> </w:t>
      </w:r>
      <w:r>
        <w:rPr>
          <w:w w:val="95"/>
        </w:rPr>
        <w:t>et</w:t>
      </w:r>
      <w:r>
        <w:rPr>
          <w:spacing w:val="-10"/>
          <w:w w:val="95"/>
        </w:rPr>
        <w:t xml:space="preserve"> </w:t>
      </w:r>
      <w:r>
        <w:rPr>
          <w:w w:val="95"/>
        </w:rPr>
        <w:t>al.,</w:t>
      </w:r>
      <w:r>
        <w:rPr>
          <w:spacing w:val="-8"/>
          <w:w w:val="95"/>
        </w:rPr>
        <w:t xml:space="preserve"> </w:t>
      </w:r>
      <w:r>
        <w:rPr>
          <w:w w:val="95"/>
        </w:rPr>
        <w:t>2017),</w:t>
      </w:r>
      <w:r>
        <w:rPr>
          <w:spacing w:val="-8"/>
          <w:w w:val="95"/>
        </w:rPr>
        <w:t xml:space="preserve"> </w:t>
      </w:r>
      <w:r>
        <w:rPr>
          <w:w w:val="95"/>
        </w:rPr>
        <w:t>potentially</w:t>
      </w:r>
      <w:r>
        <w:rPr>
          <w:spacing w:val="-9"/>
          <w:w w:val="95"/>
        </w:rPr>
        <w:t xml:space="preserve"> </w:t>
      </w:r>
      <w:r>
        <w:rPr>
          <w:w w:val="95"/>
        </w:rPr>
        <w:t>leading</w:t>
      </w:r>
      <w:r>
        <w:rPr>
          <w:spacing w:val="-9"/>
          <w:w w:val="95"/>
        </w:rPr>
        <w:t xml:space="preserve"> </w:t>
      </w:r>
      <w:r>
        <w:rPr>
          <w:w w:val="95"/>
        </w:rPr>
        <w:t>to</w:t>
      </w:r>
      <w:r>
        <w:rPr>
          <w:spacing w:val="-10"/>
          <w:w w:val="95"/>
        </w:rPr>
        <w:t xml:space="preserve"> </w:t>
      </w:r>
      <w:r>
        <w:rPr>
          <w:w w:val="95"/>
        </w:rPr>
        <w:t>cumulative</w:t>
      </w:r>
      <w:r>
        <w:rPr>
          <w:spacing w:val="-9"/>
          <w:w w:val="95"/>
        </w:rPr>
        <w:t xml:space="preserve"> </w:t>
      </w:r>
      <w:r>
        <w:rPr>
          <w:w w:val="95"/>
        </w:rPr>
        <w:t>sublethal</w:t>
      </w:r>
    </w:p>
    <w:p w14:paraId="716A5646" w14:textId="77777777" w:rsidR="00C544BC" w:rsidRDefault="00BD4BDE">
      <w:pPr>
        <w:pStyle w:val="BodyText"/>
        <w:ind w:left="213"/>
      </w:pPr>
      <w:r>
        <w:rPr>
          <w:rFonts w:ascii="Trebuchet MS"/>
          <w:sz w:val="12"/>
        </w:rPr>
        <w:t xml:space="preserve">52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impacts</w:t>
      </w:r>
      <w:r>
        <w:rPr>
          <w:spacing w:val="4"/>
          <w:w w:val="95"/>
        </w:rPr>
        <w:t xml:space="preserve"> </w:t>
      </w:r>
      <w:r>
        <w:rPr>
          <w:w w:val="95"/>
        </w:rPr>
        <w:t>resulting</w:t>
      </w:r>
      <w:r>
        <w:rPr>
          <w:spacing w:val="5"/>
          <w:w w:val="95"/>
        </w:rPr>
        <w:t xml:space="preserve"> </w:t>
      </w:r>
      <w:r>
        <w:rPr>
          <w:w w:val="95"/>
        </w:rPr>
        <w:t>from</w:t>
      </w:r>
      <w:r>
        <w:rPr>
          <w:spacing w:val="4"/>
          <w:w w:val="95"/>
        </w:rPr>
        <w:t xml:space="preserve"> </w:t>
      </w:r>
      <w:r>
        <w:rPr>
          <w:w w:val="95"/>
        </w:rPr>
        <w:t>reduced</w:t>
      </w:r>
      <w:r>
        <w:rPr>
          <w:spacing w:val="5"/>
          <w:w w:val="95"/>
        </w:rPr>
        <w:t xml:space="preserve"> </w:t>
      </w:r>
      <w:r>
        <w:rPr>
          <w:w w:val="95"/>
        </w:rPr>
        <w:t>foraging</w:t>
      </w:r>
      <w:r>
        <w:rPr>
          <w:spacing w:val="5"/>
          <w:w w:val="95"/>
        </w:rPr>
        <w:t xml:space="preserve"> </w:t>
      </w:r>
      <w:r>
        <w:rPr>
          <w:w w:val="95"/>
        </w:rPr>
        <w:t>opportunities</w:t>
      </w:r>
      <w:r>
        <w:rPr>
          <w:spacing w:val="4"/>
          <w:w w:val="95"/>
        </w:rPr>
        <w:t xml:space="preserve"> </w:t>
      </w:r>
      <w:r>
        <w:rPr>
          <w:w w:val="95"/>
        </w:rPr>
        <w:t>(New</w:t>
      </w:r>
      <w:r>
        <w:rPr>
          <w:spacing w:val="5"/>
          <w:w w:val="95"/>
        </w:rPr>
        <w:t xml:space="preserve"> </w:t>
      </w:r>
      <w:r>
        <w:rPr>
          <w:w w:val="95"/>
        </w:rPr>
        <w:t>et</w:t>
      </w:r>
      <w:r>
        <w:rPr>
          <w:spacing w:val="4"/>
          <w:w w:val="95"/>
        </w:rPr>
        <w:t xml:space="preserve"> </w:t>
      </w:r>
      <w:r>
        <w:rPr>
          <w:w w:val="95"/>
        </w:rPr>
        <w:t>al.,</w:t>
      </w:r>
      <w:r>
        <w:rPr>
          <w:spacing w:val="6"/>
          <w:w w:val="95"/>
        </w:rPr>
        <w:t xml:space="preserve"> </w:t>
      </w:r>
      <w:r>
        <w:rPr>
          <w:w w:val="95"/>
        </w:rPr>
        <w:t>2013;</w:t>
      </w:r>
      <w:r>
        <w:rPr>
          <w:spacing w:val="5"/>
          <w:w w:val="95"/>
        </w:rPr>
        <w:t xml:space="preserve"> </w:t>
      </w:r>
      <w:proofErr w:type="spellStart"/>
      <w:r>
        <w:rPr>
          <w:w w:val="95"/>
        </w:rPr>
        <w:t>Pirotta</w:t>
      </w:r>
      <w:proofErr w:type="spellEnd"/>
      <w:r>
        <w:rPr>
          <w:spacing w:val="5"/>
          <w:w w:val="95"/>
        </w:rPr>
        <w:t xml:space="preserve"> </w:t>
      </w:r>
      <w:r>
        <w:rPr>
          <w:w w:val="95"/>
        </w:rPr>
        <w:t>et</w:t>
      </w:r>
      <w:r>
        <w:rPr>
          <w:spacing w:val="4"/>
          <w:w w:val="95"/>
        </w:rPr>
        <w:t xml:space="preserve"> </w:t>
      </w:r>
      <w:r>
        <w:rPr>
          <w:w w:val="95"/>
        </w:rPr>
        <w:t>al.,</w:t>
      </w:r>
      <w:r>
        <w:rPr>
          <w:spacing w:val="6"/>
          <w:w w:val="95"/>
        </w:rPr>
        <w:t xml:space="preserve"> </w:t>
      </w:r>
      <w:r>
        <w:rPr>
          <w:w w:val="95"/>
        </w:rPr>
        <w:t>2018),</w:t>
      </w:r>
    </w:p>
    <w:p w14:paraId="177CA3F5" w14:textId="77777777" w:rsidR="00C544BC" w:rsidRDefault="00BD4BDE">
      <w:pPr>
        <w:pStyle w:val="BodyText"/>
        <w:ind w:left="213"/>
      </w:pPr>
      <w:r>
        <w:rPr>
          <w:rFonts w:ascii="Trebuchet MS"/>
          <w:sz w:val="12"/>
        </w:rPr>
        <w:t xml:space="preserve">53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or</w:t>
      </w:r>
      <w:r>
        <w:rPr>
          <w:spacing w:val="15"/>
          <w:w w:val="95"/>
        </w:rPr>
        <w:t xml:space="preserve"> </w:t>
      </w:r>
      <w:r>
        <w:rPr>
          <w:w w:val="95"/>
        </w:rPr>
        <w:t>to</w:t>
      </w:r>
      <w:r>
        <w:rPr>
          <w:spacing w:val="15"/>
          <w:w w:val="95"/>
        </w:rPr>
        <w:t xml:space="preserve"> </w:t>
      </w:r>
      <w:r>
        <w:rPr>
          <w:w w:val="95"/>
        </w:rPr>
        <w:t>symptoms</w:t>
      </w:r>
      <w:r>
        <w:rPr>
          <w:spacing w:val="16"/>
          <w:w w:val="95"/>
        </w:rPr>
        <w:t xml:space="preserve"> </w:t>
      </w:r>
      <w:proofErr w:type="gramStart"/>
      <w:r>
        <w:rPr>
          <w:w w:val="95"/>
        </w:rPr>
        <w:t>similar</w:t>
      </w:r>
      <w:r>
        <w:rPr>
          <w:spacing w:val="16"/>
          <w:w w:val="95"/>
        </w:rPr>
        <w:t xml:space="preserve"> </w:t>
      </w:r>
      <w:r>
        <w:rPr>
          <w:w w:val="95"/>
        </w:rPr>
        <w:t>to</w:t>
      </w:r>
      <w:proofErr w:type="gramEnd"/>
      <w:r>
        <w:rPr>
          <w:spacing w:val="15"/>
          <w:w w:val="95"/>
        </w:rPr>
        <w:t xml:space="preserve"> </w:t>
      </w:r>
      <w:r>
        <w:rPr>
          <w:w w:val="95"/>
        </w:rPr>
        <w:t>decompression</w:t>
      </w:r>
      <w:r>
        <w:rPr>
          <w:spacing w:val="16"/>
          <w:w w:val="95"/>
        </w:rPr>
        <w:t xml:space="preserve"> </w:t>
      </w:r>
      <w:r>
        <w:rPr>
          <w:w w:val="95"/>
        </w:rPr>
        <w:t>sickness</w:t>
      </w:r>
      <w:r>
        <w:rPr>
          <w:spacing w:val="16"/>
          <w:w w:val="95"/>
        </w:rPr>
        <w:t xml:space="preserve"> </w:t>
      </w:r>
      <w:r>
        <w:rPr>
          <w:w w:val="95"/>
        </w:rPr>
        <w:t>that</w:t>
      </w:r>
      <w:r>
        <w:rPr>
          <w:spacing w:val="15"/>
          <w:w w:val="95"/>
        </w:rPr>
        <w:t xml:space="preserve"> </w:t>
      </w:r>
      <w:r>
        <w:rPr>
          <w:w w:val="95"/>
        </w:rPr>
        <w:t>can</w:t>
      </w:r>
      <w:r>
        <w:rPr>
          <w:spacing w:val="15"/>
          <w:w w:val="95"/>
        </w:rPr>
        <w:t xml:space="preserve"> </w:t>
      </w:r>
      <w:r>
        <w:rPr>
          <w:w w:val="95"/>
        </w:rPr>
        <w:t>lead</w:t>
      </w:r>
      <w:r>
        <w:rPr>
          <w:spacing w:val="16"/>
          <w:w w:val="95"/>
        </w:rPr>
        <w:t xml:space="preserve"> </w:t>
      </w:r>
      <w:r>
        <w:rPr>
          <w:w w:val="95"/>
        </w:rPr>
        <w:t>to</w:t>
      </w:r>
      <w:r>
        <w:rPr>
          <w:spacing w:val="15"/>
          <w:w w:val="95"/>
        </w:rPr>
        <w:t xml:space="preserve"> </w:t>
      </w:r>
      <w:r>
        <w:rPr>
          <w:w w:val="95"/>
        </w:rPr>
        <w:t>injury</w:t>
      </w:r>
      <w:r>
        <w:rPr>
          <w:spacing w:val="16"/>
          <w:w w:val="95"/>
        </w:rPr>
        <w:t xml:space="preserve"> </w:t>
      </w:r>
      <w:r>
        <w:rPr>
          <w:w w:val="95"/>
        </w:rPr>
        <w:t>or</w:t>
      </w:r>
      <w:r>
        <w:rPr>
          <w:spacing w:val="14"/>
          <w:w w:val="95"/>
        </w:rPr>
        <w:t xml:space="preserve"> </w:t>
      </w:r>
      <w:r>
        <w:rPr>
          <w:w w:val="95"/>
        </w:rPr>
        <w:t>death</w:t>
      </w:r>
      <w:r>
        <w:rPr>
          <w:spacing w:val="16"/>
          <w:w w:val="95"/>
        </w:rPr>
        <w:t xml:space="preserve"> </w:t>
      </w:r>
      <w:r>
        <w:rPr>
          <w:w w:val="95"/>
        </w:rPr>
        <w:t>(Hooker</w:t>
      </w:r>
    </w:p>
    <w:p w14:paraId="23AAB078" w14:textId="77777777" w:rsidR="00C544BC" w:rsidRDefault="00BD4BDE">
      <w:pPr>
        <w:spacing w:before="155"/>
        <w:ind w:left="213"/>
        <w:rPr>
          <w:sz w:val="24"/>
        </w:rPr>
      </w:pPr>
      <w:r>
        <w:rPr>
          <w:rFonts w:ascii="Trebuchet MS"/>
          <w:sz w:val="12"/>
        </w:rPr>
        <w:t xml:space="preserve">54    </w:t>
      </w:r>
      <w:r>
        <w:rPr>
          <w:rFonts w:ascii="Trebuchet MS"/>
          <w:spacing w:val="19"/>
          <w:sz w:val="12"/>
        </w:rPr>
        <w:t xml:space="preserve"> </w:t>
      </w:r>
      <w:r>
        <w:rPr>
          <w:sz w:val="24"/>
        </w:rPr>
        <w:t>et</w:t>
      </w:r>
      <w:r>
        <w:rPr>
          <w:spacing w:val="15"/>
          <w:sz w:val="24"/>
        </w:rPr>
        <w:t xml:space="preserve"> </w:t>
      </w:r>
      <w:r>
        <w:rPr>
          <w:sz w:val="24"/>
        </w:rPr>
        <w:t>al.,</w:t>
      </w:r>
      <w:r>
        <w:rPr>
          <w:spacing w:val="15"/>
          <w:sz w:val="24"/>
        </w:rPr>
        <w:t xml:space="preserve"> </w:t>
      </w:r>
      <w:r>
        <w:rPr>
          <w:sz w:val="24"/>
        </w:rPr>
        <w:t>2009,</w:t>
      </w:r>
      <w:r>
        <w:rPr>
          <w:spacing w:val="14"/>
          <w:sz w:val="24"/>
        </w:rPr>
        <w:t xml:space="preserve"> </w:t>
      </w:r>
      <w:r>
        <w:rPr>
          <w:sz w:val="24"/>
        </w:rPr>
        <w:t>2012).</w:t>
      </w:r>
    </w:p>
    <w:p w14:paraId="6640A37D" w14:textId="77777777" w:rsidR="00C544BC" w:rsidRDefault="00BD4BDE">
      <w:pPr>
        <w:pStyle w:val="BodyText"/>
        <w:spacing w:before="299"/>
        <w:ind w:left="213"/>
      </w:pPr>
      <w:r>
        <w:rPr>
          <w:rFonts w:ascii="Trebuchet MS" w:hAnsi="Trebuchet MS"/>
          <w:sz w:val="12"/>
        </w:rPr>
        <w:t xml:space="preserve">55    </w:t>
      </w:r>
      <w:r>
        <w:rPr>
          <w:rFonts w:ascii="Trebuchet MS" w:hAnsi="Trebuchet MS"/>
          <w:spacing w:val="19"/>
          <w:sz w:val="12"/>
        </w:rPr>
        <w:t xml:space="preserve"> </w:t>
      </w:r>
      <w:r>
        <w:rPr>
          <w:w w:val="90"/>
        </w:rPr>
        <w:t>Echolocation</w:t>
      </w:r>
      <w:r>
        <w:rPr>
          <w:spacing w:val="29"/>
          <w:w w:val="90"/>
        </w:rPr>
        <w:t xml:space="preserve"> </w:t>
      </w:r>
      <w:r>
        <w:rPr>
          <w:w w:val="90"/>
        </w:rPr>
        <w:t>clicks</w:t>
      </w:r>
      <w:r>
        <w:rPr>
          <w:spacing w:val="30"/>
          <w:w w:val="90"/>
        </w:rPr>
        <w:t xml:space="preserve"> </w:t>
      </w:r>
      <w:r>
        <w:rPr>
          <w:w w:val="90"/>
        </w:rPr>
        <w:t>produced</w:t>
      </w:r>
      <w:r>
        <w:rPr>
          <w:spacing w:val="30"/>
          <w:w w:val="90"/>
        </w:rPr>
        <w:t xml:space="preserve"> </w:t>
      </w:r>
      <w:r>
        <w:rPr>
          <w:w w:val="90"/>
        </w:rPr>
        <w:t>by</w:t>
      </w:r>
      <w:r>
        <w:rPr>
          <w:spacing w:val="31"/>
          <w:w w:val="90"/>
        </w:rPr>
        <w:t xml:space="preserve"> </w:t>
      </w:r>
      <w:r>
        <w:rPr>
          <w:w w:val="90"/>
        </w:rPr>
        <w:t>diving</w:t>
      </w:r>
      <w:r>
        <w:rPr>
          <w:spacing w:val="30"/>
          <w:w w:val="90"/>
        </w:rPr>
        <w:t xml:space="preserve"> </w:t>
      </w:r>
      <w:r>
        <w:rPr>
          <w:w w:val="90"/>
        </w:rPr>
        <w:t>groups</w:t>
      </w:r>
      <w:r>
        <w:rPr>
          <w:spacing w:val="31"/>
          <w:w w:val="90"/>
        </w:rPr>
        <w:t xml:space="preserve"> </w:t>
      </w:r>
      <w:r>
        <w:rPr>
          <w:w w:val="90"/>
        </w:rPr>
        <w:t>of</w:t>
      </w:r>
      <w:r>
        <w:rPr>
          <w:spacing w:val="31"/>
          <w:w w:val="90"/>
        </w:rPr>
        <w:t xml:space="preserve"> </w:t>
      </w:r>
      <w:r>
        <w:rPr>
          <w:w w:val="90"/>
        </w:rPr>
        <w:t>Blainville’s</w:t>
      </w:r>
      <w:r>
        <w:rPr>
          <w:spacing w:val="30"/>
          <w:w w:val="90"/>
        </w:rPr>
        <w:t xml:space="preserve"> </w:t>
      </w:r>
      <w:r>
        <w:rPr>
          <w:w w:val="90"/>
        </w:rPr>
        <w:t>beaked</w:t>
      </w:r>
      <w:r>
        <w:rPr>
          <w:spacing w:val="31"/>
          <w:w w:val="90"/>
        </w:rPr>
        <w:t xml:space="preserve"> </w:t>
      </w:r>
      <w:r>
        <w:rPr>
          <w:w w:val="90"/>
        </w:rPr>
        <w:t>whales</w:t>
      </w:r>
      <w:r>
        <w:rPr>
          <w:spacing w:val="29"/>
          <w:w w:val="90"/>
        </w:rPr>
        <w:t xml:space="preserve"> </w:t>
      </w:r>
      <w:r>
        <w:rPr>
          <w:w w:val="90"/>
        </w:rPr>
        <w:t>indicate</w:t>
      </w:r>
      <w:r>
        <w:rPr>
          <w:spacing w:val="31"/>
          <w:w w:val="90"/>
        </w:rPr>
        <w:t xml:space="preserve"> </w:t>
      </w:r>
      <w:r>
        <w:rPr>
          <w:w w:val="90"/>
        </w:rPr>
        <w:t>foraging</w:t>
      </w:r>
    </w:p>
    <w:p w14:paraId="58CCDF94" w14:textId="77777777" w:rsidR="00C544BC" w:rsidRDefault="00BD4BDE">
      <w:pPr>
        <w:pStyle w:val="BodyText"/>
        <w:ind w:left="213"/>
      </w:pPr>
      <w:r>
        <w:rPr>
          <w:rFonts w:ascii="Trebuchet MS" w:hAnsi="Trebuchet MS"/>
          <w:sz w:val="12"/>
        </w:rPr>
        <w:t xml:space="preserve">56    </w:t>
      </w:r>
      <w:r>
        <w:rPr>
          <w:rFonts w:ascii="Trebuchet MS" w:hAnsi="Trebuchet MS"/>
          <w:spacing w:val="19"/>
          <w:sz w:val="12"/>
        </w:rPr>
        <w:t xml:space="preserve"> </w:t>
      </w:r>
      <w:r>
        <w:rPr>
          <w:w w:val="95"/>
        </w:rPr>
        <w:t>activity</w:t>
      </w:r>
      <w:r>
        <w:rPr>
          <w:spacing w:val="5"/>
          <w:w w:val="95"/>
        </w:rPr>
        <w:t xml:space="preserve"> </w:t>
      </w:r>
      <w:r>
        <w:rPr>
          <w:w w:val="95"/>
        </w:rPr>
        <w:t>and</w:t>
      </w:r>
      <w:r>
        <w:rPr>
          <w:spacing w:val="6"/>
          <w:w w:val="95"/>
        </w:rPr>
        <w:t xml:space="preserve"> </w:t>
      </w:r>
      <w:r>
        <w:rPr>
          <w:w w:val="95"/>
        </w:rPr>
        <w:t>can</w:t>
      </w:r>
      <w:r>
        <w:rPr>
          <w:spacing w:val="5"/>
          <w:w w:val="95"/>
        </w:rPr>
        <w:t xml:space="preserve"> </w:t>
      </w:r>
      <w:r>
        <w:rPr>
          <w:w w:val="95"/>
        </w:rPr>
        <w:t>be</w:t>
      </w:r>
      <w:r>
        <w:rPr>
          <w:spacing w:val="6"/>
          <w:w w:val="95"/>
        </w:rPr>
        <w:t xml:space="preserve"> </w:t>
      </w:r>
      <w:r>
        <w:rPr>
          <w:w w:val="95"/>
        </w:rPr>
        <w:t>recorded</w:t>
      </w:r>
      <w:r>
        <w:rPr>
          <w:spacing w:val="5"/>
          <w:w w:val="95"/>
        </w:rPr>
        <w:t xml:space="preserve"> </w:t>
      </w:r>
      <w:r>
        <w:rPr>
          <w:w w:val="95"/>
        </w:rPr>
        <w:t>by</w:t>
      </w:r>
      <w:r>
        <w:rPr>
          <w:spacing w:val="6"/>
          <w:w w:val="95"/>
        </w:rPr>
        <w:t xml:space="preserve"> </w:t>
      </w:r>
      <w:r>
        <w:rPr>
          <w:w w:val="95"/>
        </w:rPr>
        <w:t>hydrophones</w:t>
      </w:r>
      <w:r>
        <w:rPr>
          <w:spacing w:val="5"/>
          <w:w w:val="95"/>
        </w:rPr>
        <w:t xml:space="preserve"> </w:t>
      </w:r>
      <w:r>
        <w:rPr>
          <w:w w:val="95"/>
        </w:rPr>
        <w:t>(Johnson</w:t>
      </w:r>
      <w:r>
        <w:rPr>
          <w:spacing w:val="5"/>
          <w:w w:val="95"/>
        </w:rPr>
        <w:t xml:space="preserve"> </w:t>
      </w:r>
      <w:r>
        <w:rPr>
          <w:w w:val="95"/>
        </w:rPr>
        <w:t>et</w:t>
      </w:r>
      <w:r>
        <w:rPr>
          <w:spacing w:val="6"/>
          <w:w w:val="95"/>
        </w:rPr>
        <w:t xml:space="preserve"> </w:t>
      </w:r>
      <w:r>
        <w:rPr>
          <w:w w:val="95"/>
        </w:rPr>
        <w:t>al.,</w:t>
      </w:r>
      <w:r>
        <w:rPr>
          <w:spacing w:val="6"/>
          <w:w w:val="95"/>
        </w:rPr>
        <w:t xml:space="preserve"> </w:t>
      </w:r>
      <w:r>
        <w:rPr>
          <w:w w:val="95"/>
        </w:rPr>
        <w:t>2006).</w:t>
      </w:r>
      <w:r>
        <w:rPr>
          <w:spacing w:val="26"/>
          <w:w w:val="95"/>
        </w:rPr>
        <w:t xml:space="preserve"> </w:t>
      </w:r>
      <w:r>
        <w:rPr>
          <w:w w:val="95"/>
        </w:rPr>
        <w:t>Research</w:t>
      </w:r>
      <w:r>
        <w:rPr>
          <w:spacing w:val="5"/>
          <w:w w:val="95"/>
        </w:rPr>
        <w:t xml:space="preserve"> </w:t>
      </w:r>
      <w:r>
        <w:rPr>
          <w:w w:val="95"/>
        </w:rPr>
        <w:t>on</w:t>
      </w:r>
      <w:r>
        <w:rPr>
          <w:spacing w:val="5"/>
          <w:w w:val="95"/>
        </w:rPr>
        <w:t xml:space="preserve"> </w:t>
      </w:r>
      <w:r>
        <w:rPr>
          <w:w w:val="95"/>
        </w:rPr>
        <w:t>Blainville’s</w:t>
      </w:r>
    </w:p>
    <w:p w14:paraId="46AA238E" w14:textId="77777777" w:rsidR="00C544BC" w:rsidRDefault="00BD4BDE">
      <w:pPr>
        <w:spacing w:before="154"/>
        <w:ind w:left="213"/>
        <w:rPr>
          <w:sz w:val="24"/>
        </w:rPr>
      </w:pPr>
      <w:r>
        <w:rPr>
          <w:rFonts w:ascii="Trebuchet MS"/>
          <w:sz w:val="12"/>
        </w:rPr>
        <w:t xml:space="preserve">57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  <w:sz w:val="24"/>
        </w:rPr>
        <w:t>beaked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whales</w:t>
      </w:r>
      <w:r>
        <w:rPr>
          <w:spacing w:val="5"/>
          <w:w w:val="95"/>
          <w:sz w:val="24"/>
        </w:rPr>
        <w:t xml:space="preserve"> </w:t>
      </w:r>
      <w:r>
        <w:rPr>
          <w:i/>
          <w:w w:val="95"/>
          <w:sz w:val="24"/>
        </w:rPr>
        <w:t>(Mesoplodon</w:t>
      </w:r>
      <w:r>
        <w:rPr>
          <w:i/>
          <w:spacing w:val="10"/>
          <w:w w:val="95"/>
          <w:sz w:val="24"/>
        </w:rPr>
        <w:t xml:space="preserve"> </w:t>
      </w:r>
      <w:proofErr w:type="spellStart"/>
      <w:r>
        <w:rPr>
          <w:i/>
          <w:w w:val="95"/>
          <w:sz w:val="24"/>
        </w:rPr>
        <w:t>densirostris</w:t>
      </w:r>
      <w:proofErr w:type="spellEnd"/>
      <w:r>
        <w:rPr>
          <w:i/>
          <w:w w:val="95"/>
          <w:sz w:val="24"/>
        </w:rPr>
        <w:t>)</w:t>
      </w:r>
      <w:r>
        <w:rPr>
          <w:i/>
          <w:spacing w:val="5"/>
          <w:w w:val="95"/>
          <w:sz w:val="24"/>
        </w:rPr>
        <w:t xml:space="preserve"> </w:t>
      </w:r>
      <w:r>
        <w:rPr>
          <w:w w:val="95"/>
          <w:sz w:val="24"/>
        </w:rPr>
        <w:t>using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data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from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bottom-mounted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hydrophones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on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a</w:t>
      </w:r>
    </w:p>
    <w:p w14:paraId="0822E2EB" w14:textId="77777777" w:rsidR="00C544BC" w:rsidRDefault="00BD4BDE">
      <w:pPr>
        <w:pStyle w:val="BodyText"/>
        <w:spacing w:before="155"/>
        <w:ind w:left="213"/>
      </w:pPr>
      <w:r>
        <w:rPr>
          <w:rFonts w:ascii="Trebuchet MS"/>
          <w:sz w:val="12"/>
        </w:rPr>
        <w:t xml:space="preserve">58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U.S.</w:t>
      </w:r>
      <w:r>
        <w:rPr>
          <w:spacing w:val="3"/>
          <w:w w:val="95"/>
        </w:rPr>
        <w:t xml:space="preserve"> </w:t>
      </w:r>
      <w:r>
        <w:rPr>
          <w:w w:val="95"/>
        </w:rPr>
        <w:t>Navy</w:t>
      </w:r>
      <w:r>
        <w:rPr>
          <w:spacing w:val="4"/>
          <w:w w:val="95"/>
        </w:rPr>
        <w:t xml:space="preserve"> </w:t>
      </w:r>
      <w:r>
        <w:rPr>
          <w:w w:val="95"/>
        </w:rPr>
        <w:t>range</w:t>
      </w:r>
      <w:r>
        <w:rPr>
          <w:spacing w:val="4"/>
          <w:w w:val="95"/>
        </w:rPr>
        <w:t xml:space="preserve"> </w:t>
      </w:r>
      <w:r>
        <w:rPr>
          <w:w w:val="95"/>
        </w:rPr>
        <w:t>in</w:t>
      </w:r>
      <w:r>
        <w:rPr>
          <w:spacing w:val="4"/>
          <w:w w:val="95"/>
        </w:rPr>
        <w:t xml:space="preserve"> </w:t>
      </w:r>
      <w:r>
        <w:rPr>
          <w:w w:val="95"/>
        </w:rPr>
        <w:t>the</w:t>
      </w:r>
      <w:r>
        <w:rPr>
          <w:spacing w:val="3"/>
          <w:w w:val="95"/>
        </w:rPr>
        <w:t xml:space="preserve"> </w:t>
      </w:r>
      <w:r>
        <w:rPr>
          <w:w w:val="95"/>
        </w:rPr>
        <w:t>Bahamas</w:t>
      </w:r>
      <w:r>
        <w:rPr>
          <w:spacing w:val="4"/>
          <w:w w:val="95"/>
        </w:rPr>
        <w:t xml:space="preserve"> </w:t>
      </w:r>
      <w:r>
        <w:rPr>
          <w:w w:val="95"/>
        </w:rPr>
        <w:t>has</w:t>
      </w:r>
      <w:r>
        <w:rPr>
          <w:spacing w:val="4"/>
          <w:w w:val="95"/>
        </w:rPr>
        <w:t xml:space="preserve"> </w:t>
      </w:r>
      <w:r>
        <w:rPr>
          <w:w w:val="95"/>
        </w:rPr>
        <w:t>shown</w:t>
      </w:r>
      <w:r>
        <w:rPr>
          <w:spacing w:val="4"/>
          <w:w w:val="95"/>
        </w:rPr>
        <w:t xml:space="preserve"> </w:t>
      </w:r>
      <w:r>
        <w:rPr>
          <w:w w:val="95"/>
        </w:rPr>
        <w:t>decreases</w:t>
      </w:r>
      <w:r>
        <w:rPr>
          <w:spacing w:val="3"/>
          <w:w w:val="95"/>
        </w:rPr>
        <w:t xml:space="preserve"> </w:t>
      </w:r>
      <w:r>
        <w:rPr>
          <w:w w:val="95"/>
        </w:rPr>
        <w:t>in</w:t>
      </w:r>
      <w:r>
        <w:rPr>
          <w:spacing w:val="4"/>
          <w:w w:val="95"/>
        </w:rPr>
        <w:t xml:space="preserve"> </w:t>
      </w:r>
      <w:r>
        <w:rPr>
          <w:w w:val="95"/>
        </w:rPr>
        <w:t>time</w:t>
      </w:r>
      <w:r>
        <w:rPr>
          <w:spacing w:val="4"/>
          <w:w w:val="95"/>
        </w:rPr>
        <w:t xml:space="preserve"> </w:t>
      </w:r>
      <w:r>
        <w:rPr>
          <w:w w:val="95"/>
        </w:rPr>
        <w:t>spent</w:t>
      </w:r>
      <w:r>
        <w:rPr>
          <w:spacing w:val="3"/>
          <w:w w:val="95"/>
        </w:rPr>
        <w:t xml:space="preserve"> </w:t>
      </w:r>
      <w:r>
        <w:rPr>
          <w:w w:val="95"/>
        </w:rPr>
        <w:t>foraging</w:t>
      </w:r>
      <w:r>
        <w:rPr>
          <w:spacing w:val="4"/>
          <w:w w:val="95"/>
        </w:rPr>
        <w:t xml:space="preserve"> </w:t>
      </w:r>
      <w:r>
        <w:rPr>
          <w:w w:val="95"/>
        </w:rPr>
        <w:t>and</w:t>
      </w:r>
      <w:r>
        <w:rPr>
          <w:spacing w:val="4"/>
          <w:w w:val="95"/>
        </w:rPr>
        <w:t xml:space="preserve"> </w:t>
      </w:r>
      <w:r>
        <w:rPr>
          <w:w w:val="95"/>
        </w:rPr>
        <w:t>movement</w:t>
      </w:r>
    </w:p>
    <w:p w14:paraId="3D680D2A" w14:textId="77777777" w:rsidR="00C544BC" w:rsidRDefault="00BD4BDE">
      <w:pPr>
        <w:pStyle w:val="BodyText"/>
        <w:ind w:left="213"/>
      </w:pPr>
      <w:r>
        <w:rPr>
          <w:rFonts w:ascii="Trebuchet MS"/>
          <w:sz w:val="12"/>
        </w:rPr>
        <w:t xml:space="preserve">59    </w:t>
      </w:r>
      <w:r>
        <w:rPr>
          <w:rFonts w:ascii="Trebuchet MS"/>
          <w:spacing w:val="19"/>
          <w:sz w:val="12"/>
        </w:rPr>
        <w:t xml:space="preserve"> </w:t>
      </w:r>
      <w:r>
        <w:t>away</w:t>
      </w:r>
      <w:r>
        <w:rPr>
          <w:spacing w:val="17"/>
        </w:rPr>
        <w:t xml:space="preserve"> </w:t>
      </w:r>
      <w:r>
        <w:t>from</w:t>
      </w:r>
      <w:r>
        <w:rPr>
          <w:spacing w:val="17"/>
        </w:rPr>
        <w:t xml:space="preserve"> </w:t>
      </w:r>
      <w:r>
        <w:t>naval</w:t>
      </w:r>
      <w:r>
        <w:rPr>
          <w:spacing w:val="18"/>
        </w:rPr>
        <w:t xml:space="preserve"> </w:t>
      </w:r>
      <w:r>
        <w:t>sonar</w:t>
      </w:r>
      <w:r>
        <w:rPr>
          <w:spacing w:val="17"/>
        </w:rPr>
        <w:t xml:space="preserve"> </w:t>
      </w:r>
      <w:r>
        <w:t>sources</w:t>
      </w:r>
      <w:r>
        <w:rPr>
          <w:spacing w:val="17"/>
        </w:rPr>
        <w:t xml:space="preserve"> </w:t>
      </w:r>
      <w:r>
        <w:t>(Joyce</w:t>
      </w:r>
      <w:r>
        <w:rPr>
          <w:spacing w:val="18"/>
        </w:rPr>
        <w:t xml:space="preserve"> </w:t>
      </w:r>
      <w:r>
        <w:t>et</w:t>
      </w:r>
      <w:r>
        <w:rPr>
          <w:spacing w:val="17"/>
        </w:rPr>
        <w:t xml:space="preserve"> </w:t>
      </w:r>
      <w:r>
        <w:t>al.,</w:t>
      </w:r>
      <w:r>
        <w:rPr>
          <w:spacing w:val="20"/>
        </w:rPr>
        <w:t xml:space="preserve"> </w:t>
      </w:r>
      <w:r>
        <w:t>2019;</w:t>
      </w:r>
      <w:r>
        <w:rPr>
          <w:spacing w:val="24"/>
        </w:rPr>
        <w:t xml:space="preserve"> </w:t>
      </w:r>
      <w:r>
        <w:t>Tyack</w:t>
      </w:r>
      <w:r>
        <w:rPr>
          <w:spacing w:val="18"/>
        </w:rPr>
        <w:t xml:space="preserve"> </w:t>
      </w:r>
      <w:r>
        <w:t>et</w:t>
      </w:r>
      <w:r>
        <w:rPr>
          <w:spacing w:val="17"/>
        </w:rPr>
        <w:t xml:space="preserve"> </w:t>
      </w:r>
      <w:r>
        <w:t>al.,</w:t>
      </w:r>
      <w:r>
        <w:rPr>
          <w:spacing w:val="20"/>
        </w:rPr>
        <w:t xml:space="preserve"> </w:t>
      </w:r>
      <w:r>
        <w:t>2011).</w:t>
      </w:r>
      <w:r>
        <w:rPr>
          <w:spacing w:val="65"/>
        </w:rPr>
        <w:t xml:space="preserve"> </w:t>
      </w:r>
      <w:r>
        <w:t>Naval</w:t>
      </w:r>
      <w:r>
        <w:rPr>
          <w:spacing w:val="18"/>
        </w:rPr>
        <w:t xml:space="preserve"> </w:t>
      </w:r>
      <w:r>
        <w:t>sonar</w:t>
      </w:r>
      <w:r>
        <w:rPr>
          <w:spacing w:val="17"/>
        </w:rPr>
        <w:t xml:space="preserve"> </w:t>
      </w:r>
      <w:r>
        <w:t>can</w:t>
      </w:r>
    </w:p>
    <w:p w14:paraId="5BCDDC26" w14:textId="77777777" w:rsidR="00C544BC" w:rsidRDefault="00BD4BDE">
      <w:pPr>
        <w:pStyle w:val="BodyText"/>
        <w:ind w:left="213"/>
      </w:pPr>
      <w:r>
        <w:rPr>
          <w:rFonts w:ascii="Trebuchet MS"/>
          <w:sz w:val="12"/>
        </w:rPr>
        <w:t xml:space="preserve">60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be</w:t>
      </w:r>
      <w:r>
        <w:rPr>
          <w:spacing w:val="9"/>
          <w:w w:val="95"/>
        </w:rPr>
        <w:t xml:space="preserve"> </w:t>
      </w:r>
      <w:r>
        <w:rPr>
          <w:w w:val="95"/>
        </w:rPr>
        <w:t>broadcast</w:t>
      </w:r>
      <w:r>
        <w:rPr>
          <w:spacing w:val="10"/>
          <w:w w:val="95"/>
        </w:rPr>
        <w:t xml:space="preserve"> </w:t>
      </w:r>
      <w:r>
        <w:rPr>
          <w:w w:val="95"/>
        </w:rPr>
        <w:t>from</w:t>
      </w:r>
      <w:r>
        <w:rPr>
          <w:spacing w:val="9"/>
          <w:w w:val="95"/>
        </w:rPr>
        <w:t xml:space="preserve"> </w:t>
      </w:r>
      <w:r>
        <w:rPr>
          <w:w w:val="95"/>
        </w:rPr>
        <w:t>various</w:t>
      </w:r>
      <w:r>
        <w:rPr>
          <w:spacing w:val="9"/>
          <w:w w:val="95"/>
        </w:rPr>
        <w:t xml:space="preserve"> </w:t>
      </w:r>
      <w:r>
        <w:rPr>
          <w:w w:val="95"/>
        </w:rPr>
        <w:t>platforms,</w:t>
      </w:r>
      <w:r>
        <w:rPr>
          <w:spacing w:val="10"/>
          <w:w w:val="95"/>
        </w:rPr>
        <w:t xml:space="preserve"> </w:t>
      </w:r>
      <w:r>
        <w:rPr>
          <w:w w:val="95"/>
        </w:rPr>
        <w:t>including</w:t>
      </w:r>
      <w:r>
        <w:rPr>
          <w:spacing w:val="9"/>
          <w:w w:val="95"/>
        </w:rPr>
        <w:t xml:space="preserve"> </w:t>
      </w:r>
      <w:r>
        <w:rPr>
          <w:w w:val="95"/>
        </w:rPr>
        <w:t>vessels,</w:t>
      </w:r>
      <w:r>
        <w:rPr>
          <w:spacing w:val="9"/>
          <w:w w:val="95"/>
        </w:rPr>
        <w:t xml:space="preserve"> </w:t>
      </w:r>
      <w:r>
        <w:rPr>
          <w:w w:val="95"/>
        </w:rPr>
        <w:t>helicopters,</w:t>
      </w:r>
      <w:r>
        <w:rPr>
          <w:spacing w:val="10"/>
          <w:w w:val="95"/>
        </w:rPr>
        <w:t xml:space="preserve"> </w:t>
      </w:r>
      <w:r>
        <w:rPr>
          <w:w w:val="95"/>
        </w:rPr>
        <w:t>buoys,</w:t>
      </w:r>
      <w:r>
        <w:rPr>
          <w:spacing w:val="9"/>
          <w:w w:val="95"/>
        </w:rPr>
        <w:t xml:space="preserve"> </w:t>
      </w:r>
      <w:r>
        <w:rPr>
          <w:w w:val="95"/>
        </w:rPr>
        <w:t>submarines,</w:t>
      </w:r>
      <w:r>
        <w:rPr>
          <w:spacing w:val="10"/>
          <w:w w:val="95"/>
        </w:rPr>
        <w:t xml:space="preserve"> </w:t>
      </w:r>
      <w:r>
        <w:rPr>
          <w:w w:val="95"/>
        </w:rPr>
        <w:t>and</w:t>
      </w:r>
    </w:p>
    <w:p w14:paraId="03837A1F" w14:textId="77777777" w:rsidR="00C544BC" w:rsidRDefault="00BD4BDE">
      <w:pPr>
        <w:pStyle w:val="BodyText"/>
        <w:spacing w:before="155"/>
        <w:ind w:left="213"/>
      </w:pPr>
      <w:r>
        <w:rPr>
          <w:rFonts w:ascii="Trebuchet MS"/>
          <w:sz w:val="12"/>
        </w:rPr>
        <w:t xml:space="preserve">61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torpedoes</w:t>
      </w:r>
      <w:r>
        <w:rPr>
          <w:spacing w:val="1"/>
          <w:w w:val="95"/>
        </w:rPr>
        <w:t xml:space="preserve"> </w:t>
      </w:r>
      <w:r>
        <w:rPr>
          <w:w w:val="95"/>
        </w:rPr>
        <w:t>(U.S.</w:t>
      </w:r>
      <w:r>
        <w:rPr>
          <w:spacing w:val="1"/>
          <w:w w:val="95"/>
        </w:rPr>
        <w:t xml:space="preserve"> </w:t>
      </w:r>
      <w:r>
        <w:rPr>
          <w:w w:val="95"/>
        </w:rPr>
        <w:t>Department</w:t>
      </w:r>
      <w:r>
        <w:rPr>
          <w:spacing w:val="1"/>
          <w:w w:val="95"/>
        </w:rPr>
        <w:t xml:space="preserve"> </w:t>
      </w:r>
      <w:r>
        <w:rPr>
          <w:w w:val="95"/>
        </w:rPr>
        <w:t>of</w:t>
      </w:r>
      <w:r>
        <w:rPr>
          <w:spacing w:val="1"/>
          <w:w w:val="95"/>
        </w:rPr>
        <w:t xml:space="preserve"> </w:t>
      </w:r>
      <w:r>
        <w:rPr>
          <w:w w:val="95"/>
        </w:rPr>
        <w:t>the</w:t>
      </w:r>
      <w:r>
        <w:rPr>
          <w:spacing w:val="1"/>
          <w:w w:val="95"/>
        </w:rPr>
        <w:t xml:space="preserve"> </w:t>
      </w:r>
      <w:r>
        <w:rPr>
          <w:w w:val="95"/>
        </w:rPr>
        <w:t>Navy,</w:t>
      </w:r>
      <w:r>
        <w:rPr>
          <w:spacing w:val="2"/>
          <w:w w:val="95"/>
        </w:rPr>
        <w:t xml:space="preserve"> </w:t>
      </w:r>
      <w:r>
        <w:rPr>
          <w:w w:val="95"/>
        </w:rPr>
        <w:t>2018).</w:t>
      </w:r>
      <w:r>
        <w:rPr>
          <w:spacing w:val="22"/>
          <w:w w:val="95"/>
        </w:rPr>
        <w:t xml:space="preserve"> </w:t>
      </w:r>
      <w:r>
        <w:rPr>
          <w:w w:val="95"/>
        </w:rPr>
        <w:t>Most</w:t>
      </w:r>
      <w:r>
        <w:rPr>
          <w:spacing w:val="2"/>
          <w:w w:val="95"/>
        </w:rPr>
        <w:t xml:space="preserve"> </w:t>
      </w:r>
      <w:r>
        <w:rPr>
          <w:w w:val="95"/>
        </w:rPr>
        <w:t>research</w:t>
      </w:r>
      <w:r>
        <w:rPr>
          <w:spacing w:val="1"/>
          <w:w w:val="95"/>
        </w:rPr>
        <w:t xml:space="preserve"> </w:t>
      </w:r>
      <w:r>
        <w:rPr>
          <w:w w:val="95"/>
        </w:rPr>
        <w:t>has</w:t>
      </w:r>
      <w:r>
        <w:rPr>
          <w:spacing w:val="1"/>
          <w:w w:val="95"/>
        </w:rPr>
        <w:t xml:space="preserve"> </w:t>
      </w:r>
      <w:r>
        <w:rPr>
          <w:w w:val="95"/>
        </w:rPr>
        <w:t>focused</w:t>
      </w:r>
      <w:r>
        <w:rPr>
          <w:spacing w:val="1"/>
          <w:w w:val="95"/>
        </w:rPr>
        <w:t xml:space="preserve"> </w:t>
      </w:r>
      <w:r>
        <w:rPr>
          <w:w w:val="95"/>
        </w:rPr>
        <w:t>on</w:t>
      </w:r>
      <w:r>
        <w:rPr>
          <w:spacing w:val="1"/>
          <w:w w:val="95"/>
        </w:rPr>
        <w:t xml:space="preserve"> </w:t>
      </w:r>
      <w:r>
        <w:rPr>
          <w:w w:val="95"/>
        </w:rPr>
        <w:t>the</w:t>
      </w:r>
      <w:r>
        <w:rPr>
          <w:spacing w:val="1"/>
          <w:w w:val="95"/>
        </w:rPr>
        <w:t xml:space="preserve"> </w:t>
      </w:r>
      <w:r>
        <w:rPr>
          <w:w w:val="95"/>
        </w:rPr>
        <w:t>impacts</w:t>
      </w:r>
      <w:r>
        <w:rPr>
          <w:spacing w:val="1"/>
          <w:w w:val="95"/>
        </w:rPr>
        <w:t xml:space="preserve"> </w:t>
      </w:r>
      <w:r>
        <w:rPr>
          <w:w w:val="95"/>
        </w:rPr>
        <w:t>of</w:t>
      </w:r>
    </w:p>
    <w:p w14:paraId="65F0A258" w14:textId="77777777" w:rsidR="00C544BC" w:rsidRDefault="00BD4BDE">
      <w:pPr>
        <w:pStyle w:val="BodyText"/>
        <w:ind w:left="213"/>
      </w:pPr>
      <w:r>
        <w:rPr>
          <w:rFonts w:ascii="Trebuchet MS"/>
          <w:sz w:val="12"/>
        </w:rPr>
        <w:t xml:space="preserve">62    </w:t>
      </w:r>
      <w:r>
        <w:rPr>
          <w:rFonts w:ascii="Trebuchet MS"/>
          <w:spacing w:val="19"/>
          <w:sz w:val="12"/>
        </w:rPr>
        <w:t xml:space="preserve"> </w:t>
      </w:r>
      <w:r>
        <w:rPr>
          <w:spacing w:val="-2"/>
        </w:rPr>
        <w:t>mid-frequency</w:t>
      </w:r>
      <w:r>
        <w:rPr>
          <w:spacing w:val="-5"/>
        </w:rPr>
        <w:t xml:space="preserve"> </w:t>
      </w:r>
      <w:r>
        <w:rPr>
          <w:spacing w:val="-2"/>
        </w:rPr>
        <w:t>active</w:t>
      </w:r>
      <w:r>
        <w:rPr>
          <w:spacing w:val="-5"/>
        </w:rPr>
        <w:t xml:space="preserve"> </w:t>
      </w:r>
      <w:r>
        <w:rPr>
          <w:spacing w:val="-2"/>
        </w:rPr>
        <w:t>sonar</w:t>
      </w:r>
      <w:r>
        <w:rPr>
          <w:spacing w:val="-5"/>
        </w:rPr>
        <w:t xml:space="preserve"> </w:t>
      </w:r>
      <w:r>
        <w:rPr>
          <w:spacing w:val="-2"/>
        </w:rPr>
        <w:t>(MFAS)</w:t>
      </w:r>
      <w:r>
        <w:rPr>
          <w:spacing w:val="-6"/>
        </w:rPr>
        <w:t xml:space="preserve"> </w:t>
      </w:r>
      <w:r>
        <w:rPr>
          <w:spacing w:val="-1"/>
        </w:rPr>
        <w:t>broadcast</w:t>
      </w:r>
      <w:r>
        <w:rPr>
          <w:spacing w:val="-5"/>
        </w:rPr>
        <w:t xml:space="preserve"> </w:t>
      </w:r>
      <w:r>
        <w:rPr>
          <w:spacing w:val="-1"/>
        </w:rPr>
        <w:t>from</w:t>
      </w:r>
      <w:r>
        <w:rPr>
          <w:spacing w:val="-5"/>
        </w:rPr>
        <w:t xml:space="preserve"> </w:t>
      </w:r>
      <w:r>
        <w:rPr>
          <w:spacing w:val="-1"/>
        </w:rPr>
        <w:t>naval</w:t>
      </w:r>
      <w:r>
        <w:rPr>
          <w:spacing w:val="-5"/>
        </w:rPr>
        <w:t xml:space="preserve"> </w:t>
      </w:r>
      <w:r>
        <w:rPr>
          <w:spacing w:val="-1"/>
        </w:rPr>
        <w:t>vessels.</w:t>
      </w:r>
      <w:r>
        <w:rPr>
          <w:spacing w:val="21"/>
        </w:rPr>
        <w:t xml:space="preserve"> </w:t>
      </w:r>
      <w:r>
        <w:rPr>
          <w:spacing w:val="-1"/>
        </w:rPr>
        <w:t>Separately,</w:t>
      </w:r>
      <w:r>
        <w:rPr>
          <w:spacing w:val="-4"/>
        </w:rPr>
        <w:t xml:space="preserve"> </w:t>
      </w:r>
      <w:r>
        <w:rPr>
          <w:spacing w:val="-1"/>
        </w:rPr>
        <w:t>researchers</w:t>
      </w:r>
    </w:p>
    <w:p w14:paraId="5B90F4D1" w14:textId="77777777" w:rsidR="00C544BC" w:rsidRDefault="00BD4BDE">
      <w:pPr>
        <w:pStyle w:val="BodyText"/>
        <w:spacing w:before="155"/>
        <w:ind w:left="213"/>
      </w:pPr>
      <w:r>
        <w:rPr>
          <w:rFonts w:ascii="Trebuchet MS"/>
          <w:sz w:val="12"/>
        </w:rPr>
        <w:t xml:space="preserve">63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have</w:t>
      </w:r>
      <w:r>
        <w:rPr>
          <w:spacing w:val="-10"/>
          <w:w w:val="95"/>
        </w:rPr>
        <w:t xml:space="preserve"> </w:t>
      </w:r>
      <w:r>
        <w:rPr>
          <w:w w:val="95"/>
        </w:rPr>
        <w:t>shown</w:t>
      </w:r>
      <w:r>
        <w:rPr>
          <w:spacing w:val="-10"/>
          <w:w w:val="95"/>
        </w:rPr>
        <w:t xml:space="preserve"> </w:t>
      </w:r>
      <w:r>
        <w:rPr>
          <w:w w:val="95"/>
        </w:rPr>
        <w:t>that,</w:t>
      </w:r>
      <w:r>
        <w:rPr>
          <w:spacing w:val="-8"/>
          <w:w w:val="95"/>
        </w:rPr>
        <w:t xml:space="preserve"> </w:t>
      </w:r>
      <w:r>
        <w:rPr>
          <w:w w:val="95"/>
        </w:rPr>
        <w:t>in</w:t>
      </w:r>
      <w:r>
        <w:rPr>
          <w:spacing w:val="-10"/>
          <w:w w:val="95"/>
        </w:rPr>
        <w:t xml:space="preserve"> </w:t>
      </w:r>
      <w:r>
        <w:rPr>
          <w:w w:val="95"/>
        </w:rPr>
        <w:t>the</w:t>
      </w:r>
      <w:r>
        <w:rPr>
          <w:spacing w:val="-10"/>
          <w:w w:val="95"/>
        </w:rPr>
        <w:t xml:space="preserve"> </w:t>
      </w:r>
      <w:r>
        <w:rPr>
          <w:w w:val="95"/>
        </w:rPr>
        <w:t>absence</w:t>
      </w:r>
      <w:r>
        <w:rPr>
          <w:spacing w:val="-10"/>
          <w:w w:val="95"/>
        </w:rPr>
        <w:t xml:space="preserve"> </w:t>
      </w:r>
      <w:r>
        <w:rPr>
          <w:w w:val="95"/>
        </w:rPr>
        <w:t>of</w:t>
      </w:r>
      <w:r>
        <w:rPr>
          <w:spacing w:val="-10"/>
          <w:w w:val="95"/>
        </w:rPr>
        <w:t xml:space="preserve"> </w:t>
      </w:r>
      <w:r>
        <w:rPr>
          <w:w w:val="95"/>
        </w:rPr>
        <w:t>MFAS,</w:t>
      </w:r>
      <w:r>
        <w:rPr>
          <w:spacing w:val="-10"/>
          <w:w w:val="95"/>
        </w:rPr>
        <w:t xml:space="preserve"> </w:t>
      </w:r>
      <w:r>
        <w:rPr>
          <w:w w:val="95"/>
        </w:rPr>
        <w:t>beaked</w:t>
      </w:r>
      <w:r>
        <w:rPr>
          <w:spacing w:val="-9"/>
          <w:w w:val="95"/>
        </w:rPr>
        <w:t xml:space="preserve"> </w:t>
      </w:r>
      <w:r>
        <w:rPr>
          <w:w w:val="95"/>
        </w:rPr>
        <w:t>whales</w:t>
      </w:r>
      <w:r>
        <w:rPr>
          <w:spacing w:val="-10"/>
          <w:w w:val="95"/>
        </w:rPr>
        <w:t xml:space="preserve"> </w:t>
      </w:r>
      <w:r>
        <w:rPr>
          <w:w w:val="95"/>
        </w:rPr>
        <w:t>may</w:t>
      </w:r>
      <w:r>
        <w:rPr>
          <w:spacing w:val="-10"/>
          <w:w w:val="95"/>
        </w:rPr>
        <w:t xml:space="preserve"> </w:t>
      </w:r>
      <w:r>
        <w:rPr>
          <w:w w:val="95"/>
        </w:rPr>
        <w:t>alter</w:t>
      </w:r>
      <w:r>
        <w:rPr>
          <w:spacing w:val="-10"/>
          <w:w w:val="95"/>
        </w:rPr>
        <w:t xml:space="preserve"> </w:t>
      </w:r>
      <w:r>
        <w:rPr>
          <w:w w:val="95"/>
        </w:rPr>
        <w:t>their</w:t>
      </w:r>
      <w:r>
        <w:rPr>
          <w:spacing w:val="-10"/>
          <w:w w:val="95"/>
        </w:rPr>
        <w:t xml:space="preserve"> </w:t>
      </w:r>
      <w:r>
        <w:rPr>
          <w:w w:val="95"/>
        </w:rPr>
        <w:t>behavior</w:t>
      </w:r>
      <w:r>
        <w:rPr>
          <w:spacing w:val="-10"/>
          <w:w w:val="95"/>
        </w:rPr>
        <w:t xml:space="preserve"> </w:t>
      </w:r>
      <w:r>
        <w:rPr>
          <w:w w:val="95"/>
        </w:rPr>
        <w:t>in</w:t>
      </w:r>
      <w:r>
        <w:rPr>
          <w:spacing w:val="-9"/>
          <w:w w:val="95"/>
        </w:rPr>
        <w:t xml:space="preserve"> </w:t>
      </w:r>
      <w:r>
        <w:rPr>
          <w:w w:val="95"/>
        </w:rPr>
        <w:t>response</w:t>
      </w:r>
    </w:p>
    <w:p w14:paraId="630CD083" w14:textId="77777777" w:rsidR="00C544BC" w:rsidRDefault="00BD4BDE">
      <w:pPr>
        <w:pStyle w:val="BodyText"/>
        <w:ind w:left="213"/>
      </w:pPr>
      <w:r>
        <w:rPr>
          <w:rFonts w:ascii="Trebuchet MS"/>
          <w:sz w:val="12"/>
        </w:rPr>
        <w:t xml:space="preserve">64    </w:t>
      </w:r>
      <w:r>
        <w:rPr>
          <w:rFonts w:ascii="Trebuchet MS"/>
          <w:spacing w:val="19"/>
          <w:sz w:val="1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vessel</w:t>
      </w:r>
      <w:r>
        <w:rPr>
          <w:spacing w:val="2"/>
        </w:rPr>
        <w:t xml:space="preserve"> </w:t>
      </w:r>
      <w:r>
        <w:t>noise</w:t>
      </w:r>
      <w:r>
        <w:rPr>
          <w:spacing w:val="1"/>
        </w:rPr>
        <w:t xml:space="preserve"> </w:t>
      </w:r>
      <w:r>
        <w:t>(Aguilar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Soto</w:t>
      </w:r>
      <w:r>
        <w:rPr>
          <w:spacing w:val="2"/>
        </w:rPr>
        <w:t xml:space="preserve"> </w:t>
      </w:r>
      <w:r>
        <w:t>et</w:t>
      </w:r>
      <w:r>
        <w:rPr>
          <w:spacing w:val="2"/>
        </w:rPr>
        <w:t xml:space="preserve"> </w:t>
      </w:r>
      <w:r>
        <w:t>al.,</w:t>
      </w:r>
      <w:r>
        <w:rPr>
          <w:spacing w:val="1"/>
        </w:rPr>
        <w:t xml:space="preserve"> </w:t>
      </w:r>
      <w:r>
        <w:t>2006;</w:t>
      </w:r>
      <w:r>
        <w:rPr>
          <w:spacing w:val="2"/>
        </w:rPr>
        <w:t xml:space="preserve"> </w:t>
      </w:r>
      <w:proofErr w:type="spellStart"/>
      <w:r>
        <w:t>Pirotta</w:t>
      </w:r>
      <w:proofErr w:type="spellEnd"/>
      <w:r>
        <w:rPr>
          <w:spacing w:val="2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>al.,</w:t>
      </w:r>
      <w:r>
        <w:rPr>
          <w:spacing w:val="2"/>
        </w:rPr>
        <w:t xml:space="preserve"> </w:t>
      </w:r>
      <w:r>
        <w:t>2012).</w:t>
      </w:r>
    </w:p>
    <w:p w14:paraId="7DA82294" w14:textId="77777777" w:rsidR="00C544BC" w:rsidRDefault="00BD4BDE">
      <w:pPr>
        <w:pStyle w:val="BodyText"/>
        <w:spacing w:before="299"/>
        <w:ind w:left="213"/>
      </w:pPr>
      <w:r>
        <w:rPr>
          <w:rFonts w:ascii="Trebuchet MS"/>
          <w:sz w:val="12"/>
        </w:rPr>
        <w:t xml:space="preserve">65    </w:t>
      </w:r>
      <w:r>
        <w:rPr>
          <w:rFonts w:ascii="Trebuchet MS"/>
          <w:spacing w:val="11"/>
          <w:sz w:val="12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U.S.</w:t>
      </w:r>
      <w:r>
        <w:rPr>
          <w:spacing w:val="7"/>
        </w:rPr>
        <w:t xml:space="preserve"> </w:t>
      </w:r>
      <w:r>
        <w:t>Navy</w:t>
      </w:r>
      <w:r>
        <w:rPr>
          <w:spacing w:val="7"/>
        </w:rPr>
        <w:t xml:space="preserve"> </w:t>
      </w:r>
      <w:r>
        <w:t>is</w:t>
      </w:r>
      <w:r>
        <w:rPr>
          <w:spacing w:val="8"/>
        </w:rPr>
        <w:t xml:space="preserve"> </w:t>
      </w:r>
      <w:r>
        <w:t>interested</w:t>
      </w:r>
      <w:r>
        <w:rPr>
          <w:spacing w:val="7"/>
        </w:rPr>
        <w:t xml:space="preserve"> </w:t>
      </w:r>
      <w:r>
        <w:t>in</w:t>
      </w:r>
      <w:r>
        <w:rPr>
          <w:spacing w:val="7"/>
        </w:rPr>
        <w:t xml:space="preserve"> </w:t>
      </w:r>
      <w:r>
        <w:t>quantifying</w:t>
      </w:r>
      <w:r>
        <w:rPr>
          <w:spacing w:val="7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effects</w:t>
      </w:r>
      <w:r>
        <w:rPr>
          <w:spacing w:val="7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sonar</w:t>
      </w:r>
      <w:r>
        <w:rPr>
          <w:spacing w:val="8"/>
        </w:rPr>
        <w:t xml:space="preserve"> </w:t>
      </w:r>
      <w:r>
        <w:t>on</w:t>
      </w:r>
      <w:r>
        <w:rPr>
          <w:spacing w:val="7"/>
        </w:rPr>
        <w:t xml:space="preserve"> </w:t>
      </w:r>
      <w:r>
        <w:t>beaked</w:t>
      </w:r>
      <w:r>
        <w:rPr>
          <w:spacing w:val="7"/>
        </w:rPr>
        <w:t xml:space="preserve"> </w:t>
      </w:r>
      <w:r>
        <w:t>whales</w:t>
      </w:r>
      <w:r>
        <w:rPr>
          <w:spacing w:val="7"/>
        </w:rPr>
        <w:t xml:space="preserve"> </w:t>
      </w:r>
      <w:r>
        <w:t>for</w:t>
      </w:r>
      <w:r>
        <w:rPr>
          <w:spacing w:val="8"/>
        </w:rPr>
        <w:t xml:space="preserve"> </w:t>
      </w:r>
      <w:r>
        <w:t>the</w:t>
      </w:r>
    </w:p>
    <w:p w14:paraId="364384AC" w14:textId="77777777" w:rsidR="00C544BC" w:rsidRDefault="00BD4BDE">
      <w:pPr>
        <w:pStyle w:val="BodyText"/>
        <w:ind w:left="213"/>
      </w:pPr>
      <w:r>
        <w:rPr>
          <w:rFonts w:ascii="Trebuchet MS"/>
          <w:sz w:val="12"/>
        </w:rPr>
        <w:t xml:space="preserve">66    </w:t>
      </w:r>
      <w:r>
        <w:rPr>
          <w:rFonts w:ascii="Trebuchet MS"/>
          <w:spacing w:val="19"/>
          <w:sz w:val="12"/>
        </w:rPr>
        <w:t xml:space="preserve"> </w:t>
      </w:r>
      <w:r>
        <w:t>purpose</w:t>
      </w:r>
      <w:r>
        <w:rPr>
          <w:spacing w:val="6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risk</w:t>
      </w:r>
      <w:r>
        <w:rPr>
          <w:spacing w:val="7"/>
        </w:rPr>
        <w:t xml:space="preserve"> </w:t>
      </w:r>
      <w:r>
        <w:t>assessments</w:t>
      </w:r>
      <w:r>
        <w:rPr>
          <w:spacing w:val="6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permitting</w:t>
      </w:r>
      <w:r>
        <w:rPr>
          <w:spacing w:val="7"/>
        </w:rPr>
        <w:t xml:space="preserve"> </w:t>
      </w:r>
      <w:r>
        <w:t>associated</w:t>
      </w:r>
      <w:r>
        <w:rPr>
          <w:spacing w:val="5"/>
        </w:rPr>
        <w:t xml:space="preserve"> </w:t>
      </w:r>
      <w:r>
        <w:t>with</w:t>
      </w:r>
      <w:r>
        <w:rPr>
          <w:spacing w:val="7"/>
        </w:rPr>
        <w:t xml:space="preserve"> </w:t>
      </w:r>
      <w:r>
        <w:t>training</w:t>
      </w:r>
      <w:r>
        <w:rPr>
          <w:spacing w:val="7"/>
        </w:rPr>
        <w:t xml:space="preserve"> </w:t>
      </w:r>
      <w:r>
        <w:t>activities</w:t>
      </w:r>
      <w:r>
        <w:rPr>
          <w:spacing w:val="5"/>
        </w:rPr>
        <w:t xml:space="preserve"> </w:t>
      </w:r>
      <w:r>
        <w:t>(e.g.,</w:t>
      </w:r>
      <w:r>
        <w:rPr>
          <w:spacing w:val="10"/>
        </w:rPr>
        <w:t xml:space="preserve"> </w:t>
      </w:r>
      <w:r>
        <w:t>U.S.</w:t>
      </w:r>
    </w:p>
    <w:p w14:paraId="57458C88" w14:textId="77777777" w:rsidR="00C544BC" w:rsidRDefault="00BD4BDE">
      <w:pPr>
        <w:pStyle w:val="BodyText"/>
        <w:spacing w:before="155"/>
        <w:ind w:left="213"/>
      </w:pPr>
      <w:r>
        <w:rPr>
          <w:rFonts w:ascii="Trebuchet MS"/>
          <w:sz w:val="12"/>
        </w:rPr>
        <w:t xml:space="preserve">67    </w:t>
      </w:r>
      <w:r>
        <w:rPr>
          <w:rFonts w:ascii="Trebuchet MS"/>
          <w:spacing w:val="19"/>
          <w:sz w:val="12"/>
        </w:rPr>
        <w:t xml:space="preserve"> </w:t>
      </w:r>
      <w:r>
        <w:t>Department</w:t>
      </w:r>
      <w:r>
        <w:rPr>
          <w:spacing w:val="1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Navy,</w:t>
      </w:r>
      <w:r>
        <w:rPr>
          <w:spacing w:val="4"/>
        </w:rPr>
        <w:t xml:space="preserve"> </w:t>
      </w:r>
      <w:r>
        <w:t>2017).</w:t>
      </w:r>
      <w:r>
        <w:rPr>
          <w:spacing w:val="35"/>
        </w:rPr>
        <w:t xml:space="preserve"> </w:t>
      </w:r>
      <w:r>
        <w:t>There</w:t>
      </w:r>
      <w:r>
        <w:rPr>
          <w:spacing w:val="2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different</w:t>
      </w:r>
      <w:r>
        <w:rPr>
          <w:spacing w:val="2"/>
        </w:rPr>
        <w:t xml:space="preserve"> </w:t>
      </w:r>
      <w:r>
        <w:t>experimental</w:t>
      </w:r>
      <w:r>
        <w:rPr>
          <w:spacing w:val="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analytical</w:t>
      </w:r>
      <w:r>
        <w:rPr>
          <w:spacing w:val="2"/>
        </w:rPr>
        <w:t xml:space="preserve"> </w:t>
      </w:r>
      <w:r>
        <w:t>ways</w:t>
      </w:r>
      <w:r>
        <w:rPr>
          <w:spacing w:val="1"/>
        </w:rPr>
        <w:t xml:space="preserve"> </w:t>
      </w:r>
      <w:r>
        <w:t>of</w:t>
      </w:r>
    </w:p>
    <w:p w14:paraId="222D1347" w14:textId="77777777" w:rsidR="00C544BC" w:rsidRDefault="00C544BC">
      <w:pPr>
        <w:sectPr w:rsidR="00C544BC">
          <w:pgSz w:w="12240" w:h="15840"/>
          <w:pgMar w:top="1200" w:right="1280" w:bottom="1100" w:left="900" w:header="0" w:footer="832" w:gutter="0"/>
          <w:cols w:space="720"/>
        </w:sectPr>
      </w:pPr>
    </w:p>
    <w:p w14:paraId="3649446A" w14:textId="77777777" w:rsidR="00C544BC" w:rsidRDefault="00BD4BDE">
      <w:pPr>
        <w:pStyle w:val="BodyText"/>
        <w:spacing w:before="107"/>
        <w:ind w:left="213"/>
      </w:pPr>
      <w:r>
        <w:rPr>
          <w:rFonts w:ascii="Trebuchet MS"/>
          <w:sz w:val="12"/>
        </w:rPr>
        <w:lastRenderedPageBreak/>
        <w:t xml:space="preserve">68    </w:t>
      </w:r>
      <w:r>
        <w:rPr>
          <w:rFonts w:ascii="Trebuchet MS"/>
          <w:spacing w:val="19"/>
          <w:sz w:val="12"/>
        </w:rPr>
        <w:t xml:space="preserve"> </w:t>
      </w:r>
      <w:r>
        <w:t>quantifying</w:t>
      </w:r>
      <w:r>
        <w:rPr>
          <w:spacing w:val="11"/>
        </w:rPr>
        <w:t xml:space="preserve"> </w:t>
      </w:r>
      <w:r>
        <w:t>responses</w:t>
      </w:r>
      <w:r>
        <w:rPr>
          <w:spacing w:val="11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sonar</w:t>
      </w:r>
      <w:r>
        <w:rPr>
          <w:spacing w:val="11"/>
        </w:rPr>
        <w:t xml:space="preserve"> </w:t>
      </w:r>
      <w:r>
        <w:t>(see</w:t>
      </w:r>
      <w:r>
        <w:rPr>
          <w:spacing w:val="12"/>
        </w:rPr>
        <w:t xml:space="preserve"> </w:t>
      </w:r>
      <w:r>
        <w:t>Harris</w:t>
      </w:r>
      <w:r>
        <w:rPr>
          <w:spacing w:val="11"/>
        </w:rPr>
        <w:t xml:space="preserve"> </w:t>
      </w:r>
      <w:r>
        <w:t>et</w:t>
      </w:r>
      <w:r>
        <w:rPr>
          <w:spacing w:val="12"/>
        </w:rPr>
        <w:t xml:space="preserve"> </w:t>
      </w:r>
      <w:r>
        <w:t>al.,</w:t>
      </w:r>
      <w:r>
        <w:rPr>
          <w:spacing w:val="15"/>
        </w:rPr>
        <w:t xml:space="preserve"> </w:t>
      </w:r>
      <w:r>
        <w:t>2018</w:t>
      </w:r>
      <w:r>
        <w:rPr>
          <w:spacing w:val="12"/>
        </w:rPr>
        <w:t xml:space="preserve"> </w:t>
      </w:r>
      <w:r>
        <w:t>for</w:t>
      </w:r>
      <w:r>
        <w:rPr>
          <w:spacing w:val="11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review).  Here,</w:t>
      </w:r>
      <w:r>
        <w:rPr>
          <w:spacing w:val="15"/>
        </w:rPr>
        <w:t xml:space="preserve"> </w:t>
      </w:r>
      <w:r>
        <w:t>we</w:t>
      </w:r>
      <w:r>
        <w:rPr>
          <w:spacing w:val="11"/>
        </w:rPr>
        <w:t xml:space="preserve"> </w:t>
      </w:r>
      <w:r>
        <w:t>focus</w:t>
      </w:r>
      <w:r>
        <w:rPr>
          <w:spacing w:val="12"/>
        </w:rPr>
        <w:t xml:space="preserve"> </w:t>
      </w:r>
      <w:r>
        <w:t>on</w:t>
      </w:r>
    </w:p>
    <w:p w14:paraId="33D26422" w14:textId="77777777" w:rsidR="00C544BC" w:rsidRDefault="00BD4BDE">
      <w:pPr>
        <w:pStyle w:val="BodyText"/>
        <w:ind w:left="213"/>
      </w:pPr>
      <w:r>
        <w:rPr>
          <w:rFonts w:ascii="Trebuchet MS"/>
          <w:sz w:val="12"/>
        </w:rPr>
        <w:t xml:space="preserve">69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analyses</w:t>
      </w:r>
      <w:r>
        <w:rPr>
          <w:spacing w:val="21"/>
          <w:w w:val="95"/>
        </w:rPr>
        <w:t xml:space="preserve"> </w:t>
      </w:r>
      <w:r>
        <w:rPr>
          <w:w w:val="95"/>
        </w:rPr>
        <w:t>of</w:t>
      </w:r>
      <w:r>
        <w:rPr>
          <w:spacing w:val="21"/>
          <w:w w:val="95"/>
        </w:rPr>
        <w:t xml:space="preserve"> </w:t>
      </w:r>
      <w:r>
        <w:rPr>
          <w:w w:val="95"/>
        </w:rPr>
        <w:t>observational</w:t>
      </w:r>
      <w:r>
        <w:rPr>
          <w:spacing w:val="21"/>
          <w:w w:val="95"/>
        </w:rPr>
        <w:t xml:space="preserve"> </w:t>
      </w:r>
      <w:r>
        <w:rPr>
          <w:w w:val="95"/>
        </w:rPr>
        <w:t>data</w:t>
      </w:r>
      <w:r>
        <w:rPr>
          <w:spacing w:val="22"/>
          <w:w w:val="95"/>
        </w:rPr>
        <w:t xml:space="preserve"> </w:t>
      </w:r>
      <w:r>
        <w:rPr>
          <w:w w:val="95"/>
        </w:rPr>
        <w:t>from</w:t>
      </w:r>
      <w:r>
        <w:rPr>
          <w:spacing w:val="21"/>
          <w:w w:val="95"/>
        </w:rPr>
        <w:t xml:space="preserve"> </w:t>
      </w:r>
      <w:r>
        <w:rPr>
          <w:w w:val="95"/>
        </w:rPr>
        <w:t>cabled</w:t>
      </w:r>
      <w:r>
        <w:rPr>
          <w:spacing w:val="21"/>
          <w:w w:val="95"/>
        </w:rPr>
        <w:t xml:space="preserve"> </w:t>
      </w:r>
      <w:r>
        <w:rPr>
          <w:w w:val="95"/>
        </w:rPr>
        <w:t>hydrophone</w:t>
      </w:r>
      <w:r>
        <w:rPr>
          <w:spacing w:val="21"/>
          <w:w w:val="95"/>
        </w:rPr>
        <w:t xml:space="preserve"> </w:t>
      </w:r>
      <w:r>
        <w:rPr>
          <w:w w:val="95"/>
        </w:rPr>
        <w:t>arrays</w:t>
      </w:r>
      <w:r>
        <w:rPr>
          <w:spacing w:val="21"/>
          <w:w w:val="95"/>
        </w:rPr>
        <w:t xml:space="preserve"> </w:t>
      </w:r>
      <w:r>
        <w:rPr>
          <w:w w:val="95"/>
        </w:rPr>
        <w:t>collected</w:t>
      </w:r>
      <w:r>
        <w:rPr>
          <w:spacing w:val="21"/>
          <w:w w:val="95"/>
        </w:rPr>
        <w:t xml:space="preserve"> </w:t>
      </w:r>
      <w:r>
        <w:rPr>
          <w:w w:val="95"/>
        </w:rPr>
        <w:t>concurrently</w:t>
      </w:r>
      <w:r>
        <w:rPr>
          <w:spacing w:val="22"/>
          <w:w w:val="95"/>
        </w:rPr>
        <w:t xml:space="preserve"> </w:t>
      </w:r>
      <w:r>
        <w:rPr>
          <w:w w:val="95"/>
        </w:rPr>
        <w:t>with</w:t>
      </w:r>
    </w:p>
    <w:p w14:paraId="29584D16" w14:textId="77777777" w:rsidR="00C544BC" w:rsidRDefault="00BD4BDE">
      <w:pPr>
        <w:pStyle w:val="BodyText"/>
        <w:spacing w:before="155"/>
        <w:ind w:left="213"/>
      </w:pPr>
      <w:r>
        <w:rPr>
          <w:rFonts w:ascii="Trebuchet MS"/>
          <w:sz w:val="12"/>
        </w:rPr>
        <w:t xml:space="preserve">70    </w:t>
      </w:r>
      <w:r>
        <w:rPr>
          <w:rFonts w:ascii="Trebuchet MS"/>
          <w:spacing w:val="19"/>
          <w:sz w:val="12"/>
        </w:rPr>
        <w:t xml:space="preserve"> </w:t>
      </w:r>
      <w:r>
        <w:rPr>
          <w:spacing w:val="-1"/>
        </w:rPr>
        <w:t>naval</w:t>
      </w:r>
      <w:r>
        <w:rPr>
          <w:spacing w:val="-6"/>
        </w:rPr>
        <w:t xml:space="preserve"> </w:t>
      </w:r>
      <w:r>
        <w:rPr>
          <w:spacing w:val="-1"/>
        </w:rPr>
        <w:t>training</w:t>
      </w:r>
      <w:r>
        <w:rPr>
          <w:spacing w:val="-7"/>
        </w:rPr>
        <w:t xml:space="preserve"> </w:t>
      </w:r>
      <w:r>
        <w:t>exercises.</w:t>
      </w:r>
      <w:r>
        <w:rPr>
          <w:spacing w:val="16"/>
        </w:rPr>
        <w:t xml:space="preserve"> </w:t>
      </w:r>
      <w:r>
        <w:t>Examples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these</w:t>
      </w:r>
      <w:r>
        <w:rPr>
          <w:spacing w:val="-6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previous</w:t>
      </w:r>
      <w:r>
        <w:rPr>
          <w:spacing w:val="-6"/>
        </w:rPr>
        <w:t xml:space="preserve"> </w:t>
      </w:r>
      <w:r>
        <w:t>studies</w:t>
      </w:r>
      <w:r>
        <w:rPr>
          <w:spacing w:val="-6"/>
        </w:rPr>
        <w:t xml:space="preserve"> </w:t>
      </w:r>
      <w:r>
        <w:t>include</w:t>
      </w:r>
      <w:r>
        <w:rPr>
          <w:spacing w:val="-6"/>
        </w:rPr>
        <w:t xml:space="preserve"> </w:t>
      </w:r>
      <w:r>
        <w:t>McCarthy</w:t>
      </w:r>
      <w:r>
        <w:rPr>
          <w:spacing w:val="-6"/>
        </w:rPr>
        <w:t xml:space="preserve"> </w:t>
      </w:r>
      <w:r>
        <w:t>et</w:t>
      </w:r>
      <w:r>
        <w:rPr>
          <w:spacing w:val="-7"/>
        </w:rPr>
        <w:t xml:space="preserve"> </w:t>
      </w:r>
      <w:r>
        <w:t>al.</w:t>
      </w:r>
    </w:p>
    <w:p w14:paraId="3B920B93" w14:textId="77777777" w:rsidR="00C544BC" w:rsidRDefault="00BD4BDE">
      <w:pPr>
        <w:pStyle w:val="BodyText"/>
        <w:ind w:left="213"/>
      </w:pPr>
      <w:r>
        <w:rPr>
          <w:rFonts w:ascii="Trebuchet MS" w:hAnsi="Trebuchet MS"/>
          <w:sz w:val="12"/>
        </w:rPr>
        <w:t xml:space="preserve">71 </w:t>
      </w:r>
      <w:proofErr w:type="gramStart"/>
      <w:r>
        <w:rPr>
          <w:rFonts w:ascii="Trebuchet MS" w:hAnsi="Trebuchet MS"/>
          <w:sz w:val="12"/>
        </w:rPr>
        <w:t xml:space="preserve">  </w:t>
      </w:r>
      <w:r>
        <w:rPr>
          <w:rFonts w:ascii="Trebuchet MS" w:hAnsi="Trebuchet MS"/>
          <w:spacing w:val="28"/>
          <w:sz w:val="12"/>
        </w:rPr>
        <w:t xml:space="preserve"> </w:t>
      </w:r>
      <w:r>
        <w:rPr>
          <w:w w:val="95"/>
        </w:rPr>
        <w:t>(</w:t>
      </w:r>
      <w:proofErr w:type="gramEnd"/>
      <w:r>
        <w:rPr>
          <w:w w:val="95"/>
        </w:rPr>
        <w:t>2011)</w:t>
      </w:r>
      <w:r>
        <w:rPr>
          <w:spacing w:val="-6"/>
          <w:w w:val="95"/>
        </w:rPr>
        <w:t xml:space="preserve"> </w:t>
      </w:r>
      <w:r>
        <w:rPr>
          <w:w w:val="95"/>
        </w:rPr>
        <w:t>who</w:t>
      </w:r>
      <w:r>
        <w:rPr>
          <w:spacing w:val="-6"/>
          <w:w w:val="95"/>
        </w:rPr>
        <w:t xml:space="preserve"> </w:t>
      </w:r>
      <w:r>
        <w:rPr>
          <w:w w:val="95"/>
        </w:rPr>
        <w:t>used</w:t>
      </w:r>
      <w:r>
        <w:rPr>
          <w:spacing w:val="-7"/>
          <w:w w:val="95"/>
        </w:rPr>
        <w:t xml:space="preserve"> </w:t>
      </w:r>
      <w:r>
        <w:rPr>
          <w:w w:val="95"/>
        </w:rPr>
        <w:t>data</w:t>
      </w:r>
      <w:r>
        <w:rPr>
          <w:spacing w:val="-6"/>
          <w:w w:val="95"/>
        </w:rPr>
        <w:t xml:space="preserve"> </w:t>
      </w:r>
      <w:r>
        <w:rPr>
          <w:w w:val="95"/>
        </w:rPr>
        <w:t>from</w:t>
      </w:r>
      <w:r>
        <w:rPr>
          <w:spacing w:val="-6"/>
          <w:w w:val="95"/>
        </w:rPr>
        <w:t xml:space="preserve"> </w:t>
      </w:r>
      <w:r>
        <w:rPr>
          <w:w w:val="95"/>
        </w:rPr>
        <w:t>the</w:t>
      </w:r>
      <w:r>
        <w:rPr>
          <w:spacing w:val="-6"/>
          <w:w w:val="95"/>
        </w:rPr>
        <w:t xml:space="preserve"> </w:t>
      </w:r>
      <w:r>
        <w:rPr>
          <w:w w:val="95"/>
        </w:rPr>
        <w:t>cabled</w:t>
      </w:r>
      <w:r>
        <w:rPr>
          <w:spacing w:val="-6"/>
          <w:w w:val="95"/>
        </w:rPr>
        <w:t xml:space="preserve"> </w:t>
      </w:r>
      <w:r>
        <w:rPr>
          <w:w w:val="95"/>
        </w:rPr>
        <w:t>hydrophone</w:t>
      </w:r>
      <w:r>
        <w:rPr>
          <w:spacing w:val="-6"/>
          <w:w w:val="95"/>
        </w:rPr>
        <w:t xml:space="preserve"> </w:t>
      </w:r>
      <w:r>
        <w:rPr>
          <w:w w:val="95"/>
        </w:rPr>
        <w:t>array</w:t>
      </w:r>
      <w:r>
        <w:rPr>
          <w:spacing w:val="-6"/>
          <w:w w:val="95"/>
        </w:rPr>
        <w:t xml:space="preserve"> </w:t>
      </w:r>
      <w:r>
        <w:rPr>
          <w:w w:val="95"/>
        </w:rPr>
        <w:t>at</w:t>
      </w:r>
      <w:r>
        <w:rPr>
          <w:spacing w:val="-6"/>
          <w:w w:val="95"/>
        </w:rPr>
        <w:t xml:space="preserve"> </w:t>
      </w:r>
      <w:r>
        <w:rPr>
          <w:w w:val="95"/>
        </w:rPr>
        <w:t>the</w:t>
      </w:r>
      <w:r>
        <w:rPr>
          <w:spacing w:val="-7"/>
          <w:w w:val="95"/>
        </w:rPr>
        <w:t xml:space="preserve"> </w:t>
      </w:r>
      <w:r>
        <w:rPr>
          <w:w w:val="95"/>
        </w:rPr>
        <w:t>U.S.</w:t>
      </w:r>
      <w:r>
        <w:rPr>
          <w:spacing w:val="-6"/>
          <w:w w:val="95"/>
        </w:rPr>
        <w:t xml:space="preserve"> </w:t>
      </w:r>
      <w:r>
        <w:rPr>
          <w:w w:val="95"/>
        </w:rPr>
        <w:t>Navy’s</w:t>
      </w:r>
      <w:r>
        <w:rPr>
          <w:spacing w:val="-6"/>
          <w:w w:val="95"/>
        </w:rPr>
        <w:t xml:space="preserve"> </w:t>
      </w:r>
      <w:r>
        <w:rPr>
          <w:w w:val="95"/>
        </w:rPr>
        <w:t>Atlantic</w:t>
      </w:r>
      <w:r>
        <w:rPr>
          <w:spacing w:val="-6"/>
          <w:w w:val="95"/>
        </w:rPr>
        <w:t xml:space="preserve"> </w:t>
      </w:r>
      <w:r>
        <w:rPr>
          <w:w w:val="95"/>
        </w:rPr>
        <w:t>Undersea</w:t>
      </w:r>
    </w:p>
    <w:p w14:paraId="6CD2E449" w14:textId="77777777" w:rsidR="00C544BC" w:rsidRDefault="00BD4BDE">
      <w:pPr>
        <w:pStyle w:val="BodyText"/>
        <w:ind w:left="213"/>
      </w:pPr>
      <w:r>
        <w:rPr>
          <w:rFonts w:ascii="Trebuchet MS"/>
          <w:sz w:val="12"/>
        </w:rPr>
        <w:t xml:space="preserve">72    </w:t>
      </w:r>
      <w:r>
        <w:rPr>
          <w:rFonts w:ascii="Trebuchet MS"/>
          <w:spacing w:val="11"/>
          <w:sz w:val="12"/>
        </w:rPr>
        <w:t xml:space="preserve"> </w:t>
      </w:r>
      <w:r>
        <w:t>Test</w:t>
      </w:r>
      <w:r>
        <w:rPr>
          <w:spacing w:val="5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Evaluation</w:t>
      </w:r>
      <w:r>
        <w:rPr>
          <w:spacing w:val="4"/>
        </w:rPr>
        <w:t xml:space="preserve"> </w:t>
      </w:r>
      <w:r>
        <w:t>Center</w:t>
      </w:r>
      <w:r>
        <w:rPr>
          <w:spacing w:val="4"/>
        </w:rPr>
        <w:t xml:space="preserve"> </w:t>
      </w:r>
      <w:r>
        <w:t>(AUTEC)</w:t>
      </w:r>
      <w:r>
        <w:rPr>
          <w:spacing w:val="5"/>
        </w:rPr>
        <w:t xml:space="preserve"> </w:t>
      </w:r>
      <w:r>
        <w:t>in</w:t>
      </w:r>
      <w:r>
        <w:rPr>
          <w:spacing w:val="5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Bahamas</w:t>
      </w:r>
      <w:r>
        <w:rPr>
          <w:spacing w:val="5"/>
        </w:rPr>
        <w:t xml:space="preserve"> </w:t>
      </w:r>
      <w:r>
        <w:t>collected</w:t>
      </w:r>
      <w:r>
        <w:rPr>
          <w:spacing w:val="5"/>
        </w:rPr>
        <w:t xml:space="preserve"> </w:t>
      </w:r>
      <w:r>
        <w:t>before,</w:t>
      </w:r>
      <w:r>
        <w:rPr>
          <w:spacing w:val="6"/>
        </w:rPr>
        <w:t xml:space="preserve"> </w:t>
      </w:r>
      <w:r>
        <w:t>during,</w:t>
      </w:r>
      <w:r>
        <w:rPr>
          <w:spacing w:val="5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after</w:t>
      </w:r>
    </w:p>
    <w:p w14:paraId="718CB535" w14:textId="77777777" w:rsidR="00C544BC" w:rsidRDefault="00BD4BDE">
      <w:pPr>
        <w:pStyle w:val="BodyText"/>
        <w:spacing w:before="155"/>
        <w:ind w:left="213"/>
      </w:pPr>
      <w:r>
        <w:rPr>
          <w:rFonts w:ascii="Trebuchet MS"/>
          <w:sz w:val="12"/>
        </w:rPr>
        <w:t xml:space="preserve">73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naval</w:t>
      </w:r>
      <w:r>
        <w:rPr>
          <w:spacing w:val="34"/>
          <w:w w:val="95"/>
        </w:rPr>
        <w:t xml:space="preserve"> </w:t>
      </w:r>
      <w:r>
        <w:rPr>
          <w:w w:val="95"/>
        </w:rPr>
        <w:t>training</w:t>
      </w:r>
      <w:r>
        <w:rPr>
          <w:spacing w:val="33"/>
          <w:w w:val="95"/>
        </w:rPr>
        <w:t xml:space="preserve"> </w:t>
      </w:r>
      <w:r>
        <w:rPr>
          <w:w w:val="95"/>
        </w:rPr>
        <w:t>exercises</w:t>
      </w:r>
      <w:r>
        <w:rPr>
          <w:spacing w:val="34"/>
          <w:w w:val="95"/>
        </w:rPr>
        <w:t xml:space="preserve"> </w:t>
      </w:r>
      <w:r>
        <w:rPr>
          <w:w w:val="95"/>
        </w:rPr>
        <w:t>involving</w:t>
      </w:r>
      <w:r>
        <w:rPr>
          <w:spacing w:val="34"/>
          <w:w w:val="95"/>
        </w:rPr>
        <w:t xml:space="preserve"> </w:t>
      </w:r>
      <w:r>
        <w:rPr>
          <w:w w:val="95"/>
        </w:rPr>
        <w:t>MFAS.</w:t>
      </w:r>
      <w:r>
        <w:rPr>
          <w:spacing w:val="34"/>
          <w:w w:val="95"/>
        </w:rPr>
        <w:t xml:space="preserve"> </w:t>
      </w:r>
      <w:r>
        <w:rPr>
          <w:w w:val="95"/>
        </w:rPr>
        <w:t>The</w:t>
      </w:r>
      <w:r>
        <w:rPr>
          <w:spacing w:val="33"/>
          <w:w w:val="95"/>
        </w:rPr>
        <w:t xml:space="preserve"> </w:t>
      </w:r>
      <w:r>
        <w:rPr>
          <w:w w:val="95"/>
        </w:rPr>
        <w:t>authors</w:t>
      </w:r>
      <w:r>
        <w:rPr>
          <w:spacing w:val="34"/>
          <w:w w:val="95"/>
        </w:rPr>
        <w:t xml:space="preserve"> </w:t>
      </w:r>
      <w:r>
        <w:rPr>
          <w:w w:val="95"/>
        </w:rPr>
        <w:t>used</w:t>
      </w:r>
      <w:r>
        <w:rPr>
          <w:spacing w:val="33"/>
          <w:w w:val="95"/>
        </w:rPr>
        <w:t xml:space="preserve"> </w:t>
      </w:r>
      <w:r>
        <w:rPr>
          <w:w w:val="95"/>
        </w:rPr>
        <w:t>separate</w:t>
      </w:r>
      <w:r>
        <w:rPr>
          <w:spacing w:val="34"/>
          <w:w w:val="95"/>
        </w:rPr>
        <w:t xml:space="preserve"> </w:t>
      </w:r>
      <w:r>
        <w:rPr>
          <w:w w:val="95"/>
        </w:rPr>
        <w:t>generalized</w:t>
      </w:r>
      <w:r>
        <w:rPr>
          <w:spacing w:val="32"/>
          <w:w w:val="95"/>
        </w:rPr>
        <w:t xml:space="preserve"> </w:t>
      </w:r>
      <w:r>
        <w:rPr>
          <w:w w:val="95"/>
        </w:rPr>
        <w:t>additive</w:t>
      </w:r>
    </w:p>
    <w:p w14:paraId="3E10B9A6" w14:textId="77777777" w:rsidR="00C544BC" w:rsidRDefault="00BD4BDE">
      <w:pPr>
        <w:pStyle w:val="BodyText"/>
        <w:ind w:left="213"/>
      </w:pPr>
      <w:r>
        <w:rPr>
          <w:rFonts w:ascii="Trebuchet MS" w:hAnsi="Trebuchet MS"/>
          <w:sz w:val="12"/>
        </w:rPr>
        <w:t xml:space="preserve">74    </w:t>
      </w:r>
      <w:r>
        <w:rPr>
          <w:rFonts w:ascii="Trebuchet MS" w:hAnsi="Trebuchet MS"/>
          <w:spacing w:val="19"/>
          <w:sz w:val="12"/>
        </w:rPr>
        <w:t xml:space="preserve"> </w:t>
      </w:r>
      <w:r>
        <w:rPr>
          <w:w w:val="95"/>
        </w:rPr>
        <w:t>models</w:t>
      </w:r>
      <w:r>
        <w:rPr>
          <w:spacing w:val="-6"/>
          <w:w w:val="95"/>
        </w:rPr>
        <w:t xml:space="preserve"> </w:t>
      </w:r>
      <w:r>
        <w:rPr>
          <w:w w:val="95"/>
        </w:rPr>
        <w:t>(GAMs)</w:t>
      </w:r>
      <w:r>
        <w:rPr>
          <w:spacing w:val="-6"/>
          <w:w w:val="95"/>
        </w:rPr>
        <w:t xml:space="preserve"> </w:t>
      </w:r>
      <w:r>
        <w:rPr>
          <w:w w:val="95"/>
        </w:rPr>
        <w:t>for</w:t>
      </w:r>
      <w:r>
        <w:rPr>
          <w:spacing w:val="-5"/>
          <w:w w:val="95"/>
        </w:rPr>
        <w:t xml:space="preserve"> </w:t>
      </w:r>
      <w:r>
        <w:rPr>
          <w:w w:val="95"/>
        </w:rPr>
        <w:t>each</w:t>
      </w:r>
      <w:r>
        <w:rPr>
          <w:spacing w:val="-6"/>
          <w:w w:val="95"/>
        </w:rPr>
        <w:t xml:space="preserve"> </w:t>
      </w:r>
      <w:r>
        <w:rPr>
          <w:w w:val="95"/>
        </w:rPr>
        <w:t>period,</w:t>
      </w:r>
      <w:r>
        <w:rPr>
          <w:spacing w:val="-6"/>
          <w:w w:val="95"/>
        </w:rPr>
        <w:t xml:space="preserve"> </w:t>
      </w:r>
      <w:r>
        <w:rPr>
          <w:w w:val="95"/>
        </w:rPr>
        <w:t>and</w:t>
      </w:r>
      <w:r>
        <w:rPr>
          <w:spacing w:val="-5"/>
          <w:w w:val="95"/>
        </w:rPr>
        <w:t xml:space="preserve"> </w:t>
      </w:r>
      <w:r>
        <w:rPr>
          <w:w w:val="95"/>
        </w:rPr>
        <w:t>modelled</w:t>
      </w:r>
      <w:r>
        <w:rPr>
          <w:spacing w:val="-6"/>
          <w:w w:val="95"/>
        </w:rPr>
        <w:t xml:space="preserve"> </w:t>
      </w:r>
      <w:r>
        <w:rPr>
          <w:w w:val="95"/>
        </w:rPr>
        <w:t>the</w:t>
      </w:r>
      <w:r>
        <w:rPr>
          <w:spacing w:val="-6"/>
          <w:w w:val="95"/>
        </w:rPr>
        <w:t xml:space="preserve"> </w:t>
      </w:r>
      <w:r>
        <w:rPr>
          <w:w w:val="95"/>
        </w:rPr>
        <w:t>acoustic</w:t>
      </w:r>
      <w:r>
        <w:rPr>
          <w:spacing w:val="-5"/>
          <w:w w:val="95"/>
        </w:rPr>
        <w:t xml:space="preserve"> </w:t>
      </w:r>
      <w:r>
        <w:rPr>
          <w:w w:val="95"/>
        </w:rPr>
        <w:t>detection</w:t>
      </w:r>
      <w:r>
        <w:rPr>
          <w:spacing w:val="-6"/>
          <w:w w:val="95"/>
        </w:rPr>
        <w:t xml:space="preserve"> </w:t>
      </w:r>
      <w:r>
        <w:rPr>
          <w:w w:val="95"/>
        </w:rPr>
        <w:t>of</w:t>
      </w:r>
      <w:r>
        <w:rPr>
          <w:spacing w:val="-6"/>
          <w:w w:val="95"/>
        </w:rPr>
        <w:t xml:space="preserve"> </w:t>
      </w:r>
      <w:r>
        <w:rPr>
          <w:w w:val="95"/>
        </w:rPr>
        <w:t>groups</w:t>
      </w:r>
      <w:r>
        <w:rPr>
          <w:spacing w:val="-6"/>
          <w:w w:val="95"/>
        </w:rPr>
        <w:t xml:space="preserve"> </w:t>
      </w:r>
      <w:r>
        <w:rPr>
          <w:w w:val="95"/>
        </w:rPr>
        <w:t>of</w:t>
      </w:r>
      <w:r>
        <w:rPr>
          <w:spacing w:val="-5"/>
          <w:w w:val="95"/>
        </w:rPr>
        <w:t xml:space="preserve"> </w:t>
      </w:r>
      <w:r>
        <w:rPr>
          <w:w w:val="95"/>
        </w:rPr>
        <w:t>Blainville’s</w:t>
      </w:r>
    </w:p>
    <w:p w14:paraId="22AEF7D6" w14:textId="77777777" w:rsidR="00C544BC" w:rsidRDefault="00BD4BDE">
      <w:pPr>
        <w:pStyle w:val="BodyText"/>
        <w:ind w:left="213"/>
      </w:pPr>
      <w:r>
        <w:rPr>
          <w:rFonts w:ascii="Trebuchet MS"/>
          <w:sz w:val="12"/>
        </w:rPr>
        <w:t xml:space="preserve">75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beaked</w:t>
      </w:r>
      <w:r>
        <w:rPr>
          <w:spacing w:val="11"/>
          <w:w w:val="95"/>
        </w:rPr>
        <w:t xml:space="preserve"> </w:t>
      </w:r>
      <w:r>
        <w:rPr>
          <w:w w:val="95"/>
        </w:rPr>
        <w:t>whales</w:t>
      </w:r>
      <w:r>
        <w:rPr>
          <w:spacing w:val="11"/>
          <w:w w:val="95"/>
        </w:rPr>
        <w:t xml:space="preserve"> </w:t>
      </w:r>
      <w:r>
        <w:rPr>
          <w:w w:val="95"/>
        </w:rPr>
        <w:t>(group</w:t>
      </w:r>
      <w:r>
        <w:rPr>
          <w:spacing w:val="11"/>
          <w:w w:val="95"/>
        </w:rPr>
        <w:t xml:space="preserve"> </w:t>
      </w:r>
      <w:r>
        <w:rPr>
          <w:w w:val="95"/>
        </w:rPr>
        <w:t>vocal</w:t>
      </w:r>
      <w:r>
        <w:rPr>
          <w:spacing w:val="11"/>
          <w:w w:val="95"/>
        </w:rPr>
        <w:t xml:space="preserve"> </w:t>
      </w:r>
      <w:r>
        <w:rPr>
          <w:w w:val="95"/>
        </w:rPr>
        <w:t>periods;</w:t>
      </w:r>
      <w:r>
        <w:rPr>
          <w:spacing w:val="11"/>
          <w:w w:val="95"/>
        </w:rPr>
        <w:t xml:space="preserve"> </w:t>
      </w:r>
      <w:r>
        <w:rPr>
          <w:w w:val="95"/>
        </w:rPr>
        <w:t>GVPs)</w:t>
      </w:r>
      <w:r>
        <w:rPr>
          <w:spacing w:val="11"/>
          <w:w w:val="95"/>
        </w:rPr>
        <w:t xml:space="preserve"> </w:t>
      </w:r>
      <w:r>
        <w:rPr>
          <w:w w:val="95"/>
        </w:rPr>
        <w:t>as</w:t>
      </w:r>
      <w:r>
        <w:rPr>
          <w:spacing w:val="11"/>
          <w:w w:val="95"/>
        </w:rPr>
        <w:t xml:space="preserve"> </w:t>
      </w:r>
      <w:r>
        <w:rPr>
          <w:w w:val="95"/>
        </w:rPr>
        <w:t>a</w:t>
      </w:r>
      <w:r>
        <w:rPr>
          <w:spacing w:val="12"/>
          <w:w w:val="95"/>
        </w:rPr>
        <w:t xml:space="preserve"> </w:t>
      </w:r>
      <w:r>
        <w:rPr>
          <w:w w:val="95"/>
        </w:rPr>
        <w:t>function</w:t>
      </w:r>
      <w:r>
        <w:rPr>
          <w:spacing w:val="11"/>
          <w:w w:val="95"/>
        </w:rPr>
        <w:t xml:space="preserve"> </w:t>
      </w:r>
      <w:r>
        <w:rPr>
          <w:w w:val="95"/>
        </w:rPr>
        <w:t>of</w:t>
      </w:r>
      <w:r>
        <w:rPr>
          <w:spacing w:val="11"/>
          <w:w w:val="95"/>
        </w:rPr>
        <w:t xml:space="preserve"> </w:t>
      </w:r>
      <w:r>
        <w:rPr>
          <w:w w:val="95"/>
        </w:rPr>
        <w:t>location</w:t>
      </w:r>
      <w:r>
        <w:rPr>
          <w:spacing w:val="11"/>
          <w:w w:val="95"/>
        </w:rPr>
        <w:t xml:space="preserve"> </w:t>
      </w:r>
      <w:r>
        <w:rPr>
          <w:w w:val="95"/>
        </w:rPr>
        <w:t>on</w:t>
      </w:r>
      <w:r>
        <w:rPr>
          <w:spacing w:val="11"/>
          <w:w w:val="95"/>
        </w:rPr>
        <w:t xml:space="preserve"> </w:t>
      </w:r>
      <w:r>
        <w:rPr>
          <w:w w:val="95"/>
        </w:rPr>
        <w:t>the</w:t>
      </w:r>
      <w:r>
        <w:rPr>
          <w:spacing w:val="11"/>
          <w:w w:val="95"/>
        </w:rPr>
        <w:t xml:space="preserve"> </w:t>
      </w:r>
      <w:r>
        <w:rPr>
          <w:w w:val="95"/>
        </w:rPr>
        <w:t>range</w:t>
      </w:r>
      <w:r>
        <w:rPr>
          <w:spacing w:val="11"/>
          <w:w w:val="95"/>
        </w:rPr>
        <w:t xml:space="preserve"> </w:t>
      </w:r>
      <w:r>
        <w:rPr>
          <w:w w:val="95"/>
        </w:rPr>
        <w:t>and</w:t>
      </w:r>
      <w:r>
        <w:rPr>
          <w:spacing w:val="11"/>
          <w:w w:val="95"/>
        </w:rPr>
        <w:t xml:space="preserve"> </w:t>
      </w:r>
      <w:r>
        <w:rPr>
          <w:w w:val="95"/>
        </w:rPr>
        <w:t>time.</w:t>
      </w:r>
    </w:p>
    <w:p w14:paraId="2D66A11D" w14:textId="77777777" w:rsidR="00C544BC" w:rsidRDefault="00BD4BDE">
      <w:pPr>
        <w:pStyle w:val="BodyText"/>
        <w:spacing w:before="155"/>
        <w:ind w:left="213"/>
      </w:pPr>
      <w:r>
        <w:rPr>
          <w:rFonts w:ascii="Trebuchet MS"/>
          <w:sz w:val="12"/>
        </w:rPr>
        <w:t xml:space="preserve">76    </w:t>
      </w:r>
      <w:r>
        <w:rPr>
          <w:rFonts w:ascii="Trebuchet MS"/>
          <w:spacing w:val="11"/>
          <w:sz w:val="12"/>
        </w:rPr>
        <w:t xml:space="preserve"> </w:t>
      </w:r>
      <w:r>
        <w:t>They</w:t>
      </w:r>
      <w:r>
        <w:rPr>
          <w:spacing w:val="-4"/>
        </w:rPr>
        <w:t xml:space="preserve"> </w:t>
      </w:r>
      <w:r>
        <w:t>found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number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GVPs</w:t>
      </w:r>
      <w:r>
        <w:rPr>
          <w:spacing w:val="-3"/>
        </w:rPr>
        <w:t xml:space="preserve"> </w:t>
      </w:r>
      <w:r>
        <w:t>was</w:t>
      </w:r>
      <w:r>
        <w:rPr>
          <w:spacing w:val="-4"/>
        </w:rPr>
        <w:t xml:space="preserve"> </w:t>
      </w:r>
      <w:r>
        <w:t>lower</w:t>
      </w:r>
      <w:r>
        <w:rPr>
          <w:spacing w:val="-3"/>
        </w:rPr>
        <w:t xml:space="preserve"> </w:t>
      </w:r>
      <w:r>
        <w:t>during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exercises</w:t>
      </w:r>
      <w:r>
        <w:rPr>
          <w:spacing w:val="-3"/>
        </w:rPr>
        <w:t xml:space="preserve"> </w:t>
      </w:r>
      <w:r>
        <w:t>than</w:t>
      </w:r>
      <w:r>
        <w:rPr>
          <w:spacing w:val="-3"/>
        </w:rPr>
        <w:t xml:space="preserve"> </w:t>
      </w:r>
      <w:r>
        <w:t>before</w:t>
      </w:r>
      <w:r>
        <w:rPr>
          <w:spacing w:val="-4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after.</w:t>
      </w:r>
    </w:p>
    <w:p w14:paraId="553F9D3E" w14:textId="77777777" w:rsidR="00C544BC" w:rsidRDefault="00BD4BDE">
      <w:pPr>
        <w:pStyle w:val="BodyText"/>
        <w:ind w:left="213"/>
      </w:pPr>
      <w:r>
        <w:rPr>
          <w:rFonts w:ascii="Trebuchet MS"/>
          <w:sz w:val="12"/>
        </w:rPr>
        <w:t xml:space="preserve">77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Building</w:t>
      </w:r>
      <w:r>
        <w:rPr>
          <w:spacing w:val="6"/>
          <w:w w:val="95"/>
        </w:rPr>
        <w:t xml:space="preserve"> </w:t>
      </w:r>
      <w:r>
        <w:rPr>
          <w:w w:val="95"/>
        </w:rPr>
        <w:t>on</w:t>
      </w:r>
      <w:r>
        <w:rPr>
          <w:spacing w:val="6"/>
          <w:w w:val="95"/>
        </w:rPr>
        <w:t xml:space="preserve"> </w:t>
      </w:r>
      <w:r>
        <w:rPr>
          <w:w w:val="95"/>
        </w:rPr>
        <w:t>this</w:t>
      </w:r>
      <w:r>
        <w:rPr>
          <w:spacing w:val="6"/>
          <w:w w:val="95"/>
        </w:rPr>
        <w:t xml:space="preserve"> </w:t>
      </w:r>
      <w:r>
        <w:rPr>
          <w:w w:val="95"/>
        </w:rPr>
        <w:t>work,</w:t>
      </w:r>
      <w:r>
        <w:rPr>
          <w:spacing w:val="7"/>
          <w:w w:val="95"/>
        </w:rPr>
        <w:t xml:space="preserve"> </w:t>
      </w:r>
      <w:r>
        <w:rPr>
          <w:w w:val="95"/>
        </w:rPr>
        <w:t>Moretti</w:t>
      </w:r>
      <w:r>
        <w:rPr>
          <w:spacing w:val="6"/>
          <w:w w:val="95"/>
        </w:rPr>
        <w:t xml:space="preserve"> </w:t>
      </w:r>
      <w:r>
        <w:rPr>
          <w:w w:val="95"/>
        </w:rPr>
        <w:t>et</w:t>
      </w:r>
      <w:r>
        <w:rPr>
          <w:spacing w:val="6"/>
          <w:w w:val="95"/>
        </w:rPr>
        <w:t xml:space="preserve"> </w:t>
      </w:r>
      <w:r>
        <w:rPr>
          <w:w w:val="95"/>
        </w:rPr>
        <w:t>al.</w:t>
      </w:r>
      <w:r>
        <w:rPr>
          <w:spacing w:val="30"/>
          <w:w w:val="95"/>
        </w:rPr>
        <w:t xml:space="preserve"> </w:t>
      </w:r>
      <w:r>
        <w:rPr>
          <w:w w:val="95"/>
        </w:rPr>
        <w:t>(2014)</w:t>
      </w:r>
      <w:r>
        <w:rPr>
          <w:spacing w:val="6"/>
          <w:w w:val="95"/>
        </w:rPr>
        <w:t xml:space="preserve"> </w:t>
      </w:r>
      <w:r>
        <w:rPr>
          <w:w w:val="95"/>
        </w:rPr>
        <w:t>used</w:t>
      </w:r>
      <w:r>
        <w:rPr>
          <w:spacing w:val="6"/>
          <w:w w:val="95"/>
        </w:rPr>
        <w:t xml:space="preserve"> </w:t>
      </w:r>
      <w:r>
        <w:rPr>
          <w:w w:val="95"/>
        </w:rPr>
        <w:t>a</w:t>
      </w:r>
      <w:r>
        <w:rPr>
          <w:spacing w:val="6"/>
          <w:w w:val="95"/>
        </w:rPr>
        <w:t xml:space="preserve"> </w:t>
      </w:r>
      <w:r>
        <w:rPr>
          <w:w w:val="95"/>
        </w:rPr>
        <w:t>GAM</w:t>
      </w:r>
      <w:r>
        <w:rPr>
          <w:spacing w:val="6"/>
          <w:w w:val="95"/>
        </w:rPr>
        <w:t xml:space="preserve"> </w:t>
      </w:r>
      <w:r>
        <w:rPr>
          <w:w w:val="95"/>
        </w:rPr>
        <w:t>to</w:t>
      </w:r>
      <w:r>
        <w:rPr>
          <w:spacing w:val="7"/>
          <w:w w:val="95"/>
        </w:rPr>
        <w:t xml:space="preserve"> </w:t>
      </w:r>
      <w:r>
        <w:rPr>
          <w:w w:val="95"/>
        </w:rPr>
        <w:t>examine</w:t>
      </w:r>
      <w:r>
        <w:rPr>
          <w:spacing w:val="6"/>
          <w:w w:val="95"/>
        </w:rPr>
        <w:t xml:space="preserve"> </w:t>
      </w:r>
      <w:r>
        <w:rPr>
          <w:w w:val="95"/>
        </w:rPr>
        <w:t>the</w:t>
      </w:r>
      <w:r>
        <w:rPr>
          <w:spacing w:val="6"/>
          <w:w w:val="95"/>
        </w:rPr>
        <w:t xml:space="preserve"> </w:t>
      </w:r>
      <w:r>
        <w:rPr>
          <w:w w:val="95"/>
        </w:rPr>
        <w:t>presence</w:t>
      </w:r>
      <w:r>
        <w:rPr>
          <w:spacing w:val="6"/>
          <w:w w:val="95"/>
        </w:rPr>
        <w:t xml:space="preserve"> </w:t>
      </w:r>
      <w:r>
        <w:rPr>
          <w:w w:val="95"/>
        </w:rPr>
        <w:t>or</w:t>
      </w:r>
      <w:r>
        <w:rPr>
          <w:spacing w:val="6"/>
          <w:w w:val="95"/>
        </w:rPr>
        <w:t xml:space="preserve"> </w:t>
      </w:r>
      <w:r>
        <w:rPr>
          <w:w w:val="95"/>
        </w:rPr>
        <w:t>absence</w:t>
      </w:r>
    </w:p>
    <w:p w14:paraId="048026D9" w14:textId="77777777" w:rsidR="00C544BC" w:rsidRDefault="00BD4BDE">
      <w:pPr>
        <w:pStyle w:val="BodyText"/>
        <w:spacing w:before="155"/>
        <w:ind w:left="213"/>
      </w:pPr>
      <w:r>
        <w:rPr>
          <w:rFonts w:ascii="Trebuchet MS"/>
          <w:sz w:val="12"/>
        </w:rPr>
        <w:t xml:space="preserve">78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of</w:t>
      </w:r>
      <w:r>
        <w:rPr>
          <w:spacing w:val="14"/>
          <w:w w:val="95"/>
        </w:rPr>
        <w:t xml:space="preserve"> </w:t>
      </w:r>
      <w:r>
        <w:rPr>
          <w:w w:val="95"/>
        </w:rPr>
        <w:t>GVP</w:t>
      </w:r>
      <w:r>
        <w:rPr>
          <w:spacing w:val="13"/>
          <w:w w:val="95"/>
        </w:rPr>
        <w:t xml:space="preserve"> </w:t>
      </w:r>
      <w:r>
        <w:rPr>
          <w:w w:val="95"/>
        </w:rPr>
        <w:t>starts</w:t>
      </w:r>
      <w:r>
        <w:rPr>
          <w:spacing w:val="14"/>
          <w:w w:val="95"/>
        </w:rPr>
        <w:t xml:space="preserve"> </w:t>
      </w:r>
      <w:r>
        <w:rPr>
          <w:w w:val="95"/>
        </w:rPr>
        <w:t>within</w:t>
      </w:r>
      <w:r>
        <w:rPr>
          <w:spacing w:val="14"/>
          <w:w w:val="95"/>
        </w:rPr>
        <w:t xml:space="preserve"> </w:t>
      </w:r>
      <w:r>
        <w:rPr>
          <w:w w:val="95"/>
        </w:rPr>
        <w:t>30-min</w:t>
      </w:r>
      <w:r>
        <w:rPr>
          <w:spacing w:val="14"/>
          <w:w w:val="95"/>
        </w:rPr>
        <w:t xml:space="preserve"> </w:t>
      </w:r>
      <w:r>
        <w:rPr>
          <w:w w:val="95"/>
        </w:rPr>
        <w:t>periods</w:t>
      </w:r>
      <w:r>
        <w:rPr>
          <w:spacing w:val="13"/>
          <w:w w:val="95"/>
        </w:rPr>
        <w:t xml:space="preserve"> </w:t>
      </w:r>
      <w:r>
        <w:rPr>
          <w:w w:val="95"/>
        </w:rPr>
        <w:t>(i.e.,</w:t>
      </w:r>
      <w:r>
        <w:rPr>
          <w:spacing w:val="14"/>
          <w:w w:val="95"/>
        </w:rPr>
        <w:t xml:space="preserve"> </w:t>
      </w:r>
      <w:proofErr w:type="gramStart"/>
      <w:r>
        <w:rPr>
          <w:w w:val="95"/>
        </w:rPr>
        <w:t>whether</w:t>
      </w:r>
      <w:r>
        <w:rPr>
          <w:spacing w:val="14"/>
          <w:w w:val="95"/>
        </w:rPr>
        <w:t xml:space="preserve"> </w:t>
      </w:r>
      <w:r>
        <w:rPr>
          <w:w w:val="95"/>
        </w:rPr>
        <w:t>or</w:t>
      </w:r>
      <w:r>
        <w:rPr>
          <w:spacing w:val="14"/>
          <w:w w:val="95"/>
        </w:rPr>
        <w:t xml:space="preserve"> </w:t>
      </w:r>
      <w:r>
        <w:rPr>
          <w:w w:val="95"/>
        </w:rPr>
        <w:t>not</w:t>
      </w:r>
      <w:proofErr w:type="gramEnd"/>
      <w:r>
        <w:rPr>
          <w:spacing w:val="14"/>
          <w:w w:val="95"/>
        </w:rPr>
        <w:t xml:space="preserve"> </w:t>
      </w:r>
      <w:r>
        <w:rPr>
          <w:w w:val="95"/>
        </w:rPr>
        <w:t>a</w:t>
      </w:r>
      <w:r>
        <w:rPr>
          <w:spacing w:val="13"/>
          <w:w w:val="95"/>
        </w:rPr>
        <w:t xml:space="preserve"> </w:t>
      </w:r>
      <w:r>
        <w:rPr>
          <w:w w:val="95"/>
        </w:rPr>
        <w:t>GVP</w:t>
      </w:r>
      <w:r>
        <w:rPr>
          <w:spacing w:val="14"/>
          <w:w w:val="95"/>
        </w:rPr>
        <w:t xml:space="preserve"> </w:t>
      </w:r>
      <w:r>
        <w:rPr>
          <w:w w:val="95"/>
        </w:rPr>
        <w:t>started</w:t>
      </w:r>
      <w:r>
        <w:rPr>
          <w:spacing w:val="14"/>
          <w:w w:val="95"/>
        </w:rPr>
        <w:t xml:space="preserve"> </w:t>
      </w:r>
      <w:r>
        <w:rPr>
          <w:w w:val="95"/>
        </w:rPr>
        <w:t>within</w:t>
      </w:r>
      <w:r>
        <w:rPr>
          <w:spacing w:val="14"/>
          <w:w w:val="95"/>
        </w:rPr>
        <w:t xml:space="preserve"> </w:t>
      </w:r>
      <w:r>
        <w:rPr>
          <w:w w:val="95"/>
        </w:rPr>
        <w:t>each</w:t>
      </w:r>
      <w:r>
        <w:rPr>
          <w:spacing w:val="14"/>
          <w:w w:val="95"/>
        </w:rPr>
        <w:t xml:space="preserve"> </w:t>
      </w:r>
      <w:r>
        <w:rPr>
          <w:w w:val="95"/>
        </w:rPr>
        <w:t>30-min</w:t>
      </w:r>
    </w:p>
    <w:p w14:paraId="435F05B5" w14:textId="77777777" w:rsidR="00C544BC" w:rsidRDefault="00BD4BDE">
      <w:pPr>
        <w:pStyle w:val="BodyText"/>
        <w:ind w:left="213"/>
      </w:pPr>
      <w:r>
        <w:rPr>
          <w:rFonts w:ascii="Trebuchet MS"/>
          <w:sz w:val="12"/>
        </w:rPr>
        <w:t xml:space="preserve">79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period)</w:t>
      </w:r>
      <w:r>
        <w:rPr>
          <w:spacing w:val="10"/>
          <w:w w:val="95"/>
        </w:rPr>
        <w:t xml:space="preserve"> </w:t>
      </w:r>
      <w:r>
        <w:rPr>
          <w:w w:val="95"/>
        </w:rPr>
        <w:t>on</w:t>
      </w:r>
      <w:r>
        <w:rPr>
          <w:spacing w:val="11"/>
          <w:w w:val="95"/>
        </w:rPr>
        <w:t xml:space="preserve"> </w:t>
      </w:r>
      <w:r>
        <w:rPr>
          <w:w w:val="95"/>
        </w:rPr>
        <w:t>the</w:t>
      </w:r>
      <w:r>
        <w:rPr>
          <w:spacing w:val="10"/>
          <w:w w:val="95"/>
        </w:rPr>
        <w:t xml:space="preserve"> </w:t>
      </w:r>
      <w:r>
        <w:rPr>
          <w:w w:val="95"/>
        </w:rPr>
        <w:t>AUTEC</w:t>
      </w:r>
      <w:r>
        <w:rPr>
          <w:spacing w:val="10"/>
          <w:w w:val="95"/>
        </w:rPr>
        <w:t xml:space="preserve"> </w:t>
      </w:r>
      <w:r>
        <w:rPr>
          <w:w w:val="95"/>
        </w:rPr>
        <w:t>range</w:t>
      </w:r>
      <w:r>
        <w:rPr>
          <w:spacing w:val="11"/>
          <w:w w:val="95"/>
        </w:rPr>
        <w:t xml:space="preserve"> </w:t>
      </w:r>
      <w:r>
        <w:rPr>
          <w:w w:val="95"/>
        </w:rPr>
        <w:t>as</w:t>
      </w:r>
      <w:r>
        <w:rPr>
          <w:spacing w:val="10"/>
          <w:w w:val="95"/>
        </w:rPr>
        <w:t xml:space="preserve"> </w:t>
      </w:r>
      <w:r>
        <w:rPr>
          <w:w w:val="95"/>
        </w:rPr>
        <w:t>a</w:t>
      </w:r>
      <w:r>
        <w:rPr>
          <w:spacing w:val="11"/>
          <w:w w:val="95"/>
        </w:rPr>
        <w:t xml:space="preserve"> </w:t>
      </w:r>
      <w:r>
        <w:rPr>
          <w:w w:val="95"/>
        </w:rPr>
        <w:t>smooth</w:t>
      </w:r>
      <w:r>
        <w:rPr>
          <w:spacing w:val="10"/>
          <w:w w:val="95"/>
        </w:rPr>
        <w:t xml:space="preserve"> </w:t>
      </w:r>
      <w:r>
        <w:rPr>
          <w:w w:val="95"/>
        </w:rPr>
        <w:t>function</w:t>
      </w:r>
      <w:r>
        <w:rPr>
          <w:spacing w:val="11"/>
          <w:w w:val="95"/>
        </w:rPr>
        <w:t xml:space="preserve"> </w:t>
      </w:r>
      <w:r>
        <w:rPr>
          <w:w w:val="95"/>
        </w:rPr>
        <w:t>of</w:t>
      </w:r>
      <w:r>
        <w:rPr>
          <w:spacing w:val="11"/>
          <w:w w:val="95"/>
        </w:rPr>
        <w:t xml:space="preserve"> </w:t>
      </w:r>
      <w:r>
        <w:rPr>
          <w:w w:val="95"/>
        </w:rPr>
        <w:t>MFAS</w:t>
      </w:r>
      <w:r>
        <w:rPr>
          <w:spacing w:val="10"/>
          <w:w w:val="95"/>
        </w:rPr>
        <w:t xml:space="preserve"> </w:t>
      </w:r>
      <w:r>
        <w:rPr>
          <w:w w:val="95"/>
        </w:rPr>
        <w:t>received</w:t>
      </w:r>
      <w:r>
        <w:rPr>
          <w:spacing w:val="10"/>
          <w:w w:val="95"/>
        </w:rPr>
        <w:t xml:space="preserve"> </w:t>
      </w:r>
      <w:r>
        <w:rPr>
          <w:w w:val="95"/>
        </w:rPr>
        <w:t>level.</w:t>
      </w:r>
      <w:r>
        <w:rPr>
          <w:spacing w:val="34"/>
          <w:w w:val="95"/>
        </w:rPr>
        <w:t xml:space="preserve"> </w:t>
      </w:r>
      <w:r>
        <w:rPr>
          <w:w w:val="95"/>
        </w:rPr>
        <w:t>They</w:t>
      </w:r>
      <w:r>
        <w:rPr>
          <w:spacing w:val="11"/>
          <w:w w:val="95"/>
        </w:rPr>
        <w:t xml:space="preserve"> </w:t>
      </w:r>
      <w:r>
        <w:rPr>
          <w:w w:val="95"/>
        </w:rPr>
        <w:t>compared</w:t>
      </w:r>
    </w:p>
    <w:p w14:paraId="2F6AD768" w14:textId="77777777" w:rsidR="00C544BC" w:rsidRDefault="00BD4BDE">
      <w:pPr>
        <w:pStyle w:val="BodyText"/>
        <w:ind w:left="213"/>
      </w:pPr>
      <w:r>
        <w:rPr>
          <w:rFonts w:ascii="Trebuchet MS"/>
          <w:sz w:val="12"/>
        </w:rPr>
        <w:t xml:space="preserve">80    </w:t>
      </w:r>
      <w:r>
        <w:rPr>
          <w:rFonts w:ascii="Trebuchet MS"/>
          <w:spacing w:val="19"/>
          <w:sz w:val="12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expected</w:t>
      </w:r>
      <w:r>
        <w:rPr>
          <w:spacing w:val="-6"/>
        </w:rPr>
        <w:t xml:space="preserve"> </w:t>
      </w:r>
      <w:r>
        <w:t>probability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detecting</w:t>
      </w:r>
      <w:r>
        <w:rPr>
          <w:spacing w:val="-6"/>
        </w:rPr>
        <w:t xml:space="preserve"> </w:t>
      </w:r>
      <w:r>
        <w:t>animals</w:t>
      </w:r>
      <w:r>
        <w:rPr>
          <w:spacing w:val="-6"/>
        </w:rPr>
        <w:t xml:space="preserve"> </w:t>
      </w:r>
      <w:r>
        <w:t>when</w:t>
      </w:r>
      <w:r>
        <w:rPr>
          <w:spacing w:val="-7"/>
        </w:rPr>
        <w:t xml:space="preserve"> </w:t>
      </w:r>
      <w:r>
        <w:t>no</w:t>
      </w:r>
      <w:r>
        <w:rPr>
          <w:spacing w:val="-6"/>
        </w:rPr>
        <w:t xml:space="preserve"> </w:t>
      </w:r>
      <w:r>
        <w:t>sonar</w:t>
      </w:r>
      <w:r>
        <w:rPr>
          <w:spacing w:val="-6"/>
        </w:rPr>
        <w:t xml:space="preserve"> </w:t>
      </w:r>
      <w:r>
        <w:t>was</w:t>
      </w:r>
      <w:r>
        <w:rPr>
          <w:spacing w:val="-6"/>
        </w:rPr>
        <w:t xml:space="preserve"> </w:t>
      </w:r>
      <w:r>
        <w:t>present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expected</w:t>
      </w:r>
    </w:p>
    <w:p w14:paraId="30D684C7" w14:textId="77777777" w:rsidR="00C544BC" w:rsidRDefault="00BD4BDE">
      <w:pPr>
        <w:pStyle w:val="BodyText"/>
        <w:spacing w:before="155"/>
        <w:ind w:left="213"/>
      </w:pPr>
      <w:r>
        <w:rPr>
          <w:rFonts w:ascii="Trebuchet MS"/>
          <w:sz w:val="12"/>
        </w:rPr>
        <w:t xml:space="preserve">81    </w:t>
      </w:r>
      <w:r>
        <w:rPr>
          <w:rFonts w:ascii="Trebuchet MS"/>
          <w:spacing w:val="19"/>
          <w:sz w:val="12"/>
        </w:rPr>
        <w:t xml:space="preserve"> </w:t>
      </w:r>
      <w:r>
        <w:rPr>
          <w:spacing w:val="-1"/>
        </w:rPr>
        <w:t>probability</w:t>
      </w:r>
      <w:r>
        <w:rPr>
          <w:spacing w:val="-9"/>
        </w:rPr>
        <w:t xml:space="preserve"> </w:t>
      </w:r>
      <w:r>
        <w:rPr>
          <w:spacing w:val="-1"/>
        </w:rPr>
        <w:t>of</w:t>
      </w:r>
      <w:r>
        <w:rPr>
          <w:spacing w:val="-10"/>
        </w:rPr>
        <w:t xml:space="preserve"> </w:t>
      </w:r>
      <w:r>
        <w:rPr>
          <w:spacing w:val="-1"/>
        </w:rPr>
        <w:t>detecting</w:t>
      </w:r>
      <w:r>
        <w:rPr>
          <w:spacing w:val="-9"/>
        </w:rPr>
        <w:t xml:space="preserve"> </w:t>
      </w:r>
      <w:r>
        <w:rPr>
          <w:spacing w:val="-1"/>
        </w:rPr>
        <w:t>animals</w:t>
      </w:r>
      <w:r>
        <w:rPr>
          <w:spacing w:val="-9"/>
        </w:rPr>
        <w:t xml:space="preserve"> </w:t>
      </w:r>
      <w:r>
        <w:rPr>
          <w:spacing w:val="-1"/>
        </w:rPr>
        <w:t>across</w:t>
      </w:r>
      <w:r>
        <w:rPr>
          <w:spacing w:val="-9"/>
        </w:rPr>
        <w:t xml:space="preserve"> </w:t>
      </w:r>
      <w:r>
        <w:rPr>
          <w:spacing w:val="-1"/>
        </w:rPr>
        <w:t>sonar</w:t>
      </w:r>
      <w:r>
        <w:rPr>
          <w:spacing w:val="-9"/>
        </w:rPr>
        <w:t xml:space="preserve"> </w:t>
      </w:r>
      <w:r>
        <w:rPr>
          <w:spacing w:val="-1"/>
        </w:rPr>
        <w:t>received</w:t>
      </w:r>
      <w:r>
        <w:rPr>
          <w:spacing w:val="-10"/>
        </w:rPr>
        <w:t xml:space="preserve"> </w:t>
      </w:r>
      <w:r>
        <w:t>levels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estimate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probability</w:t>
      </w:r>
      <w:r>
        <w:rPr>
          <w:spacing w:val="-10"/>
        </w:rPr>
        <w:t xml:space="preserve"> </w:t>
      </w:r>
      <w:r>
        <w:t>of</w:t>
      </w:r>
    </w:p>
    <w:p w14:paraId="30B09186" w14:textId="77777777" w:rsidR="00C544BC" w:rsidRDefault="00BD4BDE">
      <w:pPr>
        <w:pStyle w:val="BodyText"/>
        <w:ind w:left="213"/>
      </w:pPr>
      <w:r>
        <w:rPr>
          <w:rFonts w:ascii="Trebuchet MS" w:hAnsi="Trebuchet MS"/>
          <w:sz w:val="12"/>
        </w:rPr>
        <w:t xml:space="preserve">82    </w:t>
      </w:r>
      <w:r>
        <w:rPr>
          <w:rFonts w:ascii="Trebuchet MS" w:hAnsi="Trebuchet MS"/>
          <w:spacing w:val="19"/>
          <w:sz w:val="12"/>
        </w:rPr>
        <w:t xml:space="preserve"> </w:t>
      </w:r>
      <w:proofErr w:type="gramStart"/>
      <w:r>
        <w:rPr>
          <w:spacing w:val="-1"/>
          <w:w w:val="95"/>
        </w:rPr>
        <w:t>disturbance</w:t>
      </w:r>
      <w:proofErr w:type="gramEnd"/>
      <w:r>
        <w:rPr>
          <w:spacing w:val="-1"/>
          <w:w w:val="95"/>
        </w:rPr>
        <w:t>.</w:t>
      </w:r>
      <w:r>
        <w:rPr>
          <w:spacing w:val="14"/>
          <w:w w:val="95"/>
        </w:rPr>
        <w:t xml:space="preserve"> </w:t>
      </w:r>
      <w:r>
        <w:rPr>
          <w:spacing w:val="-1"/>
          <w:w w:val="95"/>
        </w:rPr>
        <w:t>They</w:t>
      </w:r>
      <w:r>
        <w:rPr>
          <w:spacing w:val="-11"/>
          <w:w w:val="95"/>
        </w:rPr>
        <w:t xml:space="preserve"> </w:t>
      </w:r>
      <w:r>
        <w:rPr>
          <w:spacing w:val="-1"/>
          <w:w w:val="95"/>
        </w:rPr>
        <w:t>found</w:t>
      </w:r>
      <w:r>
        <w:rPr>
          <w:spacing w:val="-11"/>
          <w:w w:val="95"/>
        </w:rPr>
        <w:t xml:space="preserve"> </w:t>
      </w:r>
      <w:r>
        <w:rPr>
          <w:spacing w:val="-1"/>
          <w:w w:val="95"/>
        </w:rPr>
        <w:t>that</w:t>
      </w:r>
      <w:r>
        <w:rPr>
          <w:spacing w:val="-11"/>
          <w:w w:val="95"/>
        </w:rPr>
        <w:t xml:space="preserve"> </w:t>
      </w:r>
      <w:r>
        <w:rPr>
          <w:spacing w:val="-1"/>
          <w:w w:val="95"/>
        </w:rPr>
        <w:t>the</w:t>
      </w:r>
      <w:r>
        <w:rPr>
          <w:spacing w:val="-11"/>
          <w:w w:val="95"/>
        </w:rPr>
        <w:t xml:space="preserve"> </w:t>
      </w:r>
      <w:r>
        <w:rPr>
          <w:spacing w:val="-1"/>
          <w:w w:val="95"/>
        </w:rPr>
        <w:t>probability</w:t>
      </w:r>
      <w:r>
        <w:rPr>
          <w:spacing w:val="-11"/>
          <w:w w:val="95"/>
        </w:rPr>
        <w:t xml:space="preserve"> </w:t>
      </w:r>
      <w:r>
        <w:rPr>
          <w:spacing w:val="-1"/>
          <w:w w:val="95"/>
        </w:rPr>
        <w:t>of</w:t>
      </w:r>
      <w:r>
        <w:rPr>
          <w:spacing w:val="-11"/>
          <w:w w:val="95"/>
        </w:rPr>
        <w:t xml:space="preserve"> </w:t>
      </w:r>
      <w:r>
        <w:rPr>
          <w:w w:val="95"/>
        </w:rPr>
        <w:t>detecting</w:t>
      </w:r>
      <w:r>
        <w:rPr>
          <w:spacing w:val="-11"/>
          <w:w w:val="95"/>
        </w:rPr>
        <w:t xml:space="preserve"> </w:t>
      </w:r>
      <w:r>
        <w:rPr>
          <w:w w:val="95"/>
        </w:rPr>
        <w:t>groups</w:t>
      </w:r>
      <w:r>
        <w:rPr>
          <w:spacing w:val="-11"/>
          <w:w w:val="95"/>
        </w:rPr>
        <w:t xml:space="preserve"> </w:t>
      </w:r>
      <w:r>
        <w:rPr>
          <w:w w:val="95"/>
        </w:rPr>
        <w:t>of</w:t>
      </w:r>
      <w:r>
        <w:rPr>
          <w:spacing w:val="-11"/>
          <w:w w:val="95"/>
        </w:rPr>
        <w:t xml:space="preserve"> </w:t>
      </w:r>
      <w:r>
        <w:rPr>
          <w:w w:val="95"/>
        </w:rPr>
        <w:t>Blainville’s</w:t>
      </w:r>
      <w:r>
        <w:rPr>
          <w:spacing w:val="-11"/>
          <w:w w:val="95"/>
        </w:rPr>
        <w:t xml:space="preserve"> </w:t>
      </w:r>
      <w:r>
        <w:rPr>
          <w:w w:val="95"/>
        </w:rPr>
        <w:t>beaked</w:t>
      </w:r>
      <w:r>
        <w:rPr>
          <w:spacing w:val="-10"/>
          <w:w w:val="95"/>
        </w:rPr>
        <w:t xml:space="preserve"> </w:t>
      </w:r>
      <w:r>
        <w:rPr>
          <w:w w:val="95"/>
        </w:rPr>
        <w:t>whales</w:t>
      </w:r>
    </w:p>
    <w:p w14:paraId="00CB833F" w14:textId="77777777" w:rsidR="00C544BC" w:rsidRDefault="00BD4BDE">
      <w:pPr>
        <w:pStyle w:val="BodyText"/>
        <w:ind w:left="213"/>
      </w:pPr>
      <w:r>
        <w:rPr>
          <w:rFonts w:ascii="Trebuchet MS" w:hAnsi="Trebuchet MS"/>
          <w:sz w:val="12"/>
        </w:rPr>
        <w:t xml:space="preserve">83    </w:t>
      </w:r>
      <w:r>
        <w:rPr>
          <w:rFonts w:ascii="Trebuchet MS" w:hAnsi="Trebuchet MS"/>
          <w:spacing w:val="11"/>
          <w:sz w:val="12"/>
        </w:rPr>
        <w:t xml:space="preserve"> </w:t>
      </w:r>
      <w:r>
        <w:t>was</w:t>
      </w:r>
      <w:r>
        <w:rPr>
          <w:spacing w:val="10"/>
        </w:rPr>
        <w:t xml:space="preserve"> </w:t>
      </w:r>
      <w:r>
        <w:t>reduced</w:t>
      </w:r>
      <w:r>
        <w:rPr>
          <w:spacing w:val="11"/>
        </w:rPr>
        <w:t xml:space="preserve"> </w:t>
      </w:r>
      <w:r>
        <w:t>by</w:t>
      </w:r>
      <w:r>
        <w:rPr>
          <w:spacing w:val="11"/>
        </w:rPr>
        <w:t xml:space="preserve"> </w:t>
      </w:r>
      <w:r>
        <w:t>50%</w:t>
      </w:r>
      <w:r>
        <w:rPr>
          <w:spacing w:val="11"/>
        </w:rPr>
        <w:t xml:space="preserve"> </w:t>
      </w:r>
      <w:r>
        <w:t>at</w:t>
      </w:r>
      <w:r>
        <w:rPr>
          <w:spacing w:val="11"/>
        </w:rPr>
        <w:t xml:space="preserve"> </w:t>
      </w:r>
      <w:r>
        <w:t>150</w:t>
      </w:r>
      <w:r>
        <w:rPr>
          <w:spacing w:val="11"/>
        </w:rPr>
        <w:t xml:space="preserve"> </w:t>
      </w:r>
      <w:r>
        <w:t>dB</w:t>
      </w:r>
      <w:r>
        <w:rPr>
          <w:spacing w:val="11"/>
        </w:rPr>
        <w:t xml:space="preserve"> </w:t>
      </w:r>
      <w:r>
        <w:t>re</w:t>
      </w:r>
      <w:r>
        <w:rPr>
          <w:spacing w:val="10"/>
        </w:rPr>
        <w:t xml:space="preserve"> </w:t>
      </w:r>
      <w:r>
        <w:t>1</w:t>
      </w:r>
      <w:r>
        <w:rPr>
          <w:spacing w:val="12"/>
        </w:rPr>
        <w:t xml:space="preserve"> </w:t>
      </w:r>
      <w:r>
        <w:rPr>
          <w:rFonts w:ascii="Georgia" w:hAnsi="Georgia"/>
          <w:i/>
        </w:rPr>
        <w:t>µ</w:t>
      </w:r>
      <w:r>
        <w:t>Pa,</w:t>
      </w:r>
      <w:r>
        <w:rPr>
          <w:spacing w:val="13"/>
        </w:rPr>
        <w:t xml:space="preserve"> </w:t>
      </w:r>
      <w:r>
        <w:t>which</w:t>
      </w:r>
      <w:r>
        <w:rPr>
          <w:spacing w:val="10"/>
        </w:rPr>
        <w:t xml:space="preserve"> </w:t>
      </w:r>
      <w:r>
        <w:t>they</w:t>
      </w:r>
      <w:r>
        <w:rPr>
          <w:spacing w:val="11"/>
        </w:rPr>
        <w:t xml:space="preserve"> </w:t>
      </w:r>
      <w:r>
        <w:t>interpreted</w:t>
      </w:r>
      <w:r>
        <w:rPr>
          <w:spacing w:val="11"/>
        </w:rPr>
        <w:t xml:space="preserve"> </w:t>
      </w:r>
      <w:r>
        <w:t>as</w:t>
      </w:r>
      <w:r>
        <w:rPr>
          <w:spacing w:val="10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50%</w:t>
      </w:r>
      <w:r>
        <w:rPr>
          <w:spacing w:val="11"/>
        </w:rPr>
        <w:t xml:space="preserve"> </w:t>
      </w:r>
      <w:r>
        <w:t>probability</w:t>
      </w:r>
      <w:r>
        <w:rPr>
          <w:spacing w:val="11"/>
        </w:rPr>
        <w:t xml:space="preserve"> </w:t>
      </w:r>
      <w:r>
        <w:t>of</w:t>
      </w:r>
    </w:p>
    <w:p w14:paraId="1A76B8E4" w14:textId="77777777" w:rsidR="00C544BC" w:rsidRDefault="00BD4BDE">
      <w:pPr>
        <w:spacing w:before="155"/>
        <w:ind w:left="213"/>
        <w:rPr>
          <w:sz w:val="24"/>
        </w:rPr>
      </w:pPr>
      <w:r>
        <w:rPr>
          <w:rFonts w:ascii="Trebuchet MS"/>
          <w:sz w:val="12"/>
        </w:rPr>
        <w:t xml:space="preserve">84    </w:t>
      </w:r>
      <w:r>
        <w:rPr>
          <w:rFonts w:ascii="Trebuchet MS"/>
          <w:spacing w:val="19"/>
          <w:sz w:val="12"/>
        </w:rPr>
        <w:t xml:space="preserve"> </w:t>
      </w:r>
      <w:proofErr w:type="gramStart"/>
      <w:r>
        <w:rPr>
          <w:sz w:val="24"/>
        </w:rPr>
        <w:t>disturbance</w:t>
      </w:r>
      <w:proofErr w:type="gramEnd"/>
      <w:r>
        <w:rPr>
          <w:sz w:val="24"/>
        </w:rPr>
        <w:t>.</w:t>
      </w:r>
    </w:p>
    <w:p w14:paraId="579FD4BA" w14:textId="77777777" w:rsidR="00C544BC" w:rsidRDefault="00BD4BDE">
      <w:pPr>
        <w:pStyle w:val="BodyText"/>
        <w:spacing w:before="299"/>
        <w:ind w:left="213"/>
      </w:pPr>
      <w:r>
        <w:rPr>
          <w:rFonts w:ascii="Trebuchet MS"/>
          <w:sz w:val="12"/>
        </w:rPr>
        <w:t xml:space="preserve">85    </w:t>
      </w:r>
      <w:r>
        <w:rPr>
          <w:rFonts w:ascii="Trebuchet MS"/>
          <w:spacing w:val="19"/>
          <w:sz w:val="12"/>
        </w:rPr>
        <w:t xml:space="preserve"> </w:t>
      </w:r>
      <w:r>
        <w:t>Our</w:t>
      </w:r>
      <w:r>
        <w:rPr>
          <w:spacing w:val="15"/>
        </w:rPr>
        <w:t xml:space="preserve"> </w:t>
      </w:r>
      <w:r>
        <w:t>primary</w:t>
      </w:r>
      <w:r>
        <w:rPr>
          <w:spacing w:val="15"/>
        </w:rPr>
        <w:t xml:space="preserve"> </w:t>
      </w:r>
      <w:r>
        <w:t>objective</w:t>
      </w:r>
      <w:r>
        <w:rPr>
          <w:spacing w:val="16"/>
        </w:rPr>
        <w:t xml:space="preserve"> </w:t>
      </w:r>
      <w:r>
        <w:t>was</w:t>
      </w:r>
      <w:r>
        <w:rPr>
          <w:spacing w:val="16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t>replicate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effort</w:t>
      </w:r>
      <w:r>
        <w:rPr>
          <w:spacing w:val="16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Moretti</w:t>
      </w:r>
      <w:r>
        <w:rPr>
          <w:spacing w:val="16"/>
        </w:rPr>
        <w:t xml:space="preserve"> </w:t>
      </w:r>
      <w:r>
        <w:t>et</w:t>
      </w:r>
      <w:r>
        <w:rPr>
          <w:spacing w:val="16"/>
        </w:rPr>
        <w:t xml:space="preserve"> </w:t>
      </w:r>
      <w:r>
        <w:t>al.</w:t>
      </w:r>
      <w:r>
        <w:rPr>
          <w:spacing w:val="59"/>
        </w:rPr>
        <w:t xml:space="preserve"> </w:t>
      </w:r>
      <w:r>
        <w:t>(2014)</w:t>
      </w:r>
      <w:r>
        <w:rPr>
          <w:spacing w:val="15"/>
        </w:rPr>
        <w:t xml:space="preserve"> </w:t>
      </w:r>
      <w:r>
        <w:t>with</w:t>
      </w:r>
      <w:r>
        <w:rPr>
          <w:spacing w:val="16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same</w:t>
      </w:r>
    </w:p>
    <w:p w14:paraId="29B0B701" w14:textId="77777777" w:rsidR="00C544BC" w:rsidRDefault="00BD4BDE">
      <w:pPr>
        <w:pStyle w:val="BodyText"/>
        <w:ind w:left="213"/>
      </w:pPr>
      <w:r>
        <w:rPr>
          <w:rFonts w:ascii="Trebuchet MS"/>
          <w:sz w:val="12"/>
        </w:rPr>
        <w:t xml:space="preserve">86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species</w:t>
      </w:r>
      <w:r>
        <w:rPr>
          <w:spacing w:val="6"/>
          <w:w w:val="95"/>
        </w:rPr>
        <w:t xml:space="preserve"> </w:t>
      </w:r>
      <w:r>
        <w:rPr>
          <w:w w:val="95"/>
        </w:rPr>
        <w:t>on</w:t>
      </w:r>
      <w:r>
        <w:rPr>
          <w:spacing w:val="7"/>
          <w:w w:val="95"/>
        </w:rPr>
        <w:t xml:space="preserve"> </w:t>
      </w:r>
      <w:r>
        <w:rPr>
          <w:w w:val="95"/>
        </w:rPr>
        <w:t>a</w:t>
      </w:r>
      <w:r>
        <w:rPr>
          <w:spacing w:val="7"/>
          <w:w w:val="95"/>
        </w:rPr>
        <w:t xml:space="preserve"> </w:t>
      </w:r>
      <w:r>
        <w:rPr>
          <w:w w:val="95"/>
        </w:rPr>
        <w:t>different</w:t>
      </w:r>
      <w:r>
        <w:rPr>
          <w:spacing w:val="6"/>
          <w:w w:val="95"/>
        </w:rPr>
        <w:t xml:space="preserve"> </w:t>
      </w:r>
      <w:r>
        <w:rPr>
          <w:w w:val="95"/>
        </w:rPr>
        <w:t>U.S.</w:t>
      </w:r>
      <w:r>
        <w:rPr>
          <w:spacing w:val="7"/>
          <w:w w:val="95"/>
        </w:rPr>
        <w:t xml:space="preserve"> </w:t>
      </w:r>
      <w:r>
        <w:rPr>
          <w:w w:val="95"/>
        </w:rPr>
        <w:t>Navy</w:t>
      </w:r>
      <w:r>
        <w:rPr>
          <w:spacing w:val="6"/>
          <w:w w:val="95"/>
        </w:rPr>
        <w:t xml:space="preserve"> </w:t>
      </w:r>
      <w:r>
        <w:rPr>
          <w:w w:val="95"/>
        </w:rPr>
        <w:t>training</w:t>
      </w:r>
      <w:r>
        <w:rPr>
          <w:spacing w:val="7"/>
          <w:w w:val="95"/>
        </w:rPr>
        <w:t xml:space="preserve"> </w:t>
      </w:r>
      <w:r>
        <w:rPr>
          <w:w w:val="95"/>
        </w:rPr>
        <w:t>range</w:t>
      </w:r>
      <w:r>
        <w:rPr>
          <w:spacing w:val="6"/>
          <w:w w:val="95"/>
        </w:rPr>
        <w:t xml:space="preserve"> </w:t>
      </w:r>
      <w:r>
        <w:rPr>
          <w:w w:val="95"/>
        </w:rPr>
        <w:t>in</w:t>
      </w:r>
      <w:r>
        <w:rPr>
          <w:spacing w:val="7"/>
          <w:w w:val="95"/>
        </w:rPr>
        <w:t xml:space="preserve"> </w:t>
      </w:r>
      <w:r>
        <w:rPr>
          <w:w w:val="95"/>
        </w:rPr>
        <w:t>a</w:t>
      </w:r>
      <w:r>
        <w:rPr>
          <w:spacing w:val="7"/>
          <w:w w:val="95"/>
        </w:rPr>
        <w:t xml:space="preserve"> </w:t>
      </w:r>
      <w:r>
        <w:rPr>
          <w:w w:val="95"/>
        </w:rPr>
        <w:t>different</w:t>
      </w:r>
      <w:r>
        <w:rPr>
          <w:spacing w:val="6"/>
          <w:w w:val="95"/>
        </w:rPr>
        <w:t xml:space="preserve"> </w:t>
      </w:r>
      <w:r>
        <w:rPr>
          <w:w w:val="95"/>
        </w:rPr>
        <w:t>oceanic</w:t>
      </w:r>
      <w:r>
        <w:rPr>
          <w:spacing w:val="7"/>
          <w:w w:val="95"/>
        </w:rPr>
        <w:t xml:space="preserve"> </w:t>
      </w:r>
      <w:r>
        <w:rPr>
          <w:w w:val="95"/>
        </w:rPr>
        <w:t>environment.</w:t>
      </w:r>
      <w:r>
        <w:rPr>
          <w:spacing w:val="28"/>
          <w:w w:val="95"/>
        </w:rPr>
        <w:t xml:space="preserve"> </w:t>
      </w:r>
      <w:r>
        <w:rPr>
          <w:w w:val="95"/>
        </w:rPr>
        <w:t>We</w:t>
      </w:r>
      <w:r>
        <w:rPr>
          <w:spacing w:val="6"/>
          <w:w w:val="95"/>
        </w:rPr>
        <w:t xml:space="preserve"> </w:t>
      </w:r>
      <w:r>
        <w:rPr>
          <w:w w:val="95"/>
        </w:rPr>
        <w:t>used</w:t>
      </w:r>
    </w:p>
    <w:p w14:paraId="7B6971D5" w14:textId="3B9CFE04" w:rsidR="00C544BC" w:rsidRDefault="00BD4BDE">
      <w:pPr>
        <w:pStyle w:val="BodyText"/>
        <w:ind w:left="213"/>
      </w:pPr>
      <w:commentRangeStart w:id="2"/>
      <w:r>
        <w:rPr>
          <w:rFonts w:ascii="Trebuchet MS" w:hAnsi="Trebuchet MS"/>
          <w:sz w:val="12"/>
        </w:rPr>
        <w:t xml:space="preserve">87    </w:t>
      </w:r>
      <w:r>
        <w:rPr>
          <w:rFonts w:ascii="Trebuchet MS" w:hAnsi="Trebuchet MS"/>
          <w:spacing w:val="19"/>
          <w:sz w:val="12"/>
        </w:rPr>
        <w:t xml:space="preserve"> </w:t>
      </w:r>
      <w:r>
        <w:rPr>
          <w:w w:val="95"/>
        </w:rPr>
        <w:t>a</w:t>
      </w:r>
      <w:r>
        <w:rPr>
          <w:spacing w:val="37"/>
          <w:w w:val="95"/>
        </w:rPr>
        <w:t xml:space="preserve"> </w:t>
      </w:r>
      <w:proofErr w:type="gramStart"/>
      <w:r>
        <w:rPr>
          <w:w w:val="95"/>
        </w:rPr>
        <w:t>spatially-referenced</w:t>
      </w:r>
      <w:proofErr w:type="gramEnd"/>
      <w:r>
        <w:rPr>
          <w:spacing w:val="37"/>
          <w:w w:val="95"/>
        </w:rPr>
        <w:t xml:space="preserve"> </w:t>
      </w:r>
      <w:del w:id="3" w:author="Daryl Boness" w:date="2022-04-15T09:37:00Z">
        <w:r w:rsidDel="00405B57">
          <w:rPr>
            <w:w w:val="95"/>
          </w:rPr>
          <w:delText>dataset</w:delText>
        </w:r>
        <w:r w:rsidDel="00405B57">
          <w:rPr>
            <w:spacing w:val="37"/>
            <w:w w:val="95"/>
          </w:rPr>
          <w:delText xml:space="preserve"> </w:delText>
        </w:r>
      </w:del>
      <w:ins w:id="4" w:author="Daryl Boness" w:date="2022-04-15T09:37:00Z">
        <w:r w:rsidR="00405B57">
          <w:rPr>
            <w:w w:val="95"/>
          </w:rPr>
          <w:t>data set</w:t>
        </w:r>
        <w:r w:rsidR="00405B57">
          <w:rPr>
            <w:spacing w:val="37"/>
            <w:w w:val="95"/>
          </w:rPr>
          <w:t xml:space="preserve"> </w:t>
        </w:r>
      </w:ins>
      <w:r>
        <w:rPr>
          <w:w w:val="95"/>
        </w:rPr>
        <w:t>of</w:t>
      </w:r>
      <w:r>
        <w:rPr>
          <w:spacing w:val="37"/>
          <w:w w:val="95"/>
        </w:rPr>
        <w:t xml:space="preserve"> </w:t>
      </w:r>
      <w:r>
        <w:rPr>
          <w:w w:val="95"/>
        </w:rPr>
        <w:t>Blainville’s</w:t>
      </w:r>
      <w:r>
        <w:rPr>
          <w:spacing w:val="38"/>
          <w:w w:val="95"/>
        </w:rPr>
        <w:t xml:space="preserve"> </w:t>
      </w:r>
      <w:r>
        <w:rPr>
          <w:w w:val="95"/>
        </w:rPr>
        <w:t>beaked</w:t>
      </w:r>
      <w:r>
        <w:rPr>
          <w:spacing w:val="37"/>
          <w:w w:val="95"/>
        </w:rPr>
        <w:t xml:space="preserve"> </w:t>
      </w:r>
      <w:r>
        <w:rPr>
          <w:w w:val="95"/>
        </w:rPr>
        <w:t>whale</w:t>
      </w:r>
      <w:r>
        <w:rPr>
          <w:spacing w:val="37"/>
          <w:w w:val="95"/>
        </w:rPr>
        <w:t xml:space="preserve"> </w:t>
      </w:r>
      <w:r>
        <w:rPr>
          <w:w w:val="95"/>
        </w:rPr>
        <w:t>foraging</w:t>
      </w:r>
      <w:r>
        <w:rPr>
          <w:spacing w:val="37"/>
          <w:w w:val="95"/>
        </w:rPr>
        <w:t xml:space="preserve"> </w:t>
      </w:r>
      <w:r>
        <w:rPr>
          <w:w w:val="95"/>
        </w:rPr>
        <w:t>dives</w:t>
      </w:r>
      <w:r>
        <w:rPr>
          <w:spacing w:val="37"/>
          <w:w w:val="95"/>
        </w:rPr>
        <w:t xml:space="preserve"> </w:t>
      </w:r>
      <w:r>
        <w:rPr>
          <w:w w:val="95"/>
        </w:rPr>
        <w:t>recorded</w:t>
      </w:r>
      <w:r>
        <w:rPr>
          <w:spacing w:val="37"/>
          <w:w w:val="95"/>
        </w:rPr>
        <w:t xml:space="preserve"> </w:t>
      </w:r>
      <w:r>
        <w:rPr>
          <w:w w:val="95"/>
        </w:rPr>
        <w:t>at</w:t>
      </w:r>
      <w:r>
        <w:rPr>
          <w:spacing w:val="38"/>
          <w:w w:val="95"/>
        </w:rPr>
        <w:t xml:space="preserve"> </w:t>
      </w:r>
      <w:r>
        <w:rPr>
          <w:w w:val="95"/>
        </w:rPr>
        <w:t>the</w:t>
      </w:r>
    </w:p>
    <w:p w14:paraId="1740FBBB" w14:textId="77777777" w:rsidR="00C544BC" w:rsidRDefault="00BD4BDE">
      <w:pPr>
        <w:pStyle w:val="BodyText"/>
        <w:spacing w:before="155"/>
        <w:ind w:left="213"/>
      </w:pPr>
      <w:r>
        <w:rPr>
          <w:rFonts w:ascii="Trebuchet MS"/>
          <w:sz w:val="12"/>
        </w:rPr>
        <w:t xml:space="preserve">88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PMRF</w:t>
      </w:r>
      <w:r>
        <w:rPr>
          <w:spacing w:val="5"/>
          <w:w w:val="95"/>
        </w:rPr>
        <w:t xml:space="preserve"> </w:t>
      </w:r>
      <w:r>
        <w:rPr>
          <w:w w:val="95"/>
        </w:rPr>
        <w:t>off</w:t>
      </w:r>
      <w:r>
        <w:rPr>
          <w:spacing w:val="5"/>
          <w:w w:val="95"/>
        </w:rPr>
        <w:t xml:space="preserve"> </w:t>
      </w:r>
      <w:r>
        <w:rPr>
          <w:w w:val="95"/>
        </w:rPr>
        <w:t>the</w:t>
      </w:r>
      <w:r>
        <w:rPr>
          <w:spacing w:val="6"/>
          <w:w w:val="95"/>
        </w:rPr>
        <w:t xml:space="preserve"> </w:t>
      </w:r>
      <w:r>
        <w:rPr>
          <w:w w:val="95"/>
        </w:rPr>
        <w:t>island</w:t>
      </w:r>
      <w:r>
        <w:rPr>
          <w:spacing w:val="5"/>
          <w:w w:val="95"/>
        </w:rPr>
        <w:t xml:space="preserve"> </w:t>
      </w:r>
      <w:r>
        <w:rPr>
          <w:w w:val="95"/>
        </w:rPr>
        <w:t>of</w:t>
      </w:r>
      <w:r>
        <w:rPr>
          <w:spacing w:val="5"/>
          <w:w w:val="95"/>
        </w:rPr>
        <w:t xml:space="preserve"> </w:t>
      </w:r>
      <w:r>
        <w:rPr>
          <w:w w:val="95"/>
        </w:rPr>
        <w:t>Kauai,</w:t>
      </w:r>
      <w:r>
        <w:rPr>
          <w:spacing w:val="7"/>
          <w:w w:val="95"/>
        </w:rPr>
        <w:t xml:space="preserve"> </w:t>
      </w:r>
      <w:r>
        <w:rPr>
          <w:w w:val="95"/>
        </w:rPr>
        <w:t>Hawaii</w:t>
      </w:r>
      <w:r>
        <w:rPr>
          <w:spacing w:val="5"/>
          <w:w w:val="95"/>
        </w:rPr>
        <w:t xml:space="preserve"> </w:t>
      </w:r>
      <w:r>
        <w:rPr>
          <w:w w:val="95"/>
        </w:rPr>
        <w:t>(Fig.</w:t>
      </w:r>
      <w:r>
        <w:rPr>
          <w:spacing w:val="30"/>
          <w:w w:val="95"/>
        </w:rPr>
        <w:t xml:space="preserve"> </w:t>
      </w:r>
      <w:r>
        <w:rPr>
          <w:w w:val="95"/>
        </w:rPr>
        <w:t>1</w:t>
      </w:r>
      <w:commentRangeEnd w:id="2"/>
      <w:r w:rsidR="00405B57">
        <w:rPr>
          <w:rStyle w:val="CommentReference"/>
        </w:rPr>
        <w:commentReference w:id="2"/>
      </w:r>
      <w:r>
        <w:rPr>
          <w:w w:val="95"/>
        </w:rPr>
        <w:t>).</w:t>
      </w:r>
      <w:r>
        <w:rPr>
          <w:spacing w:val="30"/>
          <w:w w:val="95"/>
        </w:rPr>
        <w:t xml:space="preserve"> </w:t>
      </w:r>
      <w:r>
        <w:rPr>
          <w:w w:val="95"/>
        </w:rPr>
        <w:t>Passive</w:t>
      </w:r>
      <w:r>
        <w:rPr>
          <w:spacing w:val="5"/>
          <w:w w:val="95"/>
        </w:rPr>
        <w:t xml:space="preserve"> </w:t>
      </w:r>
      <w:r>
        <w:rPr>
          <w:w w:val="95"/>
        </w:rPr>
        <w:t>acoustic</w:t>
      </w:r>
      <w:r>
        <w:rPr>
          <w:spacing w:val="6"/>
          <w:w w:val="95"/>
        </w:rPr>
        <w:t xml:space="preserve"> </w:t>
      </w:r>
      <w:r>
        <w:rPr>
          <w:w w:val="95"/>
        </w:rPr>
        <w:t>detections</w:t>
      </w:r>
      <w:r>
        <w:rPr>
          <w:spacing w:val="5"/>
          <w:w w:val="95"/>
        </w:rPr>
        <w:t xml:space="preserve"> </w:t>
      </w:r>
      <w:r>
        <w:rPr>
          <w:w w:val="95"/>
        </w:rPr>
        <w:t>of</w:t>
      </w:r>
      <w:r>
        <w:rPr>
          <w:spacing w:val="5"/>
          <w:w w:val="95"/>
        </w:rPr>
        <w:t xml:space="preserve"> </w:t>
      </w:r>
      <w:r>
        <w:rPr>
          <w:w w:val="95"/>
        </w:rPr>
        <w:t>the</w:t>
      </w:r>
      <w:r>
        <w:rPr>
          <w:spacing w:val="6"/>
          <w:w w:val="95"/>
        </w:rPr>
        <w:t xml:space="preserve"> </w:t>
      </w:r>
      <w:r>
        <w:rPr>
          <w:w w:val="95"/>
        </w:rPr>
        <w:t>presence</w:t>
      </w:r>
      <w:r>
        <w:rPr>
          <w:spacing w:val="5"/>
          <w:w w:val="95"/>
        </w:rPr>
        <w:t xml:space="preserve"> </w:t>
      </w:r>
      <w:r>
        <w:rPr>
          <w:w w:val="95"/>
        </w:rPr>
        <w:t>or</w:t>
      </w:r>
    </w:p>
    <w:p w14:paraId="3305F872" w14:textId="77777777" w:rsidR="00C544BC" w:rsidRDefault="00BD4BDE">
      <w:pPr>
        <w:pStyle w:val="BodyText"/>
        <w:ind w:left="213"/>
      </w:pPr>
      <w:r>
        <w:rPr>
          <w:rFonts w:ascii="Trebuchet MS"/>
          <w:sz w:val="12"/>
        </w:rPr>
        <w:t xml:space="preserve">89    </w:t>
      </w:r>
      <w:r>
        <w:rPr>
          <w:rFonts w:ascii="Trebuchet MS"/>
          <w:spacing w:val="19"/>
          <w:sz w:val="12"/>
        </w:rPr>
        <w:t xml:space="preserve"> </w:t>
      </w:r>
      <w:proofErr w:type="gramStart"/>
      <w:r>
        <w:rPr>
          <w:w w:val="95"/>
        </w:rPr>
        <w:t>absence</w:t>
      </w:r>
      <w:proofErr w:type="gramEnd"/>
      <w:r>
        <w:rPr>
          <w:spacing w:val="15"/>
          <w:w w:val="95"/>
        </w:rPr>
        <w:t xml:space="preserve"> </w:t>
      </w:r>
      <w:r>
        <w:rPr>
          <w:w w:val="95"/>
        </w:rPr>
        <w:t>of</w:t>
      </w:r>
      <w:r>
        <w:rPr>
          <w:spacing w:val="15"/>
          <w:w w:val="95"/>
        </w:rPr>
        <w:t xml:space="preserve"> </w:t>
      </w:r>
      <w:r>
        <w:rPr>
          <w:w w:val="95"/>
        </w:rPr>
        <w:t>GVP</w:t>
      </w:r>
      <w:r>
        <w:rPr>
          <w:spacing w:val="15"/>
          <w:w w:val="95"/>
        </w:rPr>
        <w:t xml:space="preserve"> </w:t>
      </w:r>
      <w:r>
        <w:rPr>
          <w:w w:val="95"/>
        </w:rPr>
        <w:t>starts</w:t>
      </w:r>
      <w:r>
        <w:rPr>
          <w:spacing w:val="15"/>
          <w:w w:val="95"/>
        </w:rPr>
        <w:t xml:space="preserve"> </w:t>
      </w:r>
      <w:r>
        <w:rPr>
          <w:w w:val="95"/>
        </w:rPr>
        <w:t>within</w:t>
      </w:r>
      <w:r>
        <w:rPr>
          <w:spacing w:val="15"/>
          <w:w w:val="95"/>
        </w:rPr>
        <w:t xml:space="preserve"> </w:t>
      </w:r>
      <w:r>
        <w:rPr>
          <w:w w:val="95"/>
        </w:rPr>
        <w:t>30-min</w:t>
      </w:r>
      <w:r>
        <w:rPr>
          <w:spacing w:val="15"/>
          <w:w w:val="95"/>
        </w:rPr>
        <w:t xml:space="preserve"> </w:t>
      </w:r>
      <w:r>
        <w:rPr>
          <w:w w:val="95"/>
        </w:rPr>
        <w:t>periods</w:t>
      </w:r>
      <w:r>
        <w:rPr>
          <w:spacing w:val="15"/>
          <w:w w:val="95"/>
        </w:rPr>
        <w:t xml:space="preserve"> </w:t>
      </w:r>
      <w:r>
        <w:rPr>
          <w:w w:val="95"/>
        </w:rPr>
        <w:t>were</w:t>
      </w:r>
      <w:r>
        <w:rPr>
          <w:spacing w:val="15"/>
          <w:w w:val="95"/>
        </w:rPr>
        <w:t xml:space="preserve"> </w:t>
      </w:r>
      <w:r>
        <w:rPr>
          <w:w w:val="95"/>
        </w:rPr>
        <w:t>collected</w:t>
      </w:r>
      <w:r>
        <w:rPr>
          <w:spacing w:val="15"/>
          <w:w w:val="95"/>
        </w:rPr>
        <w:t xml:space="preserve"> </w:t>
      </w:r>
      <w:r>
        <w:rPr>
          <w:w w:val="95"/>
        </w:rPr>
        <w:t>via</w:t>
      </w:r>
      <w:r>
        <w:rPr>
          <w:spacing w:val="15"/>
          <w:w w:val="95"/>
        </w:rPr>
        <w:t xml:space="preserve"> </w:t>
      </w:r>
      <w:r>
        <w:rPr>
          <w:w w:val="95"/>
        </w:rPr>
        <w:t>a</w:t>
      </w:r>
      <w:r>
        <w:rPr>
          <w:spacing w:val="15"/>
          <w:w w:val="95"/>
        </w:rPr>
        <w:t xml:space="preserve"> </w:t>
      </w:r>
      <w:r>
        <w:rPr>
          <w:w w:val="95"/>
        </w:rPr>
        <w:t>cabled</w:t>
      </w:r>
      <w:r>
        <w:rPr>
          <w:spacing w:val="15"/>
          <w:w w:val="95"/>
        </w:rPr>
        <w:t xml:space="preserve"> </w:t>
      </w:r>
      <w:r>
        <w:rPr>
          <w:w w:val="95"/>
        </w:rPr>
        <w:t>hydrophone</w:t>
      </w:r>
      <w:r>
        <w:rPr>
          <w:spacing w:val="15"/>
          <w:w w:val="95"/>
        </w:rPr>
        <w:t xml:space="preserve"> </w:t>
      </w:r>
      <w:r>
        <w:rPr>
          <w:w w:val="95"/>
        </w:rPr>
        <w:t>array</w:t>
      </w:r>
    </w:p>
    <w:p w14:paraId="0718FA25" w14:textId="77777777" w:rsidR="00C544BC" w:rsidRDefault="00BD4BDE">
      <w:pPr>
        <w:pStyle w:val="BodyText"/>
        <w:ind w:left="213"/>
      </w:pPr>
      <w:r>
        <w:rPr>
          <w:rFonts w:ascii="Trebuchet MS"/>
          <w:sz w:val="12"/>
        </w:rPr>
        <w:t xml:space="preserve">90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at</w:t>
      </w:r>
      <w:r>
        <w:rPr>
          <w:spacing w:val="14"/>
          <w:w w:val="95"/>
        </w:rPr>
        <w:t xml:space="preserve"> </w:t>
      </w:r>
      <w:r>
        <w:rPr>
          <w:w w:val="95"/>
        </w:rPr>
        <w:t>PMRF</w:t>
      </w:r>
      <w:r>
        <w:rPr>
          <w:spacing w:val="16"/>
          <w:w w:val="95"/>
        </w:rPr>
        <w:t xml:space="preserve"> </w:t>
      </w:r>
      <w:r>
        <w:rPr>
          <w:w w:val="95"/>
        </w:rPr>
        <w:t>before</w:t>
      </w:r>
      <w:r>
        <w:rPr>
          <w:spacing w:val="16"/>
          <w:w w:val="95"/>
        </w:rPr>
        <w:t xml:space="preserve"> </w:t>
      </w:r>
      <w:r>
        <w:rPr>
          <w:w w:val="95"/>
        </w:rPr>
        <w:t>and</w:t>
      </w:r>
      <w:r>
        <w:rPr>
          <w:spacing w:val="15"/>
          <w:w w:val="95"/>
        </w:rPr>
        <w:t xml:space="preserve"> </w:t>
      </w:r>
      <w:r>
        <w:rPr>
          <w:w w:val="95"/>
        </w:rPr>
        <w:t>during</w:t>
      </w:r>
      <w:r>
        <w:rPr>
          <w:spacing w:val="15"/>
          <w:w w:val="95"/>
        </w:rPr>
        <w:t xml:space="preserve"> </w:t>
      </w:r>
      <w:r>
        <w:rPr>
          <w:w w:val="95"/>
        </w:rPr>
        <w:t>training</w:t>
      </w:r>
      <w:r>
        <w:rPr>
          <w:spacing w:val="14"/>
          <w:w w:val="95"/>
        </w:rPr>
        <w:t xml:space="preserve"> </w:t>
      </w:r>
      <w:r>
        <w:rPr>
          <w:w w:val="95"/>
        </w:rPr>
        <w:t>exercises</w:t>
      </w:r>
      <w:r>
        <w:rPr>
          <w:spacing w:val="16"/>
          <w:w w:val="95"/>
        </w:rPr>
        <w:t xml:space="preserve"> </w:t>
      </w:r>
      <w:r>
        <w:rPr>
          <w:w w:val="95"/>
        </w:rPr>
        <w:t>involving</w:t>
      </w:r>
      <w:r>
        <w:rPr>
          <w:spacing w:val="15"/>
          <w:w w:val="95"/>
        </w:rPr>
        <w:t xml:space="preserve"> </w:t>
      </w:r>
      <w:r>
        <w:rPr>
          <w:w w:val="95"/>
        </w:rPr>
        <w:t>MFAS</w:t>
      </w:r>
      <w:r>
        <w:rPr>
          <w:spacing w:val="14"/>
          <w:w w:val="95"/>
        </w:rPr>
        <w:t xml:space="preserve"> </w:t>
      </w:r>
      <w:r>
        <w:rPr>
          <w:w w:val="95"/>
        </w:rPr>
        <w:t>broadcast</w:t>
      </w:r>
      <w:r>
        <w:rPr>
          <w:spacing w:val="15"/>
          <w:w w:val="95"/>
        </w:rPr>
        <w:t xml:space="preserve"> </w:t>
      </w:r>
      <w:r>
        <w:rPr>
          <w:w w:val="95"/>
        </w:rPr>
        <w:t>from</w:t>
      </w:r>
      <w:r>
        <w:rPr>
          <w:spacing w:val="15"/>
          <w:w w:val="95"/>
        </w:rPr>
        <w:t xml:space="preserve"> </w:t>
      </w:r>
      <w:r>
        <w:rPr>
          <w:w w:val="95"/>
        </w:rPr>
        <w:t>navy</w:t>
      </w:r>
      <w:r>
        <w:rPr>
          <w:spacing w:val="16"/>
          <w:w w:val="95"/>
        </w:rPr>
        <w:t xml:space="preserve"> </w:t>
      </w:r>
      <w:r>
        <w:rPr>
          <w:w w:val="95"/>
        </w:rPr>
        <w:t>ships.</w:t>
      </w:r>
    </w:p>
    <w:p w14:paraId="644110EA" w14:textId="77777777" w:rsidR="00C544BC" w:rsidRDefault="00BD4BDE">
      <w:pPr>
        <w:pStyle w:val="BodyText"/>
        <w:spacing w:before="299"/>
        <w:ind w:left="213"/>
      </w:pPr>
      <w:r>
        <w:rPr>
          <w:rFonts w:ascii="Trebuchet MS"/>
          <w:sz w:val="12"/>
        </w:rPr>
        <w:t xml:space="preserve">91    </w:t>
      </w:r>
      <w:r>
        <w:rPr>
          <w:rFonts w:ascii="Trebuchet MS"/>
          <w:spacing w:val="19"/>
          <w:sz w:val="12"/>
        </w:rPr>
        <w:t xml:space="preserve"> </w:t>
      </w:r>
      <w:r>
        <w:rPr>
          <w:spacing w:val="-1"/>
        </w:rPr>
        <w:t>Unlike</w:t>
      </w:r>
      <w:r>
        <w:rPr>
          <w:spacing w:val="-9"/>
        </w:rPr>
        <w:t xml:space="preserve"> </w:t>
      </w:r>
      <w:r>
        <w:rPr>
          <w:spacing w:val="-1"/>
        </w:rPr>
        <w:t>AUTEC,</w:t>
      </w:r>
      <w:r>
        <w:rPr>
          <w:spacing w:val="-9"/>
        </w:rPr>
        <w:t xml:space="preserve"> </w:t>
      </w:r>
      <w:r>
        <w:rPr>
          <w:spacing w:val="-1"/>
        </w:rPr>
        <w:t>which</w:t>
      </w:r>
      <w:r>
        <w:rPr>
          <w:spacing w:val="-9"/>
        </w:rPr>
        <w:t xml:space="preserve"> </w:t>
      </w:r>
      <w:r>
        <w:rPr>
          <w:spacing w:val="-1"/>
        </w:rPr>
        <w:t>is</w:t>
      </w:r>
      <w:r>
        <w:rPr>
          <w:spacing w:val="-9"/>
        </w:rPr>
        <w:t xml:space="preserve"> </w:t>
      </w:r>
      <w:r>
        <w:rPr>
          <w:spacing w:val="-1"/>
        </w:rPr>
        <w:t>situated</w:t>
      </w:r>
      <w:r>
        <w:rPr>
          <w:spacing w:val="-8"/>
        </w:rPr>
        <w:t xml:space="preserve"> </w:t>
      </w:r>
      <w:r>
        <w:rPr>
          <w:spacing w:val="-1"/>
        </w:rPr>
        <w:t>in</w:t>
      </w:r>
      <w:r>
        <w:rPr>
          <w:spacing w:val="-9"/>
        </w:rPr>
        <w:t xml:space="preserve"> </w:t>
      </w:r>
      <w:r>
        <w:rPr>
          <w:spacing w:val="-1"/>
        </w:rPr>
        <w:t>a</w:t>
      </w:r>
      <w:r>
        <w:rPr>
          <w:spacing w:val="-9"/>
        </w:rPr>
        <w:t xml:space="preserve"> </w:t>
      </w:r>
      <w:r>
        <w:rPr>
          <w:spacing w:val="-1"/>
        </w:rPr>
        <w:t>deep</w:t>
      </w:r>
      <w:r>
        <w:rPr>
          <w:spacing w:val="-9"/>
        </w:rPr>
        <w:t xml:space="preserve"> </w:t>
      </w:r>
      <w:r>
        <w:rPr>
          <w:spacing w:val="-1"/>
        </w:rPr>
        <w:t>isolated</w:t>
      </w:r>
      <w:r>
        <w:rPr>
          <w:spacing w:val="-9"/>
        </w:rPr>
        <w:t xml:space="preserve"> </w:t>
      </w:r>
      <w:r>
        <w:t>basin</w:t>
      </w:r>
      <w:r>
        <w:rPr>
          <w:spacing w:val="-9"/>
        </w:rPr>
        <w:t xml:space="preserve"> </w:t>
      </w:r>
      <w:r>
        <w:t>surrounded</w:t>
      </w:r>
      <w:r>
        <w:rPr>
          <w:spacing w:val="-9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steep</w:t>
      </w:r>
      <w:r>
        <w:rPr>
          <w:spacing w:val="-9"/>
        </w:rPr>
        <w:t xml:space="preserve"> </w:t>
      </w:r>
      <w:r>
        <w:t>slopes,</w:t>
      </w:r>
      <w:r>
        <w:rPr>
          <w:spacing w:val="-9"/>
        </w:rPr>
        <w:t xml:space="preserve"> </w:t>
      </w:r>
      <w:r>
        <w:t>the</w:t>
      </w:r>
    </w:p>
    <w:p w14:paraId="2F32D90B" w14:textId="77777777" w:rsidR="00C544BC" w:rsidRDefault="00BD4BDE">
      <w:pPr>
        <w:pStyle w:val="BodyText"/>
        <w:spacing w:before="155"/>
        <w:ind w:left="213"/>
      </w:pPr>
      <w:r>
        <w:rPr>
          <w:rFonts w:ascii="Trebuchet MS"/>
          <w:sz w:val="12"/>
        </w:rPr>
        <w:t xml:space="preserve">92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Pacific</w:t>
      </w:r>
      <w:r>
        <w:rPr>
          <w:spacing w:val="7"/>
          <w:w w:val="95"/>
        </w:rPr>
        <w:t xml:space="preserve"> </w:t>
      </w:r>
      <w:r>
        <w:rPr>
          <w:w w:val="95"/>
        </w:rPr>
        <w:t>Missile</w:t>
      </w:r>
      <w:r>
        <w:rPr>
          <w:spacing w:val="7"/>
          <w:w w:val="95"/>
        </w:rPr>
        <w:t xml:space="preserve"> </w:t>
      </w:r>
      <w:r>
        <w:rPr>
          <w:w w:val="95"/>
        </w:rPr>
        <w:t>Range</w:t>
      </w:r>
      <w:r>
        <w:rPr>
          <w:spacing w:val="7"/>
          <w:w w:val="95"/>
        </w:rPr>
        <w:t xml:space="preserve"> </w:t>
      </w:r>
      <w:r>
        <w:rPr>
          <w:w w:val="95"/>
        </w:rPr>
        <w:t>Facility</w:t>
      </w:r>
      <w:r>
        <w:rPr>
          <w:spacing w:val="7"/>
          <w:w w:val="95"/>
        </w:rPr>
        <w:t xml:space="preserve"> </w:t>
      </w:r>
      <w:r>
        <w:rPr>
          <w:w w:val="95"/>
        </w:rPr>
        <w:t>(PMRF)</w:t>
      </w:r>
      <w:r>
        <w:rPr>
          <w:spacing w:val="7"/>
          <w:w w:val="95"/>
        </w:rPr>
        <w:t xml:space="preserve"> </w:t>
      </w:r>
      <w:r>
        <w:rPr>
          <w:w w:val="95"/>
        </w:rPr>
        <w:t>in</w:t>
      </w:r>
      <w:r>
        <w:rPr>
          <w:spacing w:val="7"/>
          <w:w w:val="95"/>
        </w:rPr>
        <w:t xml:space="preserve"> </w:t>
      </w:r>
      <w:r>
        <w:rPr>
          <w:w w:val="95"/>
        </w:rPr>
        <w:t>Hawaii</w:t>
      </w:r>
      <w:r>
        <w:rPr>
          <w:spacing w:val="7"/>
          <w:w w:val="95"/>
        </w:rPr>
        <w:t xml:space="preserve"> </w:t>
      </w:r>
      <w:r>
        <w:rPr>
          <w:w w:val="95"/>
        </w:rPr>
        <w:t>is</w:t>
      </w:r>
      <w:r>
        <w:rPr>
          <w:spacing w:val="7"/>
          <w:w w:val="95"/>
        </w:rPr>
        <w:t xml:space="preserve"> </w:t>
      </w:r>
      <w:r>
        <w:rPr>
          <w:w w:val="95"/>
        </w:rPr>
        <w:t>located</w:t>
      </w:r>
      <w:r>
        <w:rPr>
          <w:spacing w:val="8"/>
          <w:w w:val="95"/>
        </w:rPr>
        <w:t xml:space="preserve"> </w:t>
      </w:r>
      <w:r>
        <w:rPr>
          <w:w w:val="95"/>
        </w:rPr>
        <w:t>on</w:t>
      </w:r>
      <w:r>
        <w:rPr>
          <w:spacing w:val="7"/>
          <w:w w:val="95"/>
        </w:rPr>
        <w:t xml:space="preserve"> </w:t>
      </w:r>
      <w:r>
        <w:rPr>
          <w:w w:val="95"/>
        </w:rPr>
        <w:t>the</w:t>
      </w:r>
      <w:r>
        <w:rPr>
          <w:spacing w:val="7"/>
          <w:w w:val="95"/>
        </w:rPr>
        <w:t xml:space="preserve"> </w:t>
      </w:r>
      <w:r>
        <w:rPr>
          <w:w w:val="95"/>
        </w:rPr>
        <w:t>side</w:t>
      </w:r>
      <w:r>
        <w:rPr>
          <w:spacing w:val="7"/>
          <w:w w:val="95"/>
        </w:rPr>
        <w:t xml:space="preserve"> </w:t>
      </w:r>
      <w:r>
        <w:rPr>
          <w:w w:val="95"/>
        </w:rPr>
        <w:t>of</w:t>
      </w:r>
      <w:r>
        <w:rPr>
          <w:spacing w:val="7"/>
          <w:w w:val="95"/>
        </w:rPr>
        <w:t xml:space="preserve"> </w:t>
      </w:r>
      <w:r>
        <w:rPr>
          <w:w w:val="95"/>
        </w:rPr>
        <w:t>an</w:t>
      </w:r>
      <w:r>
        <w:rPr>
          <w:spacing w:val="7"/>
          <w:w w:val="95"/>
        </w:rPr>
        <w:t xml:space="preserve"> </w:t>
      </w:r>
      <w:r>
        <w:rPr>
          <w:w w:val="95"/>
        </w:rPr>
        <w:t>ancient</w:t>
      </w:r>
      <w:r>
        <w:rPr>
          <w:spacing w:val="7"/>
          <w:w w:val="95"/>
        </w:rPr>
        <w:t xml:space="preserve"> </w:t>
      </w:r>
      <w:r>
        <w:rPr>
          <w:w w:val="95"/>
        </w:rPr>
        <w:t>volcano,</w:t>
      </w:r>
    </w:p>
    <w:p w14:paraId="4CBD5463" w14:textId="77777777" w:rsidR="00C544BC" w:rsidRDefault="00BD4BDE">
      <w:pPr>
        <w:pStyle w:val="BodyText"/>
        <w:ind w:left="213"/>
      </w:pPr>
      <w:r>
        <w:rPr>
          <w:rFonts w:ascii="Trebuchet MS"/>
          <w:sz w:val="12"/>
        </w:rPr>
        <w:t xml:space="preserve">93    </w:t>
      </w:r>
      <w:r>
        <w:rPr>
          <w:rFonts w:ascii="Trebuchet MS"/>
          <w:spacing w:val="11"/>
          <w:sz w:val="12"/>
        </w:rPr>
        <w:t xml:space="preserve"> </w:t>
      </w:r>
      <w:r>
        <w:t>with</w:t>
      </w:r>
      <w:r>
        <w:rPr>
          <w:spacing w:val="7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steep</w:t>
      </w:r>
      <w:r>
        <w:rPr>
          <w:spacing w:val="7"/>
        </w:rPr>
        <w:t xml:space="preserve"> </w:t>
      </w:r>
      <w:r>
        <w:t>slope</w:t>
      </w:r>
      <w:r>
        <w:rPr>
          <w:spacing w:val="8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deep</w:t>
      </w:r>
      <w:r>
        <w:rPr>
          <w:spacing w:val="7"/>
        </w:rPr>
        <w:t xml:space="preserve"> </w:t>
      </w:r>
      <w:r>
        <w:t>ocean</w:t>
      </w:r>
      <w:r>
        <w:rPr>
          <w:spacing w:val="8"/>
        </w:rPr>
        <w:t xml:space="preserve"> </w:t>
      </w:r>
      <w:r>
        <w:t>floor.</w:t>
      </w:r>
      <w:r>
        <w:rPr>
          <w:spacing w:val="46"/>
        </w:rPr>
        <w:t xml:space="preserve"> </w:t>
      </w:r>
      <w:r>
        <w:t>Previous</w:t>
      </w:r>
      <w:r>
        <w:rPr>
          <w:spacing w:val="8"/>
        </w:rPr>
        <w:t xml:space="preserve"> </w:t>
      </w:r>
      <w:r>
        <w:t>work</w:t>
      </w:r>
      <w:r>
        <w:rPr>
          <w:spacing w:val="7"/>
        </w:rPr>
        <w:t xml:space="preserve"> </w:t>
      </w:r>
      <w:r>
        <w:t>in</w:t>
      </w:r>
      <w:r>
        <w:rPr>
          <w:spacing w:val="7"/>
        </w:rPr>
        <w:t xml:space="preserve"> </w:t>
      </w:r>
      <w:r>
        <w:t>this</w:t>
      </w:r>
      <w:r>
        <w:rPr>
          <w:spacing w:val="7"/>
        </w:rPr>
        <w:t xml:space="preserve"> </w:t>
      </w:r>
      <w:r>
        <w:t>region</w:t>
      </w:r>
      <w:r>
        <w:rPr>
          <w:spacing w:val="8"/>
        </w:rPr>
        <w:t xml:space="preserve"> </w:t>
      </w:r>
      <w:r>
        <w:t>has</w:t>
      </w:r>
      <w:r>
        <w:rPr>
          <w:spacing w:val="7"/>
        </w:rPr>
        <w:t xml:space="preserve"> </w:t>
      </w:r>
      <w:r>
        <w:t>shown</w:t>
      </w:r>
      <w:r>
        <w:rPr>
          <w:spacing w:val="7"/>
        </w:rPr>
        <w:t xml:space="preserve"> </w:t>
      </w:r>
      <w:r>
        <w:t>that</w:t>
      </w:r>
    </w:p>
    <w:p w14:paraId="165B2831" w14:textId="77777777" w:rsidR="00C544BC" w:rsidRDefault="00C544BC">
      <w:pPr>
        <w:sectPr w:rsidR="00C544BC">
          <w:pgSz w:w="12240" w:h="15840"/>
          <w:pgMar w:top="1320" w:right="1280" w:bottom="1100" w:left="900" w:header="0" w:footer="832" w:gutter="0"/>
          <w:cols w:space="720"/>
        </w:sectPr>
      </w:pPr>
    </w:p>
    <w:p w14:paraId="4221AB8E" w14:textId="77777777" w:rsidR="00C544BC" w:rsidRDefault="00BD4BDE">
      <w:pPr>
        <w:pStyle w:val="BodyText"/>
        <w:spacing w:before="107"/>
        <w:ind w:left="213"/>
      </w:pPr>
      <w:r>
        <w:rPr>
          <w:rFonts w:ascii="Trebuchet MS" w:hAnsi="Trebuchet MS"/>
          <w:sz w:val="12"/>
        </w:rPr>
        <w:lastRenderedPageBreak/>
        <w:t xml:space="preserve">94    </w:t>
      </w:r>
      <w:r>
        <w:rPr>
          <w:rFonts w:ascii="Trebuchet MS" w:hAnsi="Trebuchet MS"/>
          <w:spacing w:val="19"/>
          <w:sz w:val="12"/>
        </w:rPr>
        <w:t xml:space="preserve"> </w:t>
      </w:r>
      <w:r>
        <w:rPr>
          <w:w w:val="95"/>
        </w:rPr>
        <w:t>Blainville’s</w:t>
      </w:r>
      <w:r>
        <w:rPr>
          <w:spacing w:val="-4"/>
          <w:w w:val="95"/>
        </w:rPr>
        <w:t xml:space="preserve"> </w:t>
      </w:r>
      <w:r>
        <w:rPr>
          <w:w w:val="95"/>
        </w:rPr>
        <w:t>beaked</w:t>
      </w:r>
      <w:r>
        <w:rPr>
          <w:spacing w:val="-3"/>
          <w:w w:val="95"/>
        </w:rPr>
        <w:t xml:space="preserve"> </w:t>
      </w:r>
      <w:r>
        <w:rPr>
          <w:w w:val="95"/>
        </w:rPr>
        <w:t>whales</w:t>
      </w:r>
      <w:r>
        <w:rPr>
          <w:spacing w:val="-4"/>
          <w:w w:val="95"/>
        </w:rPr>
        <w:t xml:space="preserve"> </w:t>
      </w:r>
      <w:r>
        <w:rPr>
          <w:w w:val="95"/>
        </w:rPr>
        <w:t>are</w:t>
      </w:r>
      <w:r>
        <w:rPr>
          <w:spacing w:val="-4"/>
          <w:w w:val="95"/>
        </w:rPr>
        <w:t xml:space="preserve"> </w:t>
      </w:r>
      <w:r>
        <w:rPr>
          <w:w w:val="95"/>
        </w:rPr>
        <w:t>present</w:t>
      </w:r>
      <w:r>
        <w:rPr>
          <w:spacing w:val="-3"/>
          <w:w w:val="95"/>
        </w:rPr>
        <w:t xml:space="preserve"> </w:t>
      </w:r>
      <w:r>
        <w:rPr>
          <w:w w:val="95"/>
        </w:rPr>
        <w:t>year-round</w:t>
      </w:r>
      <w:r>
        <w:rPr>
          <w:spacing w:val="-4"/>
          <w:w w:val="95"/>
        </w:rPr>
        <w:t xml:space="preserve"> </w:t>
      </w:r>
      <w:r>
        <w:rPr>
          <w:w w:val="95"/>
        </w:rPr>
        <w:t>at</w:t>
      </w:r>
      <w:r>
        <w:rPr>
          <w:spacing w:val="-3"/>
          <w:w w:val="95"/>
        </w:rPr>
        <w:t xml:space="preserve"> </w:t>
      </w:r>
      <w:r>
        <w:rPr>
          <w:w w:val="95"/>
        </w:rPr>
        <w:t>this</w:t>
      </w:r>
      <w:r>
        <w:rPr>
          <w:spacing w:val="-4"/>
          <w:w w:val="95"/>
        </w:rPr>
        <w:t xml:space="preserve"> </w:t>
      </w:r>
      <w:r>
        <w:rPr>
          <w:w w:val="95"/>
        </w:rPr>
        <w:t>site,</w:t>
      </w:r>
      <w:r>
        <w:rPr>
          <w:spacing w:val="-2"/>
          <w:w w:val="95"/>
        </w:rPr>
        <w:t xml:space="preserve"> </w:t>
      </w:r>
      <w:r>
        <w:rPr>
          <w:w w:val="95"/>
        </w:rPr>
        <w:t>prefer</w:t>
      </w:r>
      <w:r>
        <w:rPr>
          <w:spacing w:val="-3"/>
          <w:w w:val="95"/>
        </w:rPr>
        <w:t xml:space="preserve"> </w:t>
      </w:r>
      <w:r>
        <w:rPr>
          <w:w w:val="95"/>
        </w:rPr>
        <w:t>sloped</w:t>
      </w:r>
      <w:r>
        <w:rPr>
          <w:spacing w:val="-4"/>
          <w:w w:val="95"/>
        </w:rPr>
        <w:t xml:space="preserve"> </w:t>
      </w:r>
      <w:r>
        <w:rPr>
          <w:w w:val="95"/>
        </w:rPr>
        <w:t>habitats,</w:t>
      </w:r>
      <w:r>
        <w:rPr>
          <w:spacing w:val="-2"/>
          <w:w w:val="95"/>
        </w:rPr>
        <w:t xml:space="preserve"> </w:t>
      </w:r>
      <w:r>
        <w:rPr>
          <w:w w:val="95"/>
        </w:rPr>
        <w:t>and</w:t>
      </w:r>
      <w:r>
        <w:rPr>
          <w:spacing w:val="-4"/>
          <w:w w:val="95"/>
        </w:rPr>
        <w:t xml:space="preserve"> </w:t>
      </w:r>
      <w:r>
        <w:rPr>
          <w:w w:val="95"/>
        </w:rPr>
        <w:t>that</w:t>
      </w:r>
    </w:p>
    <w:p w14:paraId="20BF3291" w14:textId="77777777" w:rsidR="00C544BC" w:rsidRDefault="00BD4BDE">
      <w:pPr>
        <w:pStyle w:val="BodyText"/>
        <w:ind w:left="213"/>
      </w:pPr>
      <w:r>
        <w:rPr>
          <w:rFonts w:ascii="Trebuchet MS"/>
          <w:sz w:val="12"/>
        </w:rPr>
        <w:t xml:space="preserve">95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acoustic</w:t>
      </w:r>
      <w:r>
        <w:rPr>
          <w:spacing w:val="15"/>
          <w:w w:val="95"/>
        </w:rPr>
        <w:t xml:space="preserve"> </w:t>
      </w:r>
      <w:r>
        <w:rPr>
          <w:w w:val="95"/>
        </w:rPr>
        <w:t>detections</w:t>
      </w:r>
      <w:r>
        <w:rPr>
          <w:spacing w:val="15"/>
          <w:w w:val="95"/>
        </w:rPr>
        <w:t xml:space="preserve"> </w:t>
      </w:r>
      <w:r>
        <w:rPr>
          <w:w w:val="95"/>
        </w:rPr>
        <w:t>decrease</w:t>
      </w:r>
      <w:r>
        <w:rPr>
          <w:spacing w:val="15"/>
          <w:w w:val="95"/>
        </w:rPr>
        <w:t xml:space="preserve"> </w:t>
      </w:r>
      <w:r>
        <w:rPr>
          <w:w w:val="95"/>
        </w:rPr>
        <w:t>during</w:t>
      </w:r>
      <w:r>
        <w:rPr>
          <w:spacing w:val="15"/>
          <w:w w:val="95"/>
        </w:rPr>
        <w:t xml:space="preserve"> </w:t>
      </w:r>
      <w:r>
        <w:rPr>
          <w:w w:val="95"/>
        </w:rPr>
        <w:t>multi-day</w:t>
      </w:r>
      <w:r>
        <w:rPr>
          <w:spacing w:val="15"/>
          <w:w w:val="95"/>
        </w:rPr>
        <w:t xml:space="preserve"> </w:t>
      </w:r>
      <w:r>
        <w:rPr>
          <w:w w:val="95"/>
        </w:rPr>
        <w:t>training</w:t>
      </w:r>
      <w:r>
        <w:rPr>
          <w:spacing w:val="15"/>
          <w:w w:val="95"/>
        </w:rPr>
        <w:t xml:space="preserve"> </w:t>
      </w:r>
      <w:r>
        <w:rPr>
          <w:w w:val="95"/>
        </w:rPr>
        <w:t>events</w:t>
      </w:r>
      <w:r>
        <w:rPr>
          <w:spacing w:val="16"/>
          <w:w w:val="95"/>
        </w:rPr>
        <w:t xml:space="preserve"> </w:t>
      </w:r>
      <w:r>
        <w:rPr>
          <w:w w:val="95"/>
        </w:rPr>
        <w:t>involving</w:t>
      </w:r>
      <w:r>
        <w:rPr>
          <w:spacing w:val="15"/>
          <w:w w:val="95"/>
        </w:rPr>
        <w:t xml:space="preserve"> </w:t>
      </w:r>
      <w:r>
        <w:rPr>
          <w:w w:val="95"/>
        </w:rPr>
        <w:t>MFAS</w:t>
      </w:r>
      <w:r>
        <w:rPr>
          <w:spacing w:val="15"/>
          <w:w w:val="95"/>
        </w:rPr>
        <w:t xml:space="preserve"> </w:t>
      </w:r>
      <w:r>
        <w:rPr>
          <w:w w:val="95"/>
        </w:rPr>
        <w:t>(Henderson</w:t>
      </w:r>
    </w:p>
    <w:p w14:paraId="62039F31" w14:textId="77777777" w:rsidR="00C544BC" w:rsidRDefault="00BD4BDE">
      <w:pPr>
        <w:pStyle w:val="BodyText"/>
        <w:spacing w:before="155"/>
        <w:ind w:left="213"/>
      </w:pPr>
      <w:r>
        <w:rPr>
          <w:rFonts w:ascii="Trebuchet MS" w:hAnsi="Trebuchet MS"/>
          <w:sz w:val="12"/>
        </w:rPr>
        <w:t xml:space="preserve">96    </w:t>
      </w:r>
      <w:r>
        <w:rPr>
          <w:rFonts w:ascii="Trebuchet MS" w:hAnsi="Trebuchet MS"/>
          <w:spacing w:val="19"/>
          <w:sz w:val="12"/>
        </w:rPr>
        <w:t xml:space="preserve"> </w:t>
      </w:r>
      <w:r>
        <w:t>et</w:t>
      </w:r>
      <w:r>
        <w:rPr>
          <w:spacing w:val="-7"/>
        </w:rPr>
        <w:t xml:space="preserve"> </w:t>
      </w:r>
      <w:r>
        <w:t>al.,</w:t>
      </w:r>
      <w:r>
        <w:rPr>
          <w:spacing w:val="-7"/>
        </w:rPr>
        <w:t xml:space="preserve"> </w:t>
      </w:r>
      <w:r>
        <w:t>2016;</w:t>
      </w:r>
      <w:r>
        <w:rPr>
          <w:spacing w:val="-7"/>
        </w:rPr>
        <w:t xml:space="preserve"> </w:t>
      </w:r>
      <w:r>
        <w:t>Manzano-Roth</w:t>
      </w:r>
      <w:r>
        <w:rPr>
          <w:spacing w:val="-7"/>
        </w:rPr>
        <w:t xml:space="preserve"> </w:t>
      </w:r>
      <w:r>
        <w:t>et</w:t>
      </w:r>
      <w:r>
        <w:rPr>
          <w:spacing w:val="-7"/>
        </w:rPr>
        <w:t xml:space="preserve"> </w:t>
      </w:r>
      <w:r>
        <w:t>al.,</w:t>
      </w:r>
      <w:r>
        <w:rPr>
          <w:spacing w:val="-7"/>
        </w:rPr>
        <w:t xml:space="preserve"> </w:t>
      </w:r>
      <w:r>
        <w:t>2016).</w:t>
      </w:r>
      <w:r>
        <w:rPr>
          <w:spacing w:val="11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we</w:t>
      </w:r>
      <w:r>
        <w:rPr>
          <w:spacing w:val="-7"/>
        </w:rPr>
        <w:t xml:space="preserve"> </w:t>
      </w:r>
      <w:r>
        <w:t>expected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density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Blainville’s</w:t>
      </w:r>
      <w:r>
        <w:rPr>
          <w:spacing w:val="-6"/>
        </w:rPr>
        <w:t xml:space="preserve"> </w:t>
      </w:r>
      <w:r>
        <w:t>beaked</w:t>
      </w:r>
    </w:p>
    <w:p w14:paraId="3FFF15AF" w14:textId="77777777" w:rsidR="00C544BC" w:rsidRDefault="00BD4BDE">
      <w:pPr>
        <w:pStyle w:val="BodyText"/>
        <w:ind w:left="213"/>
      </w:pPr>
      <w:r>
        <w:rPr>
          <w:rFonts w:ascii="Trebuchet MS"/>
          <w:sz w:val="12"/>
        </w:rPr>
        <w:t xml:space="preserve">97    </w:t>
      </w:r>
      <w:r>
        <w:rPr>
          <w:rFonts w:ascii="Trebuchet MS"/>
          <w:spacing w:val="11"/>
          <w:sz w:val="12"/>
        </w:rPr>
        <w:t xml:space="preserve"> </w:t>
      </w:r>
      <w:r>
        <w:rPr>
          <w:w w:val="95"/>
        </w:rPr>
        <w:t>whales</w:t>
      </w:r>
      <w:r>
        <w:rPr>
          <w:spacing w:val="14"/>
          <w:w w:val="95"/>
        </w:rPr>
        <w:t xml:space="preserve"> </w:t>
      </w:r>
      <w:r>
        <w:rPr>
          <w:w w:val="95"/>
        </w:rPr>
        <w:t>at</w:t>
      </w:r>
      <w:r>
        <w:rPr>
          <w:spacing w:val="14"/>
          <w:w w:val="95"/>
        </w:rPr>
        <w:t xml:space="preserve"> </w:t>
      </w:r>
      <w:r>
        <w:rPr>
          <w:w w:val="95"/>
        </w:rPr>
        <w:t>PMRF</w:t>
      </w:r>
      <w:r>
        <w:rPr>
          <w:spacing w:val="15"/>
          <w:w w:val="95"/>
        </w:rPr>
        <w:t xml:space="preserve"> </w:t>
      </w:r>
      <w:r>
        <w:rPr>
          <w:w w:val="95"/>
        </w:rPr>
        <w:t>to</w:t>
      </w:r>
      <w:r>
        <w:rPr>
          <w:spacing w:val="14"/>
          <w:w w:val="95"/>
        </w:rPr>
        <w:t xml:space="preserve"> </w:t>
      </w:r>
      <w:r>
        <w:rPr>
          <w:w w:val="95"/>
        </w:rPr>
        <w:t>be</w:t>
      </w:r>
      <w:r>
        <w:rPr>
          <w:spacing w:val="14"/>
          <w:w w:val="95"/>
        </w:rPr>
        <w:t xml:space="preserve"> </w:t>
      </w:r>
      <w:r>
        <w:rPr>
          <w:w w:val="95"/>
        </w:rPr>
        <w:t>low</w:t>
      </w:r>
      <w:r>
        <w:rPr>
          <w:spacing w:val="14"/>
          <w:w w:val="95"/>
        </w:rPr>
        <w:t xml:space="preserve"> </w:t>
      </w:r>
      <w:r>
        <w:rPr>
          <w:w w:val="95"/>
        </w:rPr>
        <w:t>and</w:t>
      </w:r>
      <w:r>
        <w:rPr>
          <w:spacing w:val="14"/>
          <w:w w:val="95"/>
        </w:rPr>
        <w:t xml:space="preserve"> </w:t>
      </w:r>
      <w:r>
        <w:rPr>
          <w:w w:val="95"/>
        </w:rPr>
        <w:t>spatially</w:t>
      </w:r>
      <w:r>
        <w:rPr>
          <w:spacing w:val="15"/>
          <w:w w:val="95"/>
        </w:rPr>
        <w:t xml:space="preserve"> </w:t>
      </w:r>
      <w:r>
        <w:rPr>
          <w:w w:val="95"/>
        </w:rPr>
        <w:t>variable,</w:t>
      </w:r>
      <w:r>
        <w:rPr>
          <w:spacing w:val="14"/>
          <w:w w:val="95"/>
        </w:rPr>
        <w:t xml:space="preserve"> </w:t>
      </w:r>
      <w:r>
        <w:rPr>
          <w:w w:val="95"/>
        </w:rPr>
        <w:t>our</w:t>
      </w:r>
      <w:r>
        <w:rPr>
          <w:spacing w:val="13"/>
          <w:w w:val="95"/>
        </w:rPr>
        <w:t xml:space="preserve"> </w:t>
      </w:r>
      <w:r>
        <w:rPr>
          <w:w w:val="95"/>
        </w:rPr>
        <w:t>methods</w:t>
      </w:r>
      <w:r>
        <w:rPr>
          <w:spacing w:val="14"/>
          <w:w w:val="95"/>
        </w:rPr>
        <w:t xml:space="preserve"> </w:t>
      </w:r>
      <w:r>
        <w:rPr>
          <w:w w:val="95"/>
        </w:rPr>
        <w:t>needed</w:t>
      </w:r>
      <w:r>
        <w:rPr>
          <w:spacing w:val="15"/>
          <w:w w:val="95"/>
        </w:rPr>
        <w:t xml:space="preserve"> </w:t>
      </w:r>
      <w:r>
        <w:rPr>
          <w:w w:val="95"/>
        </w:rPr>
        <w:t>to</w:t>
      </w:r>
      <w:r>
        <w:rPr>
          <w:spacing w:val="14"/>
          <w:w w:val="95"/>
        </w:rPr>
        <w:t xml:space="preserve"> </w:t>
      </w:r>
      <w:r>
        <w:rPr>
          <w:w w:val="95"/>
        </w:rPr>
        <w:t>explicitly</w:t>
      </w:r>
      <w:r>
        <w:rPr>
          <w:spacing w:val="14"/>
          <w:w w:val="95"/>
        </w:rPr>
        <w:t xml:space="preserve"> </w:t>
      </w:r>
      <w:r>
        <w:rPr>
          <w:w w:val="95"/>
        </w:rPr>
        <w:t>account</w:t>
      </w:r>
    </w:p>
    <w:p w14:paraId="37EFB038" w14:textId="77777777" w:rsidR="00C544BC" w:rsidRDefault="00BD4BDE">
      <w:pPr>
        <w:pStyle w:val="BodyText"/>
        <w:ind w:left="213"/>
      </w:pPr>
      <w:r>
        <w:rPr>
          <w:rFonts w:ascii="Trebuchet MS"/>
          <w:sz w:val="12"/>
        </w:rPr>
        <w:t xml:space="preserve">98    </w:t>
      </w:r>
      <w:r>
        <w:rPr>
          <w:rFonts w:ascii="Trebuchet MS"/>
          <w:spacing w:val="19"/>
          <w:sz w:val="12"/>
        </w:rPr>
        <w:t xml:space="preserve"> </w:t>
      </w:r>
      <w:r>
        <w:rPr>
          <w:spacing w:val="-1"/>
          <w:w w:val="95"/>
        </w:rPr>
        <w:t>for</w:t>
      </w:r>
      <w:r>
        <w:rPr>
          <w:spacing w:val="-7"/>
          <w:w w:val="95"/>
        </w:rPr>
        <w:t xml:space="preserve"> </w:t>
      </w:r>
      <w:r>
        <w:rPr>
          <w:spacing w:val="-1"/>
          <w:w w:val="95"/>
        </w:rPr>
        <w:t>differences</w:t>
      </w:r>
      <w:r>
        <w:rPr>
          <w:spacing w:val="-7"/>
          <w:w w:val="95"/>
        </w:rPr>
        <w:t xml:space="preserve"> </w:t>
      </w:r>
      <w:r>
        <w:rPr>
          <w:spacing w:val="-1"/>
          <w:w w:val="95"/>
        </w:rPr>
        <w:t>in</w:t>
      </w:r>
      <w:r>
        <w:rPr>
          <w:spacing w:val="-7"/>
          <w:w w:val="95"/>
        </w:rPr>
        <w:t xml:space="preserve"> </w:t>
      </w:r>
      <w:r>
        <w:rPr>
          <w:spacing w:val="-1"/>
          <w:w w:val="95"/>
        </w:rPr>
        <w:t>underlying</w:t>
      </w:r>
      <w:r>
        <w:rPr>
          <w:spacing w:val="-7"/>
          <w:w w:val="95"/>
        </w:rPr>
        <w:t xml:space="preserve"> </w:t>
      </w:r>
      <w:r>
        <w:rPr>
          <w:spacing w:val="-1"/>
          <w:w w:val="95"/>
        </w:rPr>
        <w:t>beaked</w:t>
      </w:r>
      <w:r>
        <w:rPr>
          <w:spacing w:val="-7"/>
          <w:w w:val="95"/>
        </w:rPr>
        <w:t xml:space="preserve"> </w:t>
      </w:r>
      <w:r>
        <w:rPr>
          <w:spacing w:val="-1"/>
          <w:w w:val="95"/>
        </w:rPr>
        <w:t>whale</w:t>
      </w:r>
      <w:r>
        <w:rPr>
          <w:spacing w:val="-7"/>
          <w:w w:val="95"/>
        </w:rPr>
        <w:t xml:space="preserve"> </w:t>
      </w:r>
      <w:r>
        <w:rPr>
          <w:spacing w:val="-1"/>
          <w:w w:val="95"/>
        </w:rPr>
        <w:t>presence</w:t>
      </w:r>
      <w:r>
        <w:rPr>
          <w:spacing w:val="-7"/>
          <w:w w:val="95"/>
        </w:rPr>
        <w:t xml:space="preserve"> </w:t>
      </w:r>
      <w:r>
        <w:rPr>
          <w:w w:val="95"/>
        </w:rPr>
        <w:t>across</w:t>
      </w:r>
      <w:r>
        <w:rPr>
          <w:spacing w:val="-7"/>
          <w:w w:val="95"/>
        </w:rPr>
        <w:t xml:space="preserve"> </w:t>
      </w:r>
      <w:r>
        <w:rPr>
          <w:w w:val="95"/>
        </w:rPr>
        <w:t>the</w:t>
      </w:r>
      <w:r>
        <w:rPr>
          <w:spacing w:val="-7"/>
          <w:w w:val="95"/>
        </w:rPr>
        <w:t xml:space="preserve"> </w:t>
      </w:r>
      <w:r>
        <w:rPr>
          <w:w w:val="95"/>
        </w:rPr>
        <w:t>range.</w:t>
      </w:r>
      <w:r>
        <w:rPr>
          <w:spacing w:val="10"/>
          <w:w w:val="95"/>
        </w:rPr>
        <w:t xml:space="preserve"> </w:t>
      </w:r>
      <w:r>
        <w:rPr>
          <w:w w:val="95"/>
        </w:rPr>
        <w:t>An</w:t>
      </w:r>
      <w:r>
        <w:rPr>
          <w:spacing w:val="-7"/>
          <w:w w:val="95"/>
        </w:rPr>
        <w:t xml:space="preserve"> </w:t>
      </w:r>
      <w:r>
        <w:rPr>
          <w:w w:val="95"/>
        </w:rPr>
        <w:t>additional</w:t>
      </w:r>
      <w:r>
        <w:rPr>
          <w:spacing w:val="-7"/>
          <w:w w:val="95"/>
        </w:rPr>
        <w:t xml:space="preserve"> </w:t>
      </w:r>
      <w:r>
        <w:rPr>
          <w:w w:val="95"/>
        </w:rPr>
        <w:t>objective</w:t>
      </w:r>
    </w:p>
    <w:p w14:paraId="01481F6D" w14:textId="77777777" w:rsidR="00C544BC" w:rsidRDefault="00BD4BDE">
      <w:pPr>
        <w:pStyle w:val="BodyText"/>
        <w:spacing w:before="155"/>
        <w:ind w:left="213"/>
      </w:pPr>
      <w:r>
        <w:rPr>
          <w:rFonts w:ascii="Trebuchet MS"/>
          <w:sz w:val="12"/>
        </w:rPr>
        <w:t xml:space="preserve">99    </w:t>
      </w:r>
      <w:r>
        <w:rPr>
          <w:rFonts w:ascii="Trebuchet MS"/>
          <w:spacing w:val="11"/>
          <w:sz w:val="12"/>
        </w:rPr>
        <w:t xml:space="preserve"> </w:t>
      </w:r>
      <w:r>
        <w:rPr>
          <w:w w:val="95"/>
        </w:rPr>
        <w:t>was</w:t>
      </w:r>
      <w:r>
        <w:rPr>
          <w:spacing w:val="13"/>
          <w:w w:val="95"/>
        </w:rPr>
        <w:t xml:space="preserve"> </w:t>
      </w:r>
      <w:r>
        <w:rPr>
          <w:w w:val="95"/>
        </w:rPr>
        <w:t>to</w:t>
      </w:r>
      <w:r>
        <w:rPr>
          <w:spacing w:val="13"/>
          <w:w w:val="95"/>
        </w:rPr>
        <w:t xml:space="preserve"> </w:t>
      </w:r>
      <w:r>
        <w:rPr>
          <w:w w:val="95"/>
        </w:rPr>
        <w:t>isolate</w:t>
      </w:r>
      <w:r>
        <w:rPr>
          <w:spacing w:val="13"/>
          <w:w w:val="95"/>
        </w:rPr>
        <w:t xml:space="preserve"> </w:t>
      </w:r>
      <w:r>
        <w:rPr>
          <w:w w:val="95"/>
        </w:rPr>
        <w:t>the</w:t>
      </w:r>
      <w:r>
        <w:rPr>
          <w:spacing w:val="13"/>
          <w:w w:val="95"/>
        </w:rPr>
        <w:t xml:space="preserve"> </w:t>
      </w:r>
      <w:r>
        <w:rPr>
          <w:w w:val="95"/>
        </w:rPr>
        <w:t>effect</w:t>
      </w:r>
      <w:r>
        <w:rPr>
          <w:spacing w:val="13"/>
          <w:w w:val="95"/>
        </w:rPr>
        <w:t xml:space="preserve"> </w:t>
      </w:r>
      <w:r>
        <w:rPr>
          <w:w w:val="95"/>
        </w:rPr>
        <w:t>of</w:t>
      </w:r>
      <w:r>
        <w:rPr>
          <w:spacing w:val="13"/>
          <w:w w:val="95"/>
        </w:rPr>
        <w:t xml:space="preserve"> </w:t>
      </w:r>
      <w:r>
        <w:rPr>
          <w:w w:val="95"/>
        </w:rPr>
        <w:t>general</w:t>
      </w:r>
      <w:r>
        <w:rPr>
          <w:spacing w:val="13"/>
          <w:w w:val="95"/>
        </w:rPr>
        <w:t xml:space="preserve"> </w:t>
      </w:r>
      <w:r>
        <w:rPr>
          <w:w w:val="95"/>
        </w:rPr>
        <w:t>training</w:t>
      </w:r>
      <w:r>
        <w:rPr>
          <w:spacing w:val="14"/>
          <w:w w:val="95"/>
        </w:rPr>
        <w:t xml:space="preserve"> </w:t>
      </w:r>
      <w:r>
        <w:rPr>
          <w:w w:val="95"/>
        </w:rPr>
        <w:t>activity</w:t>
      </w:r>
      <w:r>
        <w:rPr>
          <w:spacing w:val="13"/>
          <w:w w:val="95"/>
        </w:rPr>
        <w:t xml:space="preserve"> </w:t>
      </w:r>
      <w:r>
        <w:rPr>
          <w:w w:val="95"/>
        </w:rPr>
        <w:t>from</w:t>
      </w:r>
      <w:r>
        <w:rPr>
          <w:spacing w:val="13"/>
          <w:w w:val="95"/>
        </w:rPr>
        <w:t xml:space="preserve"> </w:t>
      </w:r>
      <w:r>
        <w:rPr>
          <w:w w:val="95"/>
        </w:rPr>
        <w:t>the</w:t>
      </w:r>
      <w:r>
        <w:rPr>
          <w:spacing w:val="13"/>
          <w:w w:val="95"/>
        </w:rPr>
        <w:t xml:space="preserve"> </w:t>
      </w:r>
      <w:r>
        <w:rPr>
          <w:w w:val="95"/>
        </w:rPr>
        <w:t>effect</w:t>
      </w:r>
      <w:r>
        <w:rPr>
          <w:spacing w:val="13"/>
          <w:w w:val="95"/>
        </w:rPr>
        <w:t xml:space="preserve"> </w:t>
      </w:r>
      <w:r>
        <w:rPr>
          <w:w w:val="95"/>
        </w:rPr>
        <w:t>of</w:t>
      </w:r>
      <w:r>
        <w:rPr>
          <w:spacing w:val="13"/>
          <w:w w:val="95"/>
        </w:rPr>
        <w:t xml:space="preserve"> </w:t>
      </w:r>
      <w:r>
        <w:rPr>
          <w:w w:val="95"/>
        </w:rPr>
        <w:t>MFAS,</w:t>
      </w:r>
      <w:r>
        <w:rPr>
          <w:spacing w:val="13"/>
          <w:w w:val="95"/>
        </w:rPr>
        <w:t xml:space="preserve"> </w:t>
      </w:r>
      <w:r>
        <w:rPr>
          <w:w w:val="95"/>
        </w:rPr>
        <w:t>so</w:t>
      </w:r>
      <w:r>
        <w:rPr>
          <w:spacing w:val="13"/>
          <w:w w:val="95"/>
        </w:rPr>
        <w:t xml:space="preserve"> </w:t>
      </w:r>
      <w:r>
        <w:rPr>
          <w:w w:val="95"/>
        </w:rPr>
        <w:t>that</w:t>
      </w:r>
      <w:r>
        <w:rPr>
          <w:spacing w:val="14"/>
          <w:w w:val="95"/>
        </w:rPr>
        <w:t xml:space="preserve"> </w:t>
      </w:r>
      <w:r>
        <w:rPr>
          <w:w w:val="95"/>
        </w:rPr>
        <w:t>beaked</w:t>
      </w:r>
    </w:p>
    <w:p w14:paraId="46EA4C39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100    </w:t>
      </w:r>
      <w:r>
        <w:rPr>
          <w:rFonts w:ascii="Trebuchet MS"/>
          <w:spacing w:val="11"/>
          <w:sz w:val="12"/>
        </w:rPr>
        <w:t xml:space="preserve"> </w:t>
      </w:r>
      <w:r>
        <w:rPr>
          <w:w w:val="95"/>
        </w:rPr>
        <w:t>whale</w:t>
      </w:r>
      <w:r>
        <w:rPr>
          <w:spacing w:val="5"/>
          <w:w w:val="95"/>
        </w:rPr>
        <w:t xml:space="preserve"> </w:t>
      </w:r>
      <w:r>
        <w:rPr>
          <w:w w:val="95"/>
        </w:rPr>
        <w:t>response</w:t>
      </w:r>
      <w:r>
        <w:rPr>
          <w:spacing w:val="4"/>
          <w:w w:val="95"/>
        </w:rPr>
        <w:t xml:space="preserve"> </w:t>
      </w:r>
      <w:r>
        <w:rPr>
          <w:w w:val="95"/>
        </w:rPr>
        <w:t>to</w:t>
      </w:r>
      <w:r>
        <w:rPr>
          <w:spacing w:val="5"/>
          <w:w w:val="95"/>
        </w:rPr>
        <w:t xml:space="preserve"> </w:t>
      </w:r>
      <w:r>
        <w:rPr>
          <w:w w:val="95"/>
        </w:rPr>
        <w:t>MFAS</w:t>
      </w:r>
      <w:r>
        <w:rPr>
          <w:spacing w:val="4"/>
          <w:w w:val="95"/>
        </w:rPr>
        <w:t xml:space="preserve"> </w:t>
      </w:r>
      <w:r>
        <w:rPr>
          <w:w w:val="95"/>
        </w:rPr>
        <w:t>could</w:t>
      </w:r>
      <w:r>
        <w:rPr>
          <w:spacing w:val="5"/>
          <w:w w:val="95"/>
        </w:rPr>
        <w:t xml:space="preserve"> </w:t>
      </w:r>
      <w:r>
        <w:rPr>
          <w:w w:val="95"/>
        </w:rPr>
        <w:t>be</w:t>
      </w:r>
      <w:r>
        <w:rPr>
          <w:spacing w:val="5"/>
          <w:w w:val="95"/>
        </w:rPr>
        <w:t xml:space="preserve"> </w:t>
      </w:r>
      <w:r>
        <w:rPr>
          <w:w w:val="95"/>
        </w:rPr>
        <w:t>quantified</w:t>
      </w:r>
      <w:r>
        <w:rPr>
          <w:spacing w:val="4"/>
          <w:w w:val="95"/>
        </w:rPr>
        <w:t xml:space="preserve"> </w:t>
      </w:r>
      <w:r>
        <w:rPr>
          <w:w w:val="95"/>
        </w:rPr>
        <w:t>relative</w:t>
      </w:r>
      <w:r>
        <w:rPr>
          <w:spacing w:val="5"/>
          <w:w w:val="95"/>
        </w:rPr>
        <w:t xml:space="preserve"> </w:t>
      </w:r>
      <w:r>
        <w:rPr>
          <w:w w:val="95"/>
        </w:rPr>
        <w:t>to</w:t>
      </w:r>
      <w:r>
        <w:rPr>
          <w:spacing w:val="4"/>
          <w:w w:val="95"/>
        </w:rPr>
        <w:t xml:space="preserve"> </w:t>
      </w:r>
      <w:r>
        <w:rPr>
          <w:w w:val="95"/>
        </w:rPr>
        <w:t>pre-training</w:t>
      </w:r>
      <w:r>
        <w:rPr>
          <w:spacing w:val="5"/>
          <w:w w:val="95"/>
        </w:rPr>
        <w:t xml:space="preserve"> </w:t>
      </w:r>
      <w:r>
        <w:rPr>
          <w:w w:val="95"/>
        </w:rPr>
        <w:t>baseline</w:t>
      </w:r>
      <w:r>
        <w:rPr>
          <w:spacing w:val="4"/>
          <w:w w:val="95"/>
        </w:rPr>
        <w:t xml:space="preserve"> </w:t>
      </w:r>
      <w:r>
        <w:rPr>
          <w:w w:val="95"/>
        </w:rPr>
        <w:t>periods</w:t>
      </w:r>
      <w:r>
        <w:rPr>
          <w:spacing w:val="5"/>
          <w:w w:val="95"/>
        </w:rPr>
        <w:t xml:space="preserve"> </w:t>
      </w:r>
      <w:r>
        <w:rPr>
          <w:w w:val="95"/>
        </w:rPr>
        <w:t>and</w:t>
      </w:r>
      <w:r>
        <w:rPr>
          <w:spacing w:val="5"/>
          <w:w w:val="95"/>
        </w:rPr>
        <w:t xml:space="preserve"> </w:t>
      </w:r>
      <w:r>
        <w:rPr>
          <w:w w:val="95"/>
        </w:rPr>
        <w:t>to</w:t>
      </w:r>
    </w:p>
    <w:p w14:paraId="257B0652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101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periods</w:t>
      </w:r>
      <w:r>
        <w:rPr>
          <w:spacing w:val="8"/>
          <w:w w:val="95"/>
        </w:rPr>
        <w:t xml:space="preserve"> </w:t>
      </w:r>
      <w:r>
        <w:rPr>
          <w:w w:val="95"/>
        </w:rPr>
        <w:t>when</w:t>
      </w:r>
      <w:r>
        <w:rPr>
          <w:spacing w:val="7"/>
          <w:w w:val="95"/>
        </w:rPr>
        <w:t xml:space="preserve"> </w:t>
      </w:r>
      <w:r>
        <w:rPr>
          <w:w w:val="95"/>
        </w:rPr>
        <w:t>general</w:t>
      </w:r>
      <w:r>
        <w:rPr>
          <w:spacing w:val="6"/>
          <w:w w:val="95"/>
        </w:rPr>
        <w:t xml:space="preserve"> </w:t>
      </w:r>
      <w:r>
        <w:rPr>
          <w:w w:val="95"/>
        </w:rPr>
        <w:t>training</w:t>
      </w:r>
      <w:r>
        <w:rPr>
          <w:spacing w:val="7"/>
          <w:w w:val="95"/>
        </w:rPr>
        <w:t xml:space="preserve"> </w:t>
      </w:r>
      <w:r>
        <w:rPr>
          <w:w w:val="95"/>
        </w:rPr>
        <w:t>activities</w:t>
      </w:r>
      <w:r>
        <w:rPr>
          <w:spacing w:val="7"/>
          <w:w w:val="95"/>
        </w:rPr>
        <w:t xml:space="preserve"> </w:t>
      </w:r>
      <w:r>
        <w:rPr>
          <w:w w:val="95"/>
        </w:rPr>
        <w:t>were</w:t>
      </w:r>
      <w:r>
        <w:rPr>
          <w:spacing w:val="8"/>
          <w:w w:val="95"/>
        </w:rPr>
        <w:t xml:space="preserve"> </w:t>
      </w:r>
      <w:r>
        <w:rPr>
          <w:w w:val="95"/>
        </w:rPr>
        <w:t>present</w:t>
      </w:r>
      <w:r>
        <w:rPr>
          <w:spacing w:val="6"/>
          <w:w w:val="95"/>
        </w:rPr>
        <w:t xml:space="preserve"> </w:t>
      </w:r>
      <w:r>
        <w:rPr>
          <w:w w:val="95"/>
        </w:rPr>
        <w:t>on</w:t>
      </w:r>
      <w:r>
        <w:rPr>
          <w:spacing w:val="6"/>
          <w:w w:val="95"/>
        </w:rPr>
        <w:t xml:space="preserve"> </w:t>
      </w:r>
      <w:r>
        <w:rPr>
          <w:w w:val="95"/>
        </w:rPr>
        <w:t>the</w:t>
      </w:r>
      <w:r>
        <w:rPr>
          <w:spacing w:val="8"/>
          <w:w w:val="95"/>
        </w:rPr>
        <w:t xml:space="preserve"> </w:t>
      </w:r>
      <w:r>
        <w:rPr>
          <w:w w:val="95"/>
        </w:rPr>
        <w:t>range.</w:t>
      </w:r>
    </w:p>
    <w:p w14:paraId="7BAE2E09" w14:textId="77777777" w:rsidR="00C544BC" w:rsidRDefault="00C544BC">
      <w:pPr>
        <w:pStyle w:val="BodyText"/>
        <w:spacing w:before="0"/>
        <w:ind w:left="0"/>
        <w:rPr>
          <w:sz w:val="20"/>
        </w:rPr>
      </w:pPr>
    </w:p>
    <w:p w14:paraId="6428FC97" w14:textId="77777777" w:rsidR="00C544BC" w:rsidRDefault="00C544BC">
      <w:pPr>
        <w:pStyle w:val="BodyText"/>
        <w:spacing w:before="6"/>
        <w:ind w:left="0"/>
        <w:rPr>
          <w:sz w:val="29"/>
        </w:rPr>
      </w:pPr>
    </w:p>
    <w:p w14:paraId="136F074C" w14:textId="77777777" w:rsidR="00C544BC" w:rsidRDefault="00BD4BDE">
      <w:pPr>
        <w:tabs>
          <w:tab w:val="left" w:pos="1120"/>
        </w:tabs>
        <w:spacing w:before="135"/>
        <w:ind w:left="150"/>
        <w:rPr>
          <w:b/>
          <w:sz w:val="34"/>
        </w:rPr>
      </w:pPr>
      <w:r>
        <w:rPr>
          <w:rFonts w:ascii="Trebuchet MS"/>
          <w:sz w:val="12"/>
        </w:rPr>
        <w:t xml:space="preserve">102    </w:t>
      </w:r>
      <w:r>
        <w:rPr>
          <w:rFonts w:ascii="Trebuchet MS"/>
          <w:spacing w:val="19"/>
          <w:sz w:val="12"/>
        </w:rPr>
        <w:t xml:space="preserve"> </w:t>
      </w:r>
      <w:bookmarkStart w:id="5" w:name="Methods"/>
      <w:bookmarkEnd w:id="5"/>
      <w:r>
        <w:rPr>
          <w:b/>
          <w:w w:val="105"/>
          <w:sz w:val="34"/>
        </w:rPr>
        <w:t>2</w:t>
      </w:r>
      <w:r>
        <w:rPr>
          <w:b/>
          <w:w w:val="105"/>
          <w:sz w:val="34"/>
        </w:rPr>
        <w:tab/>
        <w:t>Methods</w:t>
      </w:r>
    </w:p>
    <w:p w14:paraId="2577AB4E" w14:textId="77777777" w:rsidR="00C544BC" w:rsidRDefault="00C544BC">
      <w:pPr>
        <w:pStyle w:val="BodyText"/>
        <w:spacing w:before="0"/>
        <w:ind w:left="0"/>
        <w:rPr>
          <w:b/>
          <w:sz w:val="20"/>
        </w:rPr>
      </w:pPr>
    </w:p>
    <w:p w14:paraId="7AF387C1" w14:textId="77777777" w:rsidR="00C544BC" w:rsidRDefault="00BD4BDE">
      <w:pPr>
        <w:pStyle w:val="Heading1"/>
        <w:tabs>
          <w:tab w:val="left" w:pos="1275"/>
        </w:tabs>
      </w:pPr>
      <w:r>
        <w:rPr>
          <w:rFonts w:ascii="Trebuchet MS"/>
          <w:b w:val="0"/>
          <w:sz w:val="12"/>
        </w:rPr>
        <w:t xml:space="preserve">103    </w:t>
      </w:r>
      <w:r>
        <w:rPr>
          <w:rFonts w:ascii="Trebuchet MS"/>
          <w:b w:val="0"/>
          <w:spacing w:val="19"/>
          <w:sz w:val="12"/>
        </w:rPr>
        <w:t xml:space="preserve"> </w:t>
      </w:r>
      <w:r>
        <w:rPr>
          <w:w w:val="110"/>
        </w:rPr>
        <w:t>2.1</w:t>
      </w:r>
      <w:r>
        <w:rPr>
          <w:w w:val="110"/>
        </w:rPr>
        <w:tab/>
        <w:t>Data</w:t>
      </w:r>
      <w:r>
        <w:rPr>
          <w:spacing w:val="16"/>
          <w:w w:val="110"/>
        </w:rPr>
        <w:t xml:space="preserve"> </w:t>
      </w:r>
      <w:r>
        <w:rPr>
          <w:w w:val="110"/>
        </w:rPr>
        <w:t>Collection</w:t>
      </w:r>
      <w:r>
        <w:rPr>
          <w:spacing w:val="17"/>
          <w:w w:val="110"/>
        </w:rPr>
        <w:t xml:space="preserve"> </w:t>
      </w:r>
      <w:r>
        <w:rPr>
          <w:w w:val="110"/>
        </w:rPr>
        <w:t>and</w:t>
      </w:r>
      <w:r>
        <w:rPr>
          <w:spacing w:val="16"/>
          <w:w w:val="110"/>
        </w:rPr>
        <w:t xml:space="preserve"> </w:t>
      </w:r>
      <w:r>
        <w:rPr>
          <w:w w:val="110"/>
        </w:rPr>
        <w:t>Processing</w:t>
      </w:r>
    </w:p>
    <w:p w14:paraId="6BABEEB2" w14:textId="77777777" w:rsidR="00C544BC" w:rsidRDefault="00C544BC">
      <w:pPr>
        <w:pStyle w:val="BodyText"/>
        <w:spacing w:before="11"/>
        <w:ind w:left="0"/>
        <w:rPr>
          <w:b/>
          <w:sz w:val="23"/>
        </w:rPr>
      </w:pPr>
    </w:p>
    <w:p w14:paraId="3DF11EF8" w14:textId="77777777" w:rsidR="00C544BC" w:rsidRDefault="00BD4BDE">
      <w:pPr>
        <w:pStyle w:val="Heading2"/>
        <w:tabs>
          <w:tab w:val="left" w:pos="1361"/>
        </w:tabs>
      </w:pPr>
      <w:r>
        <w:rPr>
          <w:rFonts w:ascii="Trebuchet MS"/>
          <w:b w:val="0"/>
          <w:sz w:val="12"/>
        </w:rPr>
        <w:t xml:space="preserve">104    </w:t>
      </w:r>
      <w:r>
        <w:rPr>
          <w:rFonts w:ascii="Trebuchet MS"/>
          <w:b w:val="0"/>
          <w:spacing w:val="19"/>
          <w:sz w:val="12"/>
        </w:rPr>
        <w:t xml:space="preserve"> </w:t>
      </w:r>
      <w:bookmarkStart w:id="6" w:name="Acoustic_detection_of_beaked_whales"/>
      <w:bookmarkEnd w:id="6"/>
      <w:r>
        <w:rPr>
          <w:w w:val="105"/>
        </w:rPr>
        <w:t>2.1.1</w:t>
      </w:r>
      <w:r>
        <w:rPr>
          <w:w w:val="105"/>
        </w:rPr>
        <w:tab/>
        <w:t>Acoustic</w:t>
      </w:r>
      <w:r>
        <w:rPr>
          <w:spacing w:val="14"/>
          <w:w w:val="105"/>
        </w:rPr>
        <w:t xml:space="preserve"> </w:t>
      </w:r>
      <w:r>
        <w:rPr>
          <w:w w:val="105"/>
        </w:rPr>
        <w:t>detection</w:t>
      </w:r>
      <w:r>
        <w:rPr>
          <w:spacing w:val="13"/>
          <w:w w:val="105"/>
        </w:rPr>
        <w:t xml:space="preserve"> </w:t>
      </w:r>
      <w:r>
        <w:rPr>
          <w:w w:val="105"/>
        </w:rPr>
        <w:t>of</w:t>
      </w:r>
      <w:r>
        <w:rPr>
          <w:spacing w:val="14"/>
          <w:w w:val="105"/>
        </w:rPr>
        <w:t xml:space="preserve"> </w:t>
      </w:r>
      <w:r>
        <w:rPr>
          <w:w w:val="105"/>
        </w:rPr>
        <w:t>beaked</w:t>
      </w:r>
      <w:r>
        <w:rPr>
          <w:spacing w:val="13"/>
          <w:w w:val="105"/>
        </w:rPr>
        <w:t xml:space="preserve"> </w:t>
      </w:r>
      <w:r>
        <w:rPr>
          <w:w w:val="105"/>
        </w:rPr>
        <w:t>whales</w:t>
      </w:r>
    </w:p>
    <w:p w14:paraId="663DF71E" w14:textId="77777777" w:rsidR="00C544BC" w:rsidRDefault="00C544BC">
      <w:pPr>
        <w:pStyle w:val="BodyText"/>
        <w:spacing w:before="12"/>
        <w:ind w:left="0"/>
        <w:rPr>
          <w:b/>
        </w:rPr>
      </w:pPr>
    </w:p>
    <w:p w14:paraId="723E30BB" w14:textId="77777777" w:rsidR="00C544BC" w:rsidRDefault="00BD4BDE">
      <w:pPr>
        <w:pStyle w:val="BodyText"/>
        <w:spacing w:before="118"/>
      </w:pPr>
      <w:r>
        <w:rPr>
          <w:rFonts w:ascii="Trebuchet MS"/>
          <w:sz w:val="12"/>
        </w:rPr>
        <w:t xml:space="preserve">105    </w:t>
      </w:r>
      <w:r>
        <w:rPr>
          <w:rFonts w:ascii="Trebuchet MS"/>
          <w:spacing w:val="11"/>
          <w:sz w:val="1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Pacific</w:t>
      </w:r>
      <w:r>
        <w:rPr>
          <w:spacing w:val="-6"/>
        </w:rPr>
        <w:t xml:space="preserve"> </w:t>
      </w:r>
      <w:r>
        <w:t>Missile</w:t>
      </w:r>
      <w:r>
        <w:rPr>
          <w:spacing w:val="-5"/>
        </w:rPr>
        <w:t xml:space="preserve"> </w:t>
      </w:r>
      <w:r>
        <w:t>Range</w:t>
      </w:r>
      <w:r>
        <w:rPr>
          <w:spacing w:val="-5"/>
        </w:rPr>
        <w:t xml:space="preserve"> </w:t>
      </w:r>
      <w:r>
        <w:t>Facility</w:t>
      </w:r>
      <w:r>
        <w:rPr>
          <w:spacing w:val="-6"/>
        </w:rPr>
        <w:t xml:space="preserve"> </w:t>
      </w:r>
      <w:r>
        <w:t>(PMRF)</w:t>
      </w:r>
      <w:r>
        <w:rPr>
          <w:spacing w:val="-5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instrumented</w:t>
      </w:r>
      <w:r>
        <w:rPr>
          <w:spacing w:val="-5"/>
        </w:rPr>
        <w:t xml:space="preserve"> </w:t>
      </w:r>
      <w:r>
        <w:t>U.S.</w:t>
      </w:r>
      <w:r>
        <w:rPr>
          <w:spacing w:val="-6"/>
        </w:rPr>
        <w:t xml:space="preserve"> </w:t>
      </w:r>
      <w:r>
        <w:t>Navy</w:t>
      </w:r>
      <w:r>
        <w:rPr>
          <w:spacing w:val="-5"/>
        </w:rPr>
        <w:t xml:space="preserve"> </w:t>
      </w:r>
      <w:r>
        <w:t>range</w:t>
      </w:r>
      <w:r>
        <w:rPr>
          <w:spacing w:val="-6"/>
        </w:rPr>
        <w:t xml:space="preserve"> </w:t>
      </w:r>
      <w:r>
        <w:t>extending</w:t>
      </w:r>
    </w:p>
    <w:p w14:paraId="56E07948" w14:textId="77777777" w:rsidR="00C544BC" w:rsidRDefault="00BD4BDE">
      <w:pPr>
        <w:pStyle w:val="BodyText"/>
        <w:spacing w:before="148"/>
      </w:pPr>
      <w:r>
        <w:rPr>
          <w:rFonts w:ascii="Trebuchet MS"/>
          <w:sz w:val="12"/>
        </w:rPr>
        <w:t xml:space="preserve">106    </w:t>
      </w:r>
      <w:r>
        <w:rPr>
          <w:rFonts w:ascii="Trebuchet MS"/>
          <w:spacing w:val="13"/>
          <w:sz w:val="12"/>
        </w:rPr>
        <w:t xml:space="preserve"> </w:t>
      </w:r>
      <w:r>
        <w:rPr>
          <w:w w:val="95"/>
        </w:rPr>
        <w:t>70</w:t>
      </w:r>
      <w:r>
        <w:rPr>
          <w:spacing w:val="10"/>
          <w:w w:val="95"/>
        </w:rPr>
        <w:t xml:space="preserve"> </w:t>
      </w:r>
      <w:r>
        <w:rPr>
          <w:w w:val="95"/>
        </w:rPr>
        <w:t>km</w:t>
      </w:r>
      <w:r>
        <w:rPr>
          <w:spacing w:val="10"/>
          <w:w w:val="95"/>
        </w:rPr>
        <w:t xml:space="preserve"> </w:t>
      </w:r>
      <w:r>
        <w:rPr>
          <w:w w:val="95"/>
        </w:rPr>
        <w:t>NW</w:t>
      </w:r>
      <w:r>
        <w:rPr>
          <w:spacing w:val="11"/>
          <w:w w:val="95"/>
        </w:rPr>
        <w:t xml:space="preserve"> </w:t>
      </w:r>
      <w:r>
        <w:rPr>
          <w:w w:val="95"/>
        </w:rPr>
        <w:t>of</w:t>
      </w:r>
      <w:r>
        <w:rPr>
          <w:spacing w:val="11"/>
          <w:w w:val="95"/>
        </w:rPr>
        <w:t xml:space="preserve"> </w:t>
      </w:r>
      <w:r>
        <w:rPr>
          <w:w w:val="95"/>
        </w:rPr>
        <w:t>the</w:t>
      </w:r>
      <w:r>
        <w:rPr>
          <w:spacing w:val="10"/>
          <w:w w:val="95"/>
        </w:rPr>
        <w:t xml:space="preserve"> </w:t>
      </w:r>
      <w:r>
        <w:rPr>
          <w:w w:val="95"/>
        </w:rPr>
        <w:t>island</w:t>
      </w:r>
      <w:r>
        <w:rPr>
          <w:spacing w:val="11"/>
          <w:w w:val="95"/>
        </w:rPr>
        <w:t xml:space="preserve"> </w:t>
      </w:r>
      <w:r>
        <w:rPr>
          <w:w w:val="95"/>
        </w:rPr>
        <w:t>of</w:t>
      </w:r>
      <w:r>
        <w:rPr>
          <w:spacing w:val="10"/>
          <w:w w:val="95"/>
        </w:rPr>
        <w:t xml:space="preserve"> </w:t>
      </w:r>
      <w:r>
        <w:rPr>
          <w:w w:val="95"/>
        </w:rPr>
        <w:t>Kauai,</w:t>
      </w:r>
      <w:r>
        <w:rPr>
          <w:spacing w:val="11"/>
          <w:w w:val="95"/>
        </w:rPr>
        <w:t xml:space="preserve"> </w:t>
      </w:r>
      <w:r>
        <w:rPr>
          <w:w w:val="95"/>
        </w:rPr>
        <w:t>Hawaii</w:t>
      </w:r>
      <w:r>
        <w:rPr>
          <w:spacing w:val="10"/>
          <w:w w:val="95"/>
        </w:rPr>
        <w:t xml:space="preserve"> </w:t>
      </w:r>
      <w:r>
        <w:rPr>
          <w:w w:val="95"/>
        </w:rPr>
        <w:t>and</w:t>
      </w:r>
      <w:r>
        <w:rPr>
          <w:spacing w:val="9"/>
          <w:w w:val="95"/>
        </w:rPr>
        <w:t xml:space="preserve"> </w:t>
      </w:r>
      <w:r>
        <w:rPr>
          <w:w w:val="95"/>
        </w:rPr>
        <w:t>encompassing</w:t>
      </w:r>
      <w:r>
        <w:rPr>
          <w:spacing w:val="11"/>
          <w:w w:val="95"/>
        </w:rPr>
        <w:t xml:space="preserve"> </w:t>
      </w:r>
      <w:r>
        <w:rPr>
          <w:w w:val="95"/>
        </w:rPr>
        <w:t>2,800</w:t>
      </w:r>
      <w:r>
        <w:rPr>
          <w:spacing w:val="10"/>
          <w:w w:val="95"/>
        </w:rPr>
        <w:t xml:space="preserve"> </w:t>
      </w:r>
      <w:r>
        <w:rPr>
          <w:w w:val="95"/>
        </w:rPr>
        <w:t>km</w:t>
      </w:r>
      <w:r>
        <w:rPr>
          <w:w w:val="95"/>
          <w:position w:val="9"/>
          <w:sz w:val="16"/>
        </w:rPr>
        <w:t>2</w:t>
      </w:r>
      <w:r>
        <w:rPr>
          <w:w w:val="95"/>
        </w:rPr>
        <w:t>.</w:t>
      </w:r>
      <w:r>
        <w:rPr>
          <w:spacing w:val="34"/>
          <w:w w:val="95"/>
        </w:rPr>
        <w:t xml:space="preserve"> </w:t>
      </w:r>
      <w:r>
        <w:rPr>
          <w:w w:val="95"/>
        </w:rPr>
        <w:t>The</w:t>
      </w:r>
      <w:r>
        <w:rPr>
          <w:spacing w:val="11"/>
          <w:w w:val="95"/>
        </w:rPr>
        <w:t xml:space="preserve"> </w:t>
      </w:r>
      <w:r>
        <w:rPr>
          <w:w w:val="95"/>
        </w:rPr>
        <w:t>range</w:t>
      </w:r>
      <w:r>
        <w:rPr>
          <w:spacing w:val="10"/>
          <w:w w:val="95"/>
        </w:rPr>
        <w:t xml:space="preserve"> </w:t>
      </w:r>
      <w:r>
        <w:rPr>
          <w:w w:val="95"/>
        </w:rPr>
        <w:t>includes</w:t>
      </w:r>
    </w:p>
    <w:p w14:paraId="7C99A907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107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a</w:t>
      </w:r>
      <w:r>
        <w:rPr>
          <w:spacing w:val="-2"/>
          <w:w w:val="95"/>
        </w:rPr>
        <w:t xml:space="preserve"> </w:t>
      </w:r>
      <w:r>
        <w:rPr>
          <w:w w:val="95"/>
        </w:rPr>
        <w:t>cabled</w:t>
      </w:r>
      <w:r>
        <w:rPr>
          <w:spacing w:val="-2"/>
          <w:w w:val="95"/>
        </w:rPr>
        <w:t xml:space="preserve"> </w:t>
      </w:r>
      <w:r>
        <w:rPr>
          <w:w w:val="95"/>
        </w:rPr>
        <w:t>hydrophone</w:t>
      </w:r>
      <w:r>
        <w:rPr>
          <w:spacing w:val="-3"/>
          <w:w w:val="95"/>
        </w:rPr>
        <w:t xml:space="preserve"> </w:t>
      </w:r>
      <w:r>
        <w:rPr>
          <w:w w:val="95"/>
        </w:rPr>
        <w:t>array</w:t>
      </w:r>
      <w:r>
        <w:rPr>
          <w:spacing w:val="-2"/>
          <w:w w:val="95"/>
        </w:rPr>
        <w:t xml:space="preserve"> </w:t>
      </w:r>
      <w:r>
        <w:rPr>
          <w:w w:val="95"/>
        </w:rPr>
        <w:t>(Fig.</w:t>
      </w:r>
      <w:r>
        <w:rPr>
          <w:spacing w:val="16"/>
          <w:w w:val="95"/>
        </w:rPr>
        <w:t xml:space="preserve"> </w:t>
      </w:r>
      <w:hyperlink w:anchor="_bookmark0" w:history="1">
        <w:r>
          <w:rPr>
            <w:w w:val="95"/>
          </w:rPr>
          <w:t>1)</w:t>
        </w:r>
        <w:r>
          <w:rPr>
            <w:spacing w:val="-2"/>
            <w:w w:val="95"/>
          </w:rPr>
          <w:t xml:space="preserve"> </w:t>
        </w:r>
      </w:hyperlink>
      <w:r>
        <w:rPr>
          <w:w w:val="95"/>
        </w:rPr>
        <w:t>with</w:t>
      </w:r>
      <w:r>
        <w:rPr>
          <w:spacing w:val="-3"/>
          <w:w w:val="95"/>
        </w:rPr>
        <w:t xml:space="preserve"> </w:t>
      </w:r>
      <w:r>
        <w:rPr>
          <w:w w:val="95"/>
        </w:rPr>
        <w:t>hydrophones</w:t>
      </w:r>
      <w:r>
        <w:rPr>
          <w:spacing w:val="-2"/>
          <w:w w:val="95"/>
        </w:rPr>
        <w:t xml:space="preserve"> </w:t>
      </w:r>
      <w:r>
        <w:rPr>
          <w:w w:val="95"/>
        </w:rPr>
        <w:t>at</w:t>
      </w:r>
      <w:r>
        <w:rPr>
          <w:spacing w:val="-2"/>
          <w:w w:val="95"/>
        </w:rPr>
        <w:t xml:space="preserve"> </w:t>
      </w:r>
      <w:r>
        <w:rPr>
          <w:w w:val="95"/>
        </w:rPr>
        <w:t>depths</w:t>
      </w:r>
      <w:r>
        <w:rPr>
          <w:spacing w:val="-3"/>
          <w:w w:val="95"/>
        </w:rPr>
        <w:t xml:space="preserve"> </w:t>
      </w:r>
      <w:r>
        <w:rPr>
          <w:w w:val="95"/>
        </w:rPr>
        <w:t>ranging</w:t>
      </w:r>
      <w:r>
        <w:rPr>
          <w:spacing w:val="-2"/>
          <w:w w:val="95"/>
        </w:rPr>
        <w:t xml:space="preserve"> </w:t>
      </w:r>
      <w:r>
        <w:rPr>
          <w:w w:val="95"/>
        </w:rPr>
        <w:t>from</w:t>
      </w:r>
      <w:r>
        <w:rPr>
          <w:spacing w:val="-2"/>
          <w:w w:val="95"/>
        </w:rPr>
        <w:t xml:space="preserve"> </w:t>
      </w:r>
      <w:r>
        <w:rPr>
          <w:w w:val="95"/>
        </w:rPr>
        <w:t>approximately</w:t>
      </w:r>
    </w:p>
    <w:p w14:paraId="2DF664A2" w14:textId="77777777" w:rsidR="00C544BC" w:rsidRDefault="00BD4BDE">
      <w:pPr>
        <w:pStyle w:val="BodyText"/>
        <w:spacing w:before="155"/>
      </w:pPr>
      <w:r>
        <w:rPr>
          <w:rFonts w:ascii="Trebuchet MS"/>
          <w:sz w:val="12"/>
        </w:rPr>
        <w:t xml:space="preserve">108    </w:t>
      </w:r>
      <w:r>
        <w:rPr>
          <w:rFonts w:ascii="Trebuchet MS"/>
          <w:spacing w:val="19"/>
          <w:sz w:val="12"/>
        </w:rPr>
        <w:t xml:space="preserve"> </w:t>
      </w:r>
      <w:r>
        <w:t>650</w:t>
      </w:r>
      <w:r>
        <w:rPr>
          <w:spacing w:val="15"/>
        </w:rPr>
        <w:t xml:space="preserve"> </w:t>
      </w:r>
      <w:r>
        <w:t>m</w:t>
      </w:r>
      <w:r>
        <w:rPr>
          <w:spacing w:val="15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t>4,700</w:t>
      </w:r>
      <w:r>
        <w:rPr>
          <w:spacing w:val="15"/>
        </w:rPr>
        <w:t xml:space="preserve"> </w:t>
      </w:r>
      <w:r>
        <w:t>m.</w:t>
      </w:r>
      <w:r>
        <w:rPr>
          <w:spacing w:val="65"/>
        </w:rPr>
        <w:t xml:space="preserve"> </w:t>
      </w:r>
      <w:r>
        <w:t>We</w:t>
      </w:r>
      <w:r>
        <w:rPr>
          <w:spacing w:val="15"/>
        </w:rPr>
        <w:t xml:space="preserve"> </w:t>
      </w:r>
      <w:r>
        <w:t>used</w:t>
      </w:r>
      <w:r>
        <w:rPr>
          <w:spacing w:val="15"/>
        </w:rPr>
        <w:t xml:space="preserve"> </w:t>
      </w:r>
      <w:r>
        <w:t>data</w:t>
      </w:r>
      <w:r>
        <w:rPr>
          <w:spacing w:val="15"/>
        </w:rPr>
        <w:t xml:space="preserve"> </w:t>
      </w:r>
      <w:r>
        <w:t>collected</w:t>
      </w:r>
      <w:r>
        <w:rPr>
          <w:spacing w:val="16"/>
        </w:rPr>
        <w:t xml:space="preserve"> </w:t>
      </w:r>
      <w:r>
        <w:t>before</w:t>
      </w:r>
      <w:r>
        <w:rPr>
          <w:spacing w:val="15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during</w:t>
      </w:r>
      <w:r>
        <w:rPr>
          <w:spacing w:val="15"/>
        </w:rPr>
        <w:t xml:space="preserve"> </w:t>
      </w:r>
      <w:r>
        <w:t>six</w:t>
      </w:r>
      <w:r>
        <w:rPr>
          <w:spacing w:val="15"/>
        </w:rPr>
        <w:t xml:space="preserve"> </w:t>
      </w:r>
      <w:r>
        <w:t>Submarine</w:t>
      </w:r>
      <w:r>
        <w:rPr>
          <w:spacing w:val="15"/>
        </w:rPr>
        <w:t xml:space="preserve"> </w:t>
      </w:r>
      <w:r>
        <w:t>Command</w:t>
      </w:r>
    </w:p>
    <w:p w14:paraId="607F74B0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109    </w:t>
      </w:r>
      <w:r>
        <w:rPr>
          <w:rFonts w:ascii="Trebuchet MS"/>
          <w:spacing w:val="19"/>
          <w:sz w:val="12"/>
        </w:rPr>
        <w:t xml:space="preserve"> </w:t>
      </w:r>
      <w:r>
        <w:t>Courses</w:t>
      </w:r>
      <w:r>
        <w:rPr>
          <w:spacing w:val="-5"/>
        </w:rPr>
        <w:t xml:space="preserve"> </w:t>
      </w:r>
      <w:r>
        <w:t>(SCCs)</w:t>
      </w:r>
      <w:r>
        <w:rPr>
          <w:spacing w:val="-4"/>
        </w:rPr>
        <w:t xml:space="preserve"> </w:t>
      </w:r>
      <w:r>
        <w:t>at</w:t>
      </w:r>
      <w:r>
        <w:rPr>
          <w:spacing w:val="-5"/>
        </w:rPr>
        <w:t xml:space="preserve"> </w:t>
      </w:r>
      <w:r>
        <w:t>PMRF.</w:t>
      </w:r>
      <w:r>
        <w:rPr>
          <w:spacing w:val="-5"/>
        </w:rPr>
        <w:t xml:space="preserve"> </w:t>
      </w:r>
      <w:r>
        <w:t>SCCs</w:t>
      </w:r>
      <w:r>
        <w:rPr>
          <w:spacing w:val="-5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training</w:t>
      </w:r>
      <w:r>
        <w:rPr>
          <w:spacing w:val="-5"/>
        </w:rPr>
        <w:t xml:space="preserve"> </w:t>
      </w:r>
      <w:r>
        <w:t>exercises</w:t>
      </w:r>
      <w:r>
        <w:rPr>
          <w:spacing w:val="-5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involve</w:t>
      </w:r>
      <w:r>
        <w:rPr>
          <w:spacing w:val="-5"/>
        </w:rPr>
        <w:t xml:space="preserve"> </w:t>
      </w:r>
      <w:r>
        <w:t>several</w:t>
      </w:r>
      <w:r>
        <w:rPr>
          <w:spacing w:val="-4"/>
        </w:rPr>
        <w:t xml:space="preserve"> </w:t>
      </w:r>
      <w:r>
        <w:t>different</w:t>
      </w:r>
      <w:r>
        <w:rPr>
          <w:spacing w:val="-5"/>
        </w:rPr>
        <w:t xml:space="preserve"> </w:t>
      </w:r>
      <w:r>
        <w:t>naval</w:t>
      </w:r>
    </w:p>
    <w:p w14:paraId="14AC7BFA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110    </w:t>
      </w:r>
      <w:r>
        <w:rPr>
          <w:rFonts w:ascii="Trebuchet MS"/>
          <w:spacing w:val="19"/>
          <w:sz w:val="12"/>
        </w:rPr>
        <w:t xml:space="preserve"> </w:t>
      </w:r>
      <w:r>
        <w:rPr>
          <w:spacing w:val="-1"/>
        </w:rPr>
        <w:t>platforms,</w:t>
      </w:r>
      <w:r>
        <w:rPr>
          <w:spacing w:val="-9"/>
        </w:rPr>
        <w:t xml:space="preserve"> </w:t>
      </w:r>
      <w:r>
        <w:rPr>
          <w:spacing w:val="-1"/>
        </w:rPr>
        <w:t>occur</w:t>
      </w:r>
      <w:r>
        <w:rPr>
          <w:spacing w:val="-10"/>
        </w:rPr>
        <w:t xml:space="preserve"> </w:t>
      </w:r>
      <w:r>
        <w:t>biannually</w:t>
      </w:r>
      <w:r>
        <w:rPr>
          <w:spacing w:val="-10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February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August,</w:t>
      </w:r>
      <w:r>
        <w:rPr>
          <w:spacing w:val="-9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typically</w:t>
      </w:r>
      <w:r>
        <w:rPr>
          <w:spacing w:val="-9"/>
        </w:rPr>
        <w:t xml:space="preserve"> </w:t>
      </w:r>
      <w:r>
        <w:t>last</w:t>
      </w:r>
      <w:r>
        <w:rPr>
          <w:spacing w:val="-10"/>
        </w:rPr>
        <w:t xml:space="preserve"> </w:t>
      </w:r>
      <w:r>
        <w:t>6-7</w:t>
      </w:r>
      <w:r>
        <w:rPr>
          <w:spacing w:val="-10"/>
        </w:rPr>
        <w:t xml:space="preserve"> </w:t>
      </w:r>
      <w:r>
        <w:t>days.</w:t>
      </w:r>
      <w:r>
        <w:rPr>
          <w:spacing w:val="8"/>
        </w:rPr>
        <w:t xml:space="preserve"> </w:t>
      </w:r>
      <w:r>
        <w:t>MFAS</w:t>
      </w:r>
      <w:r>
        <w:rPr>
          <w:spacing w:val="-9"/>
        </w:rPr>
        <w:t xml:space="preserve"> </w:t>
      </w:r>
      <w:r>
        <w:t>is</w:t>
      </w:r>
    </w:p>
    <w:p w14:paraId="381CD8D9" w14:textId="77777777" w:rsidR="00C544BC" w:rsidRDefault="00BD4BDE">
      <w:pPr>
        <w:pStyle w:val="BodyText"/>
        <w:spacing w:before="155"/>
      </w:pPr>
      <w:r>
        <w:rPr>
          <w:rFonts w:ascii="Trebuchet MS"/>
          <w:sz w:val="12"/>
        </w:rPr>
        <w:t xml:space="preserve">111    </w:t>
      </w:r>
      <w:r>
        <w:rPr>
          <w:rFonts w:ascii="Trebuchet MS"/>
          <w:spacing w:val="19"/>
          <w:sz w:val="12"/>
        </w:rPr>
        <w:t xml:space="preserve"> </w:t>
      </w:r>
      <w:proofErr w:type="gramStart"/>
      <w:r>
        <w:rPr>
          <w:w w:val="95"/>
        </w:rPr>
        <w:t>broadcast</w:t>
      </w:r>
      <w:proofErr w:type="gramEnd"/>
      <w:r>
        <w:rPr>
          <w:spacing w:val="5"/>
          <w:w w:val="95"/>
        </w:rPr>
        <w:t xml:space="preserve"> </w:t>
      </w:r>
      <w:r>
        <w:rPr>
          <w:w w:val="95"/>
        </w:rPr>
        <w:t>from</w:t>
      </w:r>
      <w:r>
        <w:rPr>
          <w:spacing w:val="5"/>
          <w:w w:val="95"/>
        </w:rPr>
        <w:t xml:space="preserve"> </w:t>
      </w:r>
      <w:r>
        <w:rPr>
          <w:w w:val="95"/>
        </w:rPr>
        <w:t>naval</w:t>
      </w:r>
      <w:r>
        <w:rPr>
          <w:spacing w:val="5"/>
          <w:w w:val="95"/>
        </w:rPr>
        <w:t xml:space="preserve"> </w:t>
      </w:r>
      <w:r>
        <w:rPr>
          <w:w w:val="95"/>
        </w:rPr>
        <w:t>vessels</w:t>
      </w:r>
      <w:r>
        <w:rPr>
          <w:spacing w:val="4"/>
          <w:w w:val="95"/>
        </w:rPr>
        <w:t xml:space="preserve"> </w:t>
      </w:r>
      <w:r>
        <w:rPr>
          <w:w w:val="95"/>
        </w:rPr>
        <w:t>during</w:t>
      </w:r>
      <w:r>
        <w:rPr>
          <w:spacing w:val="5"/>
          <w:w w:val="95"/>
        </w:rPr>
        <w:t xml:space="preserve"> </w:t>
      </w:r>
      <w:r>
        <w:rPr>
          <w:w w:val="95"/>
        </w:rPr>
        <w:t>part</w:t>
      </w:r>
      <w:r>
        <w:rPr>
          <w:spacing w:val="4"/>
          <w:w w:val="95"/>
        </w:rPr>
        <w:t xml:space="preserve"> </w:t>
      </w:r>
      <w:r>
        <w:rPr>
          <w:w w:val="95"/>
        </w:rPr>
        <w:t>of</w:t>
      </w:r>
      <w:r>
        <w:rPr>
          <w:spacing w:val="5"/>
          <w:w w:val="95"/>
        </w:rPr>
        <w:t xml:space="preserve"> </w:t>
      </w:r>
      <w:r>
        <w:rPr>
          <w:w w:val="95"/>
        </w:rPr>
        <w:t>the</w:t>
      </w:r>
      <w:r>
        <w:rPr>
          <w:spacing w:val="4"/>
          <w:w w:val="95"/>
        </w:rPr>
        <w:t xml:space="preserve"> </w:t>
      </w:r>
      <w:r>
        <w:rPr>
          <w:w w:val="95"/>
        </w:rPr>
        <w:t>training</w:t>
      </w:r>
      <w:r>
        <w:rPr>
          <w:spacing w:val="5"/>
          <w:w w:val="95"/>
        </w:rPr>
        <w:t xml:space="preserve"> </w:t>
      </w:r>
      <w:r>
        <w:rPr>
          <w:w w:val="95"/>
        </w:rPr>
        <w:t>exercises.</w:t>
      </w:r>
      <w:r>
        <w:rPr>
          <w:spacing w:val="26"/>
          <w:w w:val="95"/>
        </w:rPr>
        <w:t xml:space="preserve"> </w:t>
      </w:r>
      <w:r>
        <w:rPr>
          <w:w w:val="95"/>
        </w:rPr>
        <w:t>Acoustic</w:t>
      </w:r>
      <w:r>
        <w:rPr>
          <w:spacing w:val="5"/>
          <w:w w:val="95"/>
        </w:rPr>
        <w:t xml:space="preserve"> </w:t>
      </w:r>
      <w:r>
        <w:rPr>
          <w:w w:val="95"/>
        </w:rPr>
        <w:t>recordings</w:t>
      </w:r>
      <w:r>
        <w:rPr>
          <w:spacing w:val="4"/>
          <w:w w:val="95"/>
        </w:rPr>
        <w:t xml:space="preserve"> </w:t>
      </w:r>
      <w:r>
        <w:rPr>
          <w:w w:val="95"/>
        </w:rPr>
        <w:t>were</w:t>
      </w:r>
    </w:p>
    <w:p w14:paraId="45B7CB0F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112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made</w:t>
      </w:r>
      <w:r>
        <w:rPr>
          <w:spacing w:val="-7"/>
          <w:w w:val="95"/>
        </w:rPr>
        <w:t xml:space="preserve"> </w:t>
      </w:r>
      <w:r>
        <w:rPr>
          <w:w w:val="95"/>
        </w:rPr>
        <w:t>for</w:t>
      </w:r>
      <w:r>
        <w:rPr>
          <w:spacing w:val="-6"/>
          <w:w w:val="95"/>
        </w:rPr>
        <w:t xml:space="preserve"> </w:t>
      </w:r>
      <w:r>
        <w:rPr>
          <w:w w:val="95"/>
        </w:rPr>
        <w:t>a</w:t>
      </w:r>
      <w:r>
        <w:rPr>
          <w:spacing w:val="-8"/>
          <w:w w:val="95"/>
        </w:rPr>
        <w:t xml:space="preserve"> </w:t>
      </w:r>
      <w:r>
        <w:rPr>
          <w:w w:val="95"/>
        </w:rPr>
        <w:t>minimum</w:t>
      </w:r>
      <w:r>
        <w:rPr>
          <w:spacing w:val="-7"/>
          <w:w w:val="95"/>
        </w:rPr>
        <w:t xml:space="preserve"> </w:t>
      </w:r>
      <w:r>
        <w:rPr>
          <w:w w:val="95"/>
        </w:rPr>
        <w:t>of</w:t>
      </w:r>
      <w:r>
        <w:rPr>
          <w:spacing w:val="-7"/>
          <w:w w:val="95"/>
        </w:rPr>
        <w:t xml:space="preserve"> </w:t>
      </w:r>
      <w:r>
        <w:rPr>
          <w:w w:val="95"/>
        </w:rPr>
        <w:t>two</w:t>
      </w:r>
      <w:r>
        <w:rPr>
          <w:spacing w:val="-7"/>
          <w:w w:val="95"/>
        </w:rPr>
        <w:t xml:space="preserve"> </w:t>
      </w:r>
      <w:r>
        <w:rPr>
          <w:w w:val="95"/>
        </w:rPr>
        <w:t>days</w:t>
      </w:r>
      <w:r>
        <w:rPr>
          <w:spacing w:val="-8"/>
          <w:w w:val="95"/>
        </w:rPr>
        <w:t xml:space="preserve"> </w:t>
      </w:r>
      <w:r>
        <w:rPr>
          <w:w w:val="95"/>
        </w:rPr>
        <w:t>before</w:t>
      </w:r>
      <w:r>
        <w:rPr>
          <w:spacing w:val="-7"/>
          <w:w w:val="95"/>
        </w:rPr>
        <w:t xml:space="preserve"> </w:t>
      </w:r>
      <w:r>
        <w:rPr>
          <w:w w:val="95"/>
        </w:rPr>
        <w:t>each</w:t>
      </w:r>
      <w:r>
        <w:rPr>
          <w:spacing w:val="-7"/>
          <w:w w:val="95"/>
        </w:rPr>
        <w:t xml:space="preserve"> </w:t>
      </w:r>
      <w:r>
        <w:rPr>
          <w:w w:val="95"/>
        </w:rPr>
        <w:t>SCC</w:t>
      </w:r>
      <w:r>
        <w:rPr>
          <w:spacing w:val="-6"/>
          <w:w w:val="95"/>
        </w:rPr>
        <w:t xml:space="preserve"> </w:t>
      </w:r>
      <w:r>
        <w:rPr>
          <w:w w:val="95"/>
        </w:rPr>
        <w:t>as</w:t>
      </w:r>
      <w:r>
        <w:rPr>
          <w:spacing w:val="-7"/>
          <w:w w:val="95"/>
        </w:rPr>
        <w:t xml:space="preserve"> </w:t>
      </w:r>
      <w:r>
        <w:rPr>
          <w:w w:val="95"/>
        </w:rPr>
        <w:t>well</w:t>
      </w:r>
      <w:r>
        <w:rPr>
          <w:spacing w:val="-7"/>
          <w:w w:val="95"/>
        </w:rPr>
        <w:t xml:space="preserve"> </w:t>
      </w:r>
      <w:r>
        <w:rPr>
          <w:w w:val="95"/>
        </w:rPr>
        <w:t>as</w:t>
      </w:r>
      <w:r>
        <w:rPr>
          <w:spacing w:val="-8"/>
          <w:w w:val="95"/>
        </w:rPr>
        <w:t xml:space="preserve"> </w:t>
      </w:r>
      <w:r>
        <w:rPr>
          <w:w w:val="95"/>
        </w:rPr>
        <w:t>during</w:t>
      </w:r>
      <w:r>
        <w:rPr>
          <w:spacing w:val="-7"/>
          <w:w w:val="95"/>
        </w:rPr>
        <w:t xml:space="preserve"> </w:t>
      </w:r>
      <w:r>
        <w:rPr>
          <w:w w:val="95"/>
        </w:rPr>
        <w:t>the</w:t>
      </w:r>
      <w:r>
        <w:rPr>
          <w:spacing w:val="-7"/>
          <w:w w:val="95"/>
        </w:rPr>
        <w:t xml:space="preserve"> </w:t>
      </w:r>
      <w:r>
        <w:rPr>
          <w:w w:val="95"/>
        </w:rPr>
        <w:t>exercise.</w:t>
      </w:r>
      <w:r>
        <w:rPr>
          <w:spacing w:val="14"/>
          <w:w w:val="95"/>
        </w:rPr>
        <w:t xml:space="preserve"> </w:t>
      </w:r>
      <w:r>
        <w:rPr>
          <w:w w:val="95"/>
        </w:rPr>
        <w:t>During</w:t>
      </w:r>
      <w:r>
        <w:rPr>
          <w:spacing w:val="-7"/>
          <w:w w:val="95"/>
        </w:rPr>
        <w:t xml:space="preserve"> </w:t>
      </w:r>
      <w:r>
        <w:rPr>
          <w:w w:val="95"/>
        </w:rPr>
        <w:t>data</w:t>
      </w:r>
    </w:p>
    <w:p w14:paraId="36F5CA34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113    </w:t>
      </w:r>
      <w:r>
        <w:rPr>
          <w:rFonts w:ascii="Trebuchet MS"/>
          <w:spacing w:val="19"/>
          <w:sz w:val="12"/>
        </w:rPr>
        <w:t xml:space="preserve"> </w:t>
      </w:r>
      <w:proofErr w:type="gramStart"/>
      <w:r>
        <w:rPr>
          <w:w w:val="95"/>
        </w:rPr>
        <w:t>collection</w:t>
      </w:r>
      <w:proofErr w:type="gramEnd"/>
      <w:r>
        <w:rPr>
          <w:w w:val="95"/>
        </w:rPr>
        <w:t>,</w:t>
      </w:r>
      <w:r>
        <w:rPr>
          <w:spacing w:val="12"/>
          <w:w w:val="95"/>
        </w:rPr>
        <w:t xml:space="preserve"> </w:t>
      </w:r>
      <w:r>
        <w:rPr>
          <w:w w:val="95"/>
        </w:rPr>
        <w:t>hydrophones</w:t>
      </w:r>
      <w:r>
        <w:rPr>
          <w:spacing w:val="12"/>
          <w:w w:val="95"/>
        </w:rPr>
        <w:t xml:space="preserve"> </w:t>
      </w:r>
      <w:r>
        <w:rPr>
          <w:w w:val="95"/>
        </w:rPr>
        <w:t>sampled</w:t>
      </w:r>
      <w:r>
        <w:rPr>
          <w:spacing w:val="11"/>
          <w:w w:val="95"/>
        </w:rPr>
        <w:t xml:space="preserve"> </w:t>
      </w:r>
      <w:r>
        <w:rPr>
          <w:w w:val="95"/>
        </w:rPr>
        <w:t>at</w:t>
      </w:r>
      <w:r>
        <w:rPr>
          <w:spacing w:val="12"/>
          <w:w w:val="95"/>
        </w:rPr>
        <w:t xml:space="preserve"> </w:t>
      </w:r>
      <w:r>
        <w:rPr>
          <w:w w:val="95"/>
        </w:rPr>
        <w:t>a</w:t>
      </w:r>
      <w:r>
        <w:rPr>
          <w:spacing w:val="12"/>
          <w:w w:val="95"/>
        </w:rPr>
        <w:t xml:space="preserve"> </w:t>
      </w:r>
      <w:r>
        <w:rPr>
          <w:w w:val="95"/>
        </w:rPr>
        <w:t>rate</w:t>
      </w:r>
      <w:r>
        <w:rPr>
          <w:spacing w:val="11"/>
          <w:w w:val="95"/>
        </w:rPr>
        <w:t xml:space="preserve"> </w:t>
      </w:r>
      <w:r>
        <w:rPr>
          <w:w w:val="95"/>
        </w:rPr>
        <w:t>of</w:t>
      </w:r>
      <w:r>
        <w:rPr>
          <w:spacing w:val="12"/>
          <w:w w:val="95"/>
        </w:rPr>
        <w:t xml:space="preserve"> </w:t>
      </w:r>
      <w:r>
        <w:rPr>
          <w:w w:val="95"/>
        </w:rPr>
        <w:t>96</w:t>
      </w:r>
      <w:r>
        <w:rPr>
          <w:spacing w:val="12"/>
          <w:w w:val="95"/>
        </w:rPr>
        <w:t xml:space="preserve"> </w:t>
      </w:r>
      <w:r>
        <w:rPr>
          <w:w w:val="95"/>
        </w:rPr>
        <w:t>kHz.</w:t>
      </w:r>
      <w:r>
        <w:rPr>
          <w:spacing w:val="35"/>
          <w:w w:val="95"/>
        </w:rPr>
        <w:t xml:space="preserve"> </w:t>
      </w:r>
      <w:r>
        <w:rPr>
          <w:w w:val="95"/>
        </w:rPr>
        <w:t>Up</w:t>
      </w:r>
      <w:r>
        <w:rPr>
          <w:spacing w:val="11"/>
          <w:w w:val="95"/>
        </w:rPr>
        <w:t xml:space="preserve"> </w:t>
      </w:r>
      <w:r>
        <w:rPr>
          <w:w w:val="95"/>
        </w:rPr>
        <w:t>to</w:t>
      </w:r>
      <w:r>
        <w:rPr>
          <w:spacing w:val="12"/>
          <w:w w:val="95"/>
        </w:rPr>
        <w:t xml:space="preserve"> </w:t>
      </w:r>
      <w:r>
        <w:rPr>
          <w:w w:val="95"/>
        </w:rPr>
        <w:t>62</w:t>
      </w:r>
      <w:r>
        <w:rPr>
          <w:spacing w:val="12"/>
          <w:w w:val="95"/>
        </w:rPr>
        <w:t xml:space="preserve"> </w:t>
      </w:r>
      <w:r>
        <w:rPr>
          <w:w w:val="95"/>
        </w:rPr>
        <w:t>hydrophones</w:t>
      </w:r>
      <w:r>
        <w:rPr>
          <w:spacing w:val="11"/>
          <w:w w:val="95"/>
        </w:rPr>
        <w:t xml:space="preserve"> </w:t>
      </w:r>
      <w:r>
        <w:rPr>
          <w:w w:val="95"/>
        </w:rPr>
        <w:t>were</w:t>
      </w:r>
      <w:r>
        <w:rPr>
          <w:spacing w:val="12"/>
          <w:w w:val="95"/>
        </w:rPr>
        <w:t xml:space="preserve"> </w:t>
      </w:r>
      <w:r>
        <w:rPr>
          <w:w w:val="95"/>
        </w:rPr>
        <w:t>recorded</w:t>
      </w:r>
    </w:p>
    <w:p w14:paraId="0E5AF8DF" w14:textId="77777777" w:rsidR="00C544BC" w:rsidRDefault="00BD4BDE">
      <w:pPr>
        <w:pStyle w:val="BodyText"/>
        <w:spacing w:before="155"/>
      </w:pPr>
      <w:r>
        <w:rPr>
          <w:rFonts w:ascii="Trebuchet MS"/>
          <w:sz w:val="12"/>
        </w:rPr>
        <w:t xml:space="preserve">114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simultaneously</w:t>
      </w:r>
      <w:r>
        <w:rPr>
          <w:spacing w:val="14"/>
          <w:w w:val="95"/>
        </w:rPr>
        <w:t xml:space="preserve"> </w:t>
      </w:r>
      <w:r>
        <w:rPr>
          <w:w w:val="95"/>
        </w:rPr>
        <w:t>by</w:t>
      </w:r>
      <w:r>
        <w:rPr>
          <w:spacing w:val="14"/>
          <w:w w:val="95"/>
        </w:rPr>
        <w:t xml:space="preserve"> </w:t>
      </w:r>
      <w:r>
        <w:rPr>
          <w:w w:val="95"/>
        </w:rPr>
        <w:t>the</w:t>
      </w:r>
      <w:r>
        <w:rPr>
          <w:spacing w:val="15"/>
          <w:w w:val="95"/>
        </w:rPr>
        <w:t xml:space="preserve"> </w:t>
      </w:r>
      <w:r>
        <w:rPr>
          <w:w w:val="95"/>
        </w:rPr>
        <w:t>Naval</w:t>
      </w:r>
      <w:r>
        <w:rPr>
          <w:spacing w:val="14"/>
          <w:w w:val="95"/>
        </w:rPr>
        <w:t xml:space="preserve"> </w:t>
      </w:r>
      <w:r>
        <w:rPr>
          <w:w w:val="95"/>
        </w:rPr>
        <w:t>Information</w:t>
      </w:r>
      <w:r>
        <w:rPr>
          <w:spacing w:val="15"/>
          <w:w w:val="95"/>
        </w:rPr>
        <w:t xml:space="preserve"> </w:t>
      </w:r>
      <w:r>
        <w:rPr>
          <w:w w:val="95"/>
        </w:rPr>
        <w:t>Warfare</w:t>
      </w:r>
      <w:r>
        <w:rPr>
          <w:spacing w:val="14"/>
          <w:w w:val="95"/>
        </w:rPr>
        <w:t xml:space="preserve"> </w:t>
      </w:r>
      <w:r>
        <w:rPr>
          <w:w w:val="95"/>
        </w:rPr>
        <w:t>Center</w:t>
      </w:r>
      <w:r>
        <w:rPr>
          <w:spacing w:val="14"/>
          <w:w w:val="95"/>
        </w:rPr>
        <w:t xml:space="preserve"> </w:t>
      </w:r>
      <w:r>
        <w:rPr>
          <w:w w:val="95"/>
        </w:rPr>
        <w:t>(NIWC).</w:t>
      </w:r>
    </w:p>
    <w:p w14:paraId="530A3D88" w14:textId="77777777" w:rsidR="00C544BC" w:rsidRDefault="00BD4BDE">
      <w:pPr>
        <w:pStyle w:val="BodyText"/>
        <w:spacing w:before="299"/>
      </w:pPr>
      <w:r>
        <w:rPr>
          <w:rFonts w:ascii="Trebuchet MS"/>
          <w:sz w:val="12"/>
        </w:rPr>
        <w:t xml:space="preserve">115    </w:t>
      </w:r>
      <w:r>
        <w:rPr>
          <w:rFonts w:ascii="Trebuchet MS"/>
          <w:spacing w:val="10"/>
          <w:sz w:val="12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beaked</w:t>
      </w:r>
      <w:r>
        <w:rPr>
          <w:spacing w:val="10"/>
        </w:rPr>
        <w:t xml:space="preserve"> </w:t>
      </w:r>
      <w:r>
        <w:t>whale</w:t>
      </w:r>
      <w:r>
        <w:rPr>
          <w:spacing w:val="11"/>
        </w:rPr>
        <w:t xml:space="preserve"> </w:t>
      </w:r>
      <w:r>
        <w:t>echolocation</w:t>
      </w:r>
      <w:r>
        <w:rPr>
          <w:spacing w:val="10"/>
        </w:rPr>
        <w:t xml:space="preserve"> </w:t>
      </w:r>
      <w:r>
        <w:t>detector</w:t>
      </w:r>
      <w:r>
        <w:rPr>
          <w:spacing w:val="11"/>
        </w:rPr>
        <w:t xml:space="preserve"> </w:t>
      </w:r>
      <w:r>
        <w:t>from</w:t>
      </w:r>
      <w:r>
        <w:rPr>
          <w:spacing w:val="11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Navy</w:t>
      </w:r>
      <w:r>
        <w:rPr>
          <w:spacing w:val="11"/>
        </w:rPr>
        <w:t xml:space="preserve"> </w:t>
      </w:r>
      <w:r>
        <w:t>Acoustic</w:t>
      </w:r>
      <w:r>
        <w:rPr>
          <w:spacing w:val="10"/>
        </w:rPr>
        <w:t xml:space="preserve"> </w:t>
      </w:r>
      <w:r>
        <w:t>Range</w:t>
      </w:r>
      <w:r>
        <w:rPr>
          <w:spacing w:val="11"/>
        </w:rPr>
        <w:t xml:space="preserve"> </w:t>
      </w:r>
      <w:proofErr w:type="spellStart"/>
      <w:r>
        <w:t>WHale</w:t>
      </w:r>
      <w:proofErr w:type="spellEnd"/>
      <w:r>
        <w:rPr>
          <w:spacing w:val="10"/>
        </w:rPr>
        <w:t xml:space="preserve"> </w:t>
      </w:r>
      <w:proofErr w:type="spellStart"/>
      <w:r>
        <w:t>AnaLysis</w:t>
      </w:r>
      <w:proofErr w:type="spellEnd"/>
    </w:p>
    <w:p w14:paraId="4AE75EED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116 </w:t>
      </w:r>
      <w:proofErr w:type="gramStart"/>
      <w:r>
        <w:rPr>
          <w:rFonts w:ascii="Trebuchet MS"/>
          <w:sz w:val="12"/>
        </w:rPr>
        <w:t xml:space="preserve">  </w:t>
      </w:r>
      <w:r>
        <w:rPr>
          <w:rFonts w:ascii="Trebuchet MS"/>
          <w:spacing w:val="28"/>
          <w:sz w:val="12"/>
        </w:rPr>
        <w:t xml:space="preserve"> </w:t>
      </w:r>
      <w:r>
        <w:rPr>
          <w:w w:val="95"/>
        </w:rPr>
        <w:t>(</w:t>
      </w:r>
      <w:proofErr w:type="gramEnd"/>
      <w:r>
        <w:rPr>
          <w:w w:val="95"/>
        </w:rPr>
        <w:t>NARWHAL)</w:t>
      </w:r>
      <w:r>
        <w:rPr>
          <w:spacing w:val="14"/>
          <w:w w:val="95"/>
        </w:rPr>
        <w:t xml:space="preserve"> </w:t>
      </w:r>
      <w:r>
        <w:rPr>
          <w:w w:val="95"/>
        </w:rPr>
        <w:t>algorithm</w:t>
      </w:r>
      <w:r>
        <w:rPr>
          <w:spacing w:val="15"/>
          <w:w w:val="95"/>
        </w:rPr>
        <w:t xml:space="preserve"> </w:t>
      </w:r>
      <w:r>
        <w:rPr>
          <w:w w:val="95"/>
        </w:rPr>
        <w:t>suite</w:t>
      </w:r>
      <w:r>
        <w:rPr>
          <w:spacing w:val="14"/>
          <w:w w:val="95"/>
        </w:rPr>
        <w:t xml:space="preserve"> </w:t>
      </w:r>
      <w:r>
        <w:rPr>
          <w:w w:val="95"/>
        </w:rPr>
        <w:t>(Martin</w:t>
      </w:r>
      <w:r>
        <w:rPr>
          <w:spacing w:val="14"/>
          <w:w w:val="95"/>
        </w:rPr>
        <w:t xml:space="preserve"> </w:t>
      </w:r>
      <w:r>
        <w:rPr>
          <w:w w:val="95"/>
        </w:rPr>
        <w:t>et</w:t>
      </w:r>
      <w:r>
        <w:rPr>
          <w:spacing w:val="14"/>
          <w:w w:val="95"/>
        </w:rPr>
        <w:t xml:space="preserve"> </w:t>
      </w:r>
      <w:r>
        <w:rPr>
          <w:w w:val="95"/>
        </w:rPr>
        <w:t>al.,</w:t>
      </w:r>
      <w:r>
        <w:rPr>
          <w:spacing w:val="14"/>
          <w:w w:val="95"/>
        </w:rPr>
        <w:t xml:space="preserve"> </w:t>
      </w:r>
      <w:r>
        <w:rPr>
          <w:w w:val="95"/>
        </w:rPr>
        <w:t>2020)</w:t>
      </w:r>
      <w:r>
        <w:rPr>
          <w:spacing w:val="14"/>
          <w:w w:val="95"/>
        </w:rPr>
        <w:t xml:space="preserve"> </w:t>
      </w:r>
      <w:r>
        <w:rPr>
          <w:w w:val="95"/>
        </w:rPr>
        <w:t>was</w:t>
      </w:r>
      <w:r>
        <w:rPr>
          <w:spacing w:val="14"/>
          <w:w w:val="95"/>
        </w:rPr>
        <w:t xml:space="preserve"> </w:t>
      </w:r>
      <w:r>
        <w:rPr>
          <w:w w:val="95"/>
        </w:rPr>
        <w:t>run</w:t>
      </w:r>
      <w:r>
        <w:rPr>
          <w:spacing w:val="14"/>
          <w:w w:val="95"/>
        </w:rPr>
        <w:t xml:space="preserve"> </w:t>
      </w:r>
      <w:r>
        <w:rPr>
          <w:w w:val="95"/>
        </w:rPr>
        <w:t>on</w:t>
      </w:r>
      <w:r>
        <w:rPr>
          <w:spacing w:val="15"/>
          <w:w w:val="95"/>
        </w:rPr>
        <w:t xml:space="preserve"> </w:t>
      </w:r>
      <w:r>
        <w:rPr>
          <w:w w:val="95"/>
        </w:rPr>
        <w:t>the</w:t>
      </w:r>
      <w:r>
        <w:rPr>
          <w:spacing w:val="14"/>
          <w:w w:val="95"/>
        </w:rPr>
        <w:t xml:space="preserve"> </w:t>
      </w:r>
      <w:r>
        <w:rPr>
          <w:w w:val="95"/>
        </w:rPr>
        <w:t>recordings.</w:t>
      </w:r>
      <w:r>
        <w:rPr>
          <w:spacing w:val="39"/>
          <w:w w:val="95"/>
        </w:rPr>
        <w:t xml:space="preserve"> </w:t>
      </w:r>
      <w:r>
        <w:rPr>
          <w:w w:val="95"/>
        </w:rPr>
        <w:t>This</w:t>
      </w:r>
      <w:r>
        <w:rPr>
          <w:spacing w:val="15"/>
          <w:w w:val="95"/>
        </w:rPr>
        <w:t xml:space="preserve"> </w:t>
      </w:r>
      <w:r>
        <w:rPr>
          <w:w w:val="95"/>
        </w:rPr>
        <w:t>detector</w:t>
      </w:r>
    </w:p>
    <w:p w14:paraId="29317FBE" w14:textId="77777777" w:rsidR="00C544BC" w:rsidRDefault="00C544BC">
      <w:pPr>
        <w:sectPr w:rsidR="00C544BC">
          <w:pgSz w:w="12240" w:h="15840"/>
          <w:pgMar w:top="1320" w:right="1280" w:bottom="1100" w:left="900" w:header="0" w:footer="832" w:gutter="0"/>
          <w:cols w:space="720"/>
        </w:sectPr>
      </w:pPr>
    </w:p>
    <w:p w14:paraId="6AFE6719" w14:textId="77777777" w:rsidR="00C544BC" w:rsidRDefault="00BD4BDE">
      <w:pPr>
        <w:pStyle w:val="BodyText"/>
        <w:spacing w:before="107"/>
      </w:pPr>
      <w:r>
        <w:rPr>
          <w:rFonts w:ascii="Trebuchet MS"/>
          <w:sz w:val="12"/>
        </w:rPr>
        <w:lastRenderedPageBreak/>
        <w:t xml:space="preserve">117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first</w:t>
      </w:r>
      <w:r>
        <w:rPr>
          <w:spacing w:val="25"/>
          <w:w w:val="95"/>
        </w:rPr>
        <w:t xml:space="preserve"> </w:t>
      </w:r>
      <w:r>
        <w:rPr>
          <w:w w:val="95"/>
        </w:rPr>
        <w:t>compared</w:t>
      </w:r>
      <w:r>
        <w:rPr>
          <w:spacing w:val="25"/>
          <w:w w:val="95"/>
        </w:rPr>
        <w:t xml:space="preserve"> </w:t>
      </w:r>
      <w:r>
        <w:rPr>
          <w:w w:val="95"/>
        </w:rPr>
        <w:t>signal-to-noise</w:t>
      </w:r>
      <w:r>
        <w:rPr>
          <w:spacing w:val="25"/>
          <w:w w:val="95"/>
        </w:rPr>
        <w:t xml:space="preserve"> </w:t>
      </w:r>
      <w:r>
        <w:rPr>
          <w:w w:val="95"/>
        </w:rPr>
        <w:t>ratio</w:t>
      </w:r>
      <w:r>
        <w:rPr>
          <w:spacing w:val="25"/>
          <w:w w:val="95"/>
        </w:rPr>
        <w:t xml:space="preserve"> </w:t>
      </w:r>
      <w:r>
        <w:rPr>
          <w:w w:val="95"/>
        </w:rPr>
        <w:t>(SNR)</w:t>
      </w:r>
      <w:r>
        <w:rPr>
          <w:spacing w:val="26"/>
          <w:w w:val="95"/>
        </w:rPr>
        <w:t xml:space="preserve"> </w:t>
      </w:r>
      <w:r>
        <w:rPr>
          <w:w w:val="95"/>
        </w:rPr>
        <w:t>thresholds</w:t>
      </w:r>
      <w:r>
        <w:rPr>
          <w:spacing w:val="25"/>
          <w:w w:val="95"/>
        </w:rPr>
        <w:t xml:space="preserve"> </w:t>
      </w:r>
      <w:r>
        <w:rPr>
          <w:w w:val="95"/>
        </w:rPr>
        <w:t>within</w:t>
      </w:r>
      <w:r>
        <w:rPr>
          <w:spacing w:val="25"/>
          <w:w w:val="95"/>
        </w:rPr>
        <w:t xml:space="preserve"> </w:t>
      </w:r>
      <w:r>
        <w:rPr>
          <w:w w:val="95"/>
        </w:rPr>
        <w:t>the</w:t>
      </w:r>
      <w:r>
        <w:rPr>
          <w:spacing w:val="25"/>
          <w:w w:val="95"/>
        </w:rPr>
        <w:t xml:space="preserve"> </w:t>
      </w:r>
      <w:r>
        <w:rPr>
          <w:w w:val="95"/>
        </w:rPr>
        <w:t>expected</w:t>
      </w:r>
      <w:r>
        <w:rPr>
          <w:spacing w:val="25"/>
          <w:w w:val="95"/>
        </w:rPr>
        <w:t xml:space="preserve"> </w:t>
      </w:r>
      <w:r>
        <w:rPr>
          <w:w w:val="95"/>
        </w:rPr>
        <w:t>frequency</w:t>
      </w:r>
      <w:r>
        <w:rPr>
          <w:spacing w:val="25"/>
          <w:w w:val="95"/>
        </w:rPr>
        <w:t xml:space="preserve"> </w:t>
      </w:r>
      <w:r>
        <w:rPr>
          <w:w w:val="95"/>
        </w:rPr>
        <w:t>range</w:t>
      </w:r>
    </w:p>
    <w:p w14:paraId="3CC62A6F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118    </w:t>
      </w:r>
      <w:r>
        <w:rPr>
          <w:rFonts w:ascii="Trebuchet MS"/>
          <w:spacing w:val="19"/>
          <w:sz w:val="12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beaked</w:t>
      </w:r>
      <w:r>
        <w:rPr>
          <w:spacing w:val="7"/>
        </w:rPr>
        <w:t xml:space="preserve"> </w:t>
      </w:r>
      <w:r>
        <w:t>whale</w:t>
      </w:r>
      <w:r>
        <w:rPr>
          <w:spacing w:val="8"/>
        </w:rPr>
        <w:t xml:space="preserve"> </w:t>
      </w:r>
      <w:r>
        <w:t>clicks</w:t>
      </w:r>
      <w:r>
        <w:rPr>
          <w:spacing w:val="7"/>
        </w:rPr>
        <w:t xml:space="preserve"> </w:t>
      </w:r>
      <w:r>
        <w:t>(16-44</w:t>
      </w:r>
      <w:r>
        <w:rPr>
          <w:spacing w:val="8"/>
        </w:rPr>
        <w:t xml:space="preserve"> </w:t>
      </w:r>
      <w:r>
        <w:t>kHz)</w:t>
      </w:r>
      <w:r>
        <w:rPr>
          <w:spacing w:val="8"/>
        </w:rPr>
        <w:t xml:space="preserve"> </w:t>
      </w:r>
      <w:r>
        <w:t>versus</w:t>
      </w:r>
      <w:r>
        <w:rPr>
          <w:spacing w:val="7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bandwidth</w:t>
      </w:r>
      <w:r>
        <w:rPr>
          <w:spacing w:val="7"/>
        </w:rPr>
        <w:t xml:space="preserve"> </w:t>
      </w:r>
      <w:r>
        <w:t>outside</w:t>
      </w:r>
      <w:r>
        <w:rPr>
          <w:spacing w:val="8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click</w:t>
      </w:r>
      <w:r>
        <w:rPr>
          <w:spacing w:val="8"/>
        </w:rPr>
        <w:t xml:space="preserve"> </w:t>
      </w:r>
      <w:r>
        <w:t>in</w:t>
      </w:r>
      <w:r>
        <w:rPr>
          <w:spacing w:val="7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running</w:t>
      </w:r>
    </w:p>
    <w:p w14:paraId="1956C403" w14:textId="77777777" w:rsidR="00C544BC" w:rsidRDefault="00BD4BDE">
      <w:pPr>
        <w:pStyle w:val="BodyText"/>
        <w:spacing w:before="155"/>
      </w:pPr>
      <w:r>
        <w:rPr>
          <w:rFonts w:ascii="Trebuchet MS"/>
          <w:sz w:val="12"/>
        </w:rPr>
        <w:t xml:space="preserve">119    </w:t>
      </w:r>
      <w:r>
        <w:rPr>
          <w:rFonts w:ascii="Trebuchet MS"/>
          <w:spacing w:val="7"/>
          <w:sz w:val="12"/>
        </w:rPr>
        <w:t xml:space="preserve"> </w:t>
      </w:r>
      <w:r>
        <w:t>16,384-pt</w:t>
      </w:r>
      <w:r>
        <w:rPr>
          <w:spacing w:val="-9"/>
        </w:rPr>
        <w:t xml:space="preserve"> </w:t>
      </w:r>
      <w:r>
        <w:t>fast</w:t>
      </w:r>
      <w:r>
        <w:rPr>
          <w:spacing w:val="-9"/>
        </w:rPr>
        <w:t xml:space="preserve"> </w:t>
      </w:r>
      <w:r>
        <w:t>Fourier</w:t>
      </w:r>
      <w:r>
        <w:rPr>
          <w:spacing w:val="-9"/>
        </w:rPr>
        <w:t xml:space="preserve"> </w:t>
      </w:r>
      <w:r>
        <w:t>transform</w:t>
      </w:r>
      <w:r>
        <w:rPr>
          <w:spacing w:val="-9"/>
        </w:rPr>
        <w:t xml:space="preserve"> </w:t>
      </w:r>
      <w:r>
        <w:t>(FFT)</w:t>
      </w:r>
      <w:r>
        <w:rPr>
          <w:spacing w:val="-10"/>
        </w:rPr>
        <w:t xml:space="preserve"> </w:t>
      </w:r>
      <w:r>
        <w:t>spectrogram.</w:t>
      </w:r>
      <w:r>
        <w:rPr>
          <w:spacing w:val="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detected</w:t>
      </w:r>
      <w:r>
        <w:rPr>
          <w:spacing w:val="-9"/>
        </w:rPr>
        <w:t xml:space="preserve"> </w:t>
      </w:r>
      <w:r>
        <w:t>clicks</w:t>
      </w:r>
      <w:r>
        <w:rPr>
          <w:spacing w:val="-9"/>
        </w:rPr>
        <w:t xml:space="preserve"> </w:t>
      </w:r>
      <w:r>
        <w:t>were</w:t>
      </w:r>
      <w:r>
        <w:rPr>
          <w:spacing w:val="-9"/>
        </w:rPr>
        <w:t xml:space="preserve"> </w:t>
      </w:r>
      <w:r>
        <w:t>then</w:t>
      </w:r>
      <w:r>
        <w:rPr>
          <w:spacing w:val="-9"/>
        </w:rPr>
        <w:t xml:space="preserve"> </w:t>
      </w:r>
      <w:r>
        <w:t>passed</w:t>
      </w:r>
    </w:p>
    <w:p w14:paraId="30AA58D8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120    </w:t>
      </w:r>
      <w:r>
        <w:rPr>
          <w:rFonts w:ascii="Trebuchet MS"/>
          <w:spacing w:val="19"/>
          <w:sz w:val="12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64-pt</w:t>
      </w:r>
      <w:r>
        <w:rPr>
          <w:spacing w:val="-9"/>
        </w:rPr>
        <w:t xml:space="preserve"> </w:t>
      </w:r>
      <w:r>
        <w:t>FFT</w:t>
      </w:r>
      <w:r>
        <w:rPr>
          <w:spacing w:val="-9"/>
        </w:rPr>
        <w:t xml:space="preserve"> </w:t>
      </w:r>
      <w:r>
        <w:t>stage</w:t>
      </w:r>
      <w:r>
        <w:rPr>
          <w:spacing w:val="-10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measured</w:t>
      </w:r>
      <w:r>
        <w:rPr>
          <w:spacing w:val="-9"/>
        </w:rPr>
        <w:t xml:space="preserve"> </w:t>
      </w:r>
      <w:r>
        <w:t>power,</w:t>
      </w:r>
      <w:r>
        <w:rPr>
          <w:spacing w:val="-10"/>
        </w:rPr>
        <w:t xml:space="preserve"> </w:t>
      </w:r>
      <w:r>
        <w:t>bandwidth,</w:t>
      </w:r>
      <w:r>
        <w:rPr>
          <w:spacing w:val="-9"/>
        </w:rPr>
        <w:t xml:space="preserve"> </w:t>
      </w:r>
      <w:r>
        <w:t>slope,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duration</w:t>
      </w:r>
      <w:r>
        <w:rPr>
          <w:spacing w:val="-9"/>
        </w:rPr>
        <w:t xml:space="preserve"> </w:t>
      </w:r>
      <w:r>
        <w:t>characteristics</w:t>
      </w:r>
    </w:p>
    <w:p w14:paraId="121F2153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121    </w:t>
      </w:r>
      <w:r>
        <w:rPr>
          <w:rFonts w:ascii="Trebuchet MS"/>
          <w:spacing w:val="19"/>
          <w:sz w:val="12"/>
        </w:rPr>
        <w:t xml:space="preserve"> </w:t>
      </w:r>
      <w:r>
        <w:t>to</w:t>
      </w:r>
      <w:r>
        <w:rPr>
          <w:spacing w:val="17"/>
        </w:rPr>
        <w:t xml:space="preserve"> </w:t>
      </w:r>
      <w:r>
        <w:t>classify</w:t>
      </w:r>
      <w:r>
        <w:rPr>
          <w:spacing w:val="16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clicks</w:t>
      </w:r>
      <w:r>
        <w:rPr>
          <w:spacing w:val="16"/>
        </w:rPr>
        <w:t xml:space="preserve"> </w:t>
      </w:r>
      <w:r>
        <w:t>to</w:t>
      </w:r>
      <w:r>
        <w:rPr>
          <w:spacing w:val="17"/>
        </w:rPr>
        <w:t xml:space="preserve"> </w:t>
      </w:r>
      <w:r>
        <w:t>species.</w:t>
      </w:r>
      <w:r>
        <w:rPr>
          <w:spacing w:val="72"/>
        </w:rPr>
        <w:t xml:space="preserve"> </w:t>
      </w:r>
      <w:r>
        <w:t>This</w:t>
      </w:r>
      <w:r>
        <w:rPr>
          <w:spacing w:val="17"/>
        </w:rPr>
        <w:t xml:space="preserve"> </w:t>
      </w:r>
      <w:r>
        <w:t>process</w:t>
      </w:r>
      <w:r>
        <w:rPr>
          <w:spacing w:val="16"/>
        </w:rPr>
        <w:t xml:space="preserve"> </w:t>
      </w:r>
      <w:r>
        <w:t>was</w:t>
      </w:r>
      <w:r>
        <w:rPr>
          <w:spacing w:val="16"/>
        </w:rPr>
        <w:t xml:space="preserve"> </w:t>
      </w:r>
      <w:r>
        <w:t>followed</w:t>
      </w:r>
      <w:r>
        <w:rPr>
          <w:spacing w:val="16"/>
        </w:rPr>
        <w:t xml:space="preserve"> </w:t>
      </w:r>
      <w:r>
        <w:t>by</w:t>
      </w:r>
      <w:r>
        <w:rPr>
          <w:spacing w:val="17"/>
        </w:rPr>
        <w:t xml:space="preserve"> </w:t>
      </w:r>
      <w:r>
        <w:t>an</w:t>
      </w:r>
      <w:r>
        <w:rPr>
          <w:spacing w:val="16"/>
        </w:rPr>
        <w:t xml:space="preserve"> </w:t>
      </w:r>
      <w:r>
        <w:t>automated</w:t>
      </w:r>
      <w:r>
        <w:rPr>
          <w:spacing w:val="16"/>
        </w:rPr>
        <w:t xml:space="preserve"> </w:t>
      </w:r>
      <w:r>
        <w:t>routine</w:t>
      </w:r>
      <w:r>
        <w:rPr>
          <w:spacing w:val="16"/>
        </w:rPr>
        <w:t xml:space="preserve"> </w:t>
      </w:r>
      <w:r>
        <w:t>in</w:t>
      </w:r>
    </w:p>
    <w:p w14:paraId="4F4E323C" w14:textId="77777777" w:rsidR="00C544BC" w:rsidRDefault="00BD4BDE">
      <w:pPr>
        <w:pStyle w:val="BodyText"/>
        <w:spacing w:before="155"/>
      </w:pPr>
      <w:r>
        <w:rPr>
          <w:rFonts w:ascii="Trebuchet MS"/>
          <w:sz w:val="12"/>
        </w:rPr>
        <w:t xml:space="preserve">122    </w:t>
      </w:r>
      <w:r>
        <w:rPr>
          <w:rFonts w:ascii="Trebuchet MS"/>
          <w:spacing w:val="19"/>
          <w:sz w:val="12"/>
        </w:rPr>
        <w:t xml:space="preserve"> </w:t>
      </w:r>
      <w:r>
        <w:t>MATLAB (</w:t>
      </w:r>
      <w:r>
        <w:rPr>
          <w:i/>
        </w:rPr>
        <w:t>MATLAB</w:t>
      </w:r>
      <w:r>
        <w:t>,</w:t>
      </w:r>
      <w:r>
        <w:rPr>
          <w:spacing w:val="-1"/>
        </w:rPr>
        <w:t xml:space="preserve"> </w:t>
      </w:r>
      <w:r>
        <w:t>2017)</w:t>
      </w:r>
      <w:r>
        <w:rPr>
          <w:spacing w:val="-1"/>
        </w:rPr>
        <w:t xml:space="preserve"> </w:t>
      </w:r>
      <w:r>
        <w:t>to group</w:t>
      </w:r>
      <w:r>
        <w:rPr>
          <w:spacing w:val="-1"/>
        </w:rPr>
        <w:t xml:space="preserve"> </w:t>
      </w:r>
      <w:r>
        <w:t>detections</w:t>
      </w:r>
      <w:r>
        <w:rPr>
          <w:spacing w:val="-1"/>
        </w:rPr>
        <w:t xml:space="preserve"> </w:t>
      </w:r>
      <w:r>
        <w:t>of individual</w:t>
      </w:r>
      <w:r>
        <w:rPr>
          <w:spacing w:val="-1"/>
        </w:rPr>
        <w:t xml:space="preserve"> </w:t>
      </w:r>
      <w:r>
        <w:t>beaked whale</w:t>
      </w:r>
      <w:r>
        <w:rPr>
          <w:spacing w:val="-1"/>
        </w:rPr>
        <w:t xml:space="preserve"> </w:t>
      </w:r>
      <w:r>
        <w:t>echolocation</w:t>
      </w:r>
    </w:p>
    <w:p w14:paraId="05EA13C6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123    </w:t>
      </w:r>
      <w:r>
        <w:rPr>
          <w:rFonts w:ascii="Trebuchet MS"/>
          <w:spacing w:val="19"/>
          <w:sz w:val="12"/>
        </w:rPr>
        <w:t xml:space="preserve"> </w:t>
      </w:r>
      <w:r>
        <w:rPr>
          <w:spacing w:val="-1"/>
        </w:rPr>
        <w:t>clicks</w:t>
      </w:r>
      <w:r>
        <w:rPr>
          <w:spacing w:val="-9"/>
        </w:rPr>
        <w:t xml:space="preserve"> </w:t>
      </w:r>
      <w:r>
        <w:t>into</w:t>
      </w:r>
      <w:r>
        <w:rPr>
          <w:spacing w:val="-10"/>
        </w:rPr>
        <w:t xml:space="preserve"> </w:t>
      </w:r>
      <w:r>
        <w:t>GVPs</w:t>
      </w:r>
      <w:r>
        <w:rPr>
          <w:spacing w:val="-9"/>
        </w:rPr>
        <w:t xml:space="preserve"> </w:t>
      </w:r>
      <w:r>
        <w:t>(Henderson</w:t>
      </w:r>
      <w:r>
        <w:rPr>
          <w:spacing w:val="-10"/>
        </w:rPr>
        <w:t xml:space="preserve"> </w:t>
      </w:r>
      <w:r>
        <w:t>et</w:t>
      </w:r>
      <w:r>
        <w:rPr>
          <w:spacing w:val="-9"/>
        </w:rPr>
        <w:t xml:space="preserve"> </w:t>
      </w:r>
      <w:r>
        <w:t>al.,</w:t>
      </w:r>
      <w:r>
        <w:rPr>
          <w:spacing w:val="-10"/>
        </w:rPr>
        <w:t xml:space="preserve"> </w:t>
      </w:r>
      <w:r>
        <w:t>2016).</w:t>
      </w:r>
      <w:r>
        <w:rPr>
          <w:spacing w:val="7"/>
        </w:rPr>
        <w:t xml:space="preserve"> </w:t>
      </w:r>
      <w:r>
        <w:t>If</w:t>
      </w:r>
      <w:r>
        <w:rPr>
          <w:spacing w:val="-9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group</w:t>
      </w:r>
      <w:r>
        <w:rPr>
          <w:spacing w:val="-10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whales</w:t>
      </w:r>
      <w:r>
        <w:rPr>
          <w:spacing w:val="-9"/>
        </w:rPr>
        <w:t xml:space="preserve"> </w:t>
      </w:r>
      <w:r>
        <w:t>was</w:t>
      </w:r>
      <w:r>
        <w:rPr>
          <w:spacing w:val="-10"/>
        </w:rPr>
        <w:t xml:space="preserve"> </w:t>
      </w:r>
      <w:r>
        <w:t>detected</w:t>
      </w:r>
      <w:r>
        <w:rPr>
          <w:spacing w:val="-9"/>
        </w:rPr>
        <w:t xml:space="preserve"> </w:t>
      </w:r>
      <w:r>
        <w:t>by</w:t>
      </w:r>
      <w:r>
        <w:rPr>
          <w:spacing w:val="-10"/>
        </w:rPr>
        <w:t xml:space="preserve"> </w:t>
      </w:r>
      <w:r>
        <w:t>more</w:t>
      </w:r>
      <w:r>
        <w:rPr>
          <w:spacing w:val="-9"/>
        </w:rPr>
        <w:t xml:space="preserve"> </w:t>
      </w:r>
      <w:r>
        <w:t>than</w:t>
      </w:r>
    </w:p>
    <w:p w14:paraId="00053C98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124    </w:t>
      </w:r>
      <w:r>
        <w:rPr>
          <w:rFonts w:ascii="Trebuchet MS"/>
          <w:spacing w:val="19"/>
          <w:sz w:val="12"/>
        </w:rPr>
        <w:t xml:space="preserve"> </w:t>
      </w:r>
      <w:r>
        <w:rPr>
          <w:spacing w:val="-1"/>
        </w:rPr>
        <w:t>one</w:t>
      </w:r>
      <w:r>
        <w:rPr>
          <w:spacing w:val="-5"/>
        </w:rPr>
        <w:t xml:space="preserve"> </w:t>
      </w:r>
      <w:r>
        <w:rPr>
          <w:spacing w:val="-1"/>
        </w:rPr>
        <w:t>hydrophone,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5"/>
        </w:rPr>
        <w:t xml:space="preserve"> </w:t>
      </w:r>
      <w:r>
        <w:rPr>
          <w:spacing w:val="-1"/>
        </w:rPr>
        <w:t>GVP</w:t>
      </w:r>
      <w:r>
        <w:rPr>
          <w:spacing w:val="-5"/>
        </w:rPr>
        <w:t xml:space="preserve"> </w:t>
      </w:r>
      <w:r>
        <w:rPr>
          <w:spacing w:val="-1"/>
        </w:rPr>
        <w:t>was</w:t>
      </w:r>
      <w:r>
        <w:rPr>
          <w:spacing w:val="-6"/>
        </w:rPr>
        <w:t xml:space="preserve"> </w:t>
      </w:r>
      <w:r>
        <w:rPr>
          <w:spacing w:val="-1"/>
        </w:rPr>
        <w:t>assigned</w:t>
      </w:r>
      <w:r>
        <w:rPr>
          <w:spacing w:val="-5"/>
        </w:rPr>
        <w:t xml:space="preserve"> </w:t>
      </w:r>
      <w:r>
        <w:rPr>
          <w:spacing w:val="-1"/>
        </w:rPr>
        <w:t>to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5"/>
        </w:rPr>
        <w:t xml:space="preserve"> </w:t>
      </w:r>
      <w:r>
        <w:t>hydrophone</w:t>
      </w:r>
      <w:r>
        <w:rPr>
          <w:spacing w:val="-6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recorded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most</w:t>
      </w:r>
      <w:r>
        <w:rPr>
          <w:spacing w:val="-6"/>
        </w:rPr>
        <w:t xml:space="preserve"> </w:t>
      </w:r>
      <w:r>
        <w:t>clicks.</w:t>
      </w:r>
    </w:p>
    <w:p w14:paraId="63F24665" w14:textId="77777777" w:rsidR="00C544BC" w:rsidRDefault="00BD4BDE">
      <w:pPr>
        <w:pStyle w:val="BodyText"/>
        <w:spacing w:before="155"/>
      </w:pPr>
      <w:r>
        <w:rPr>
          <w:rFonts w:ascii="Trebuchet MS"/>
          <w:sz w:val="12"/>
        </w:rPr>
        <w:t xml:space="preserve">125    </w:t>
      </w:r>
      <w:r>
        <w:rPr>
          <w:rFonts w:ascii="Trebuchet MS"/>
          <w:spacing w:val="11"/>
          <w:sz w:val="12"/>
        </w:rPr>
        <w:t xml:space="preserve"> </w:t>
      </w:r>
      <w:r>
        <w:rPr>
          <w:w w:val="95"/>
        </w:rPr>
        <w:t>The</w:t>
      </w:r>
      <w:r>
        <w:rPr>
          <w:spacing w:val="13"/>
          <w:w w:val="95"/>
        </w:rPr>
        <w:t xml:space="preserve"> </w:t>
      </w:r>
      <w:r>
        <w:rPr>
          <w:w w:val="95"/>
        </w:rPr>
        <w:t>data</w:t>
      </w:r>
      <w:r>
        <w:rPr>
          <w:spacing w:val="12"/>
          <w:w w:val="95"/>
        </w:rPr>
        <w:t xml:space="preserve"> </w:t>
      </w:r>
      <w:r>
        <w:rPr>
          <w:w w:val="95"/>
        </w:rPr>
        <w:t>were</w:t>
      </w:r>
      <w:r>
        <w:rPr>
          <w:spacing w:val="13"/>
          <w:w w:val="95"/>
        </w:rPr>
        <w:t xml:space="preserve"> </w:t>
      </w:r>
      <w:r>
        <w:rPr>
          <w:w w:val="95"/>
        </w:rPr>
        <w:t>then</w:t>
      </w:r>
      <w:r>
        <w:rPr>
          <w:spacing w:val="12"/>
          <w:w w:val="95"/>
        </w:rPr>
        <w:t xml:space="preserve"> </w:t>
      </w:r>
      <w:r>
        <w:rPr>
          <w:w w:val="95"/>
        </w:rPr>
        <w:t>aggregated</w:t>
      </w:r>
      <w:r>
        <w:rPr>
          <w:spacing w:val="12"/>
          <w:w w:val="95"/>
        </w:rPr>
        <w:t xml:space="preserve"> </w:t>
      </w:r>
      <w:r>
        <w:rPr>
          <w:w w:val="95"/>
        </w:rPr>
        <w:t>to</w:t>
      </w:r>
      <w:r>
        <w:rPr>
          <w:spacing w:val="13"/>
          <w:w w:val="95"/>
        </w:rPr>
        <w:t xml:space="preserve"> </w:t>
      </w:r>
      <w:r>
        <w:rPr>
          <w:w w:val="95"/>
        </w:rPr>
        <w:t>indicate</w:t>
      </w:r>
      <w:r>
        <w:rPr>
          <w:spacing w:val="12"/>
          <w:w w:val="95"/>
        </w:rPr>
        <w:t xml:space="preserve"> </w:t>
      </w:r>
      <w:r>
        <w:rPr>
          <w:w w:val="95"/>
        </w:rPr>
        <w:t>the</w:t>
      </w:r>
      <w:r>
        <w:rPr>
          <w:spacing w:val="12"/>
          <w:w w:val="95"/>
        </w:rPr>
        <w:t xml:space="preserve"> </w:t>
      </w:r>
      <w:r>
        <w:rPr>
          <w:w w:val="95"/>
        </w:rPr>
        <w:t>presence</w:t>
      </w:r>
      <w:r>
        <w:rPr>
          <w:spacing w:val="13"/>
          <w:w w:val="95"/>
        </w:rPr>
        <w:t xml:space="preserve"> </w:t>
      </w:r>
      <w:r>
        <w:rPr>
          <w:w w:val="95"/>
        </w:rPr>
        <w:t>or</w:t>
      </w:r>
      <w:r>
        <w:rPr>
          <w:spacing w:val="12"/>
          <w:w w:val="95"/>
        </w:rPr>
        <w:t xml:space="preserve"> </w:t>
      </w:r>
      <w:r>
        <w:rPr>
          <w:w w:val="95"/>
        </w:rPr>
        <w:t>absence</w:t>
      </w:r>
      <w:r>
        <w:rPr>
          <w:spacing w:val="12"/>
          <w:w w:val="95"/>
        </w:rPr>
        <w:t xml:space="preserve"> </w:t>
      </w:r>
      <w:r>
        <w:rPr>
          <w:w w:val="95"/>
        </w:rPr>
        <w:t>of</w:t>
      </w:r>
      <w:r>
        <w:rPr>
          <w:spacing w:val="12"/>
          <w:w w:val="95"/>
        </w:rPr>
        <w:t xml:space="preserve"> </w:t>
      </w:r>
      <w:r>
        <w:rPr>
          <w:w w:val="95"/>
        </w:rPr>
        <w:t>the</w:t>
      </w:r>
      <w:r>
        <w:rPr>
          <w:spacing w:val="12"/>
          <w:w w:val="95"/>
        </w:rPr>
        <w:t xml:space="preserve"> </w:t>
      </w:r>
      <w:r>
        <w:rPr>
          <w:w w:val="95"/>
        </w:rPr>
        <w:t>start</w:t>
      </w:r>
      <w:r>
        <w:rPr>
          <w:spacing w:val="13"/>
          <w:w w:val="95"/>
        </w:rPr>
        <w:t xml:space="preserve"> </w:t>
      </w:r>
      <w:r>
        <w:rPr>
          <w:w w:val="95"/>
        </w:rPr>
        <w:t>of</w:t>
      </w:r>
      <w:r>
        <w:rPr>
          <w:spacing w:val="12"/>
          <w:w w:val="95"/>
        </w:rPr>
        <w:t xml:space="preserve"> </w:t>
      </w:r>
      <w:r>
        <w:rPr>
          <w:w w:val="95"/>
        </w:rPr>
        <w:t>a</w:t>
      </w:r>
      <w:r>
        <w:rPr>
          <w:spacing w:val="12"/>
          <w:w w:val="95"/>
        </w:rPr>
        <w:t xml:space="preserve"> </w:t>
      </w:r>
      <w:r>
        <w:rPr>
          <w:w w:val="95"/>
        </w:rPr>
        <w:t>GVP</w:t>
      </w:r>
      <w:r>
        <w:rPr>
          <w:spacing w:val="13"/>
          <w:w w:val="95"/>
        </w:rPr>
        <w:t xml:space="preserve"> </w:t>
      </w:r>
      <w:r>
        <w:rPr>
          <w:w w:val="95"/>
        </w:rPr>
        <w:t>for</w:t>
      </w:r>
    </w:p>
    <w:p w14:paraId="60836CDA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126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each</w:t>
      </w:r>
      <w:r>
        <w:rPr>
          <w:spacing w:val="15"/>
          <w:w w:val="95"/>
        </w:rPr>
        <w:t xml:space="preserve"> </w:t>
      </w:r>
      <w:r>
        <w:rPr>
          <w:w w:val="95"/>
        </w:rPr>
        <w:t>hydrophone</w:t>
      </w:r>
      <w:r>
        <w:rPr>
          <w:spacing w:val="15"/>
          <w:w w:val="95"/>
        </w:rPr>
        <w:t xml:space="preserve"> </w:t>
      </w:r>
      <w:r>
        <w:rPr>
          <w:w w:val="95"/>
        </w:rPr>
        <w:t>within</w:t>
      </w:r>
      <w:r>
        <w:rPr>
          <w:spacing w:val="14"/>
          <w:w w:val="95"/>
        </w:rPr>
        <w:t xml:space="preserve"> </w:t>
      </w:r>
      <w:r>
        <w:rPr>
          <w:w w:val="95"/>
        </w:rPr>
        <w:t>each</w:t>
      </w:r>
      <w:r>
        <w:rPr>
          <w:spacing w:val="15"/>
          <w:w w:val="95"/>
        </w:rPr>
        <w:t xml:space="preserve"> </w:t>
      </w:r>
      <w:r>
        <w:rPr>
          <w:w w:val="95"/>
        </w:rPr>
        <w:t>half-hour</w:t>
      </w:r>
      <w:r>
        <w:rPr>
          <w:spacing w:val="14"/>
          <w:w w:val="95"/>
        </w:rPr>
        <w:t xml:space="preserve"> </w:t>
      </w:r>
      <w:r>
        <w:rPr>
          <w:w w:val="95"/>
        </w:rPr>
        <w:t>period.</w:t>
      </w:r>
      <w:r>
        <w:rPr>
          <w:spacing w:val="39"/>
          <w:w w:val="95"/>
        </w:rPr>
        <w:t xml:space="preserve"> </w:t>
      </w:r>
      <w:r>
        <w:rPr>
          <w:w w:val="95"/>
        </w:rPr>
        <w:t>We</w:t>
      </w:r>
      <w:r>
        <w:rPr>
          <w:spacing w:val="15"/>
          <w:w w:val="95"/>
        </w:rPr>
        <w:t xml:space="preserve"> </w:t>
      </w:r>
      <w:r>
        <w:rPr>
          <w:w w:val="95"/>
        </w:rPr>
        <w:t>used</w:t>
      </w:r>
      <w:r>
        <w:rPr>
          <w:spacing w:val="14"/>
          <w:w w:val="95"/>
        </w:rPr>
        <w:t xml:space="preserve"> </w:t>
      </w:r>
      <w:r>
        <w:rPr>
          <w:w w:val="95"/>
        </w:rPr>
        <w:t>half-hour</w:t>
      </w:r>
      <w:r>
        <w:rPr>
          <w:spacing w:val="15"/>
          <w:w w:val="95"/>
        </w:rPr>
        <w:t xml:space="preserve"> </w:t>
      </w:r>
      <w:r>
        <w:rPr>
          <w:w w:val="95"/>
        </w:rPr>
        <w:t>periods</w:t>
      </w:r>
      <w:r>
        <w:rPr>
          <w:spacing w:val="14"/>
          <w:w w:val="95"/>
        </w:rPr>
        <w:t xml:space="preserve"> </w:t>
      </w:r>
      <w:r>
        <w:rPr>
          <w:w w:val="95"/>
        </w:rPr>
        <w:t>to</w:t>
      </w:r>
      <w:r>
        <w:rPr>
          <w:spacing w:val="15"/>
          <w:w w:val="95"/>
        </w:rPr>
        <w:t xml:space="preserve"> </w:t>
      </w:r>
      <w:r>
        <w:rPr>
          <w:w w:val="95"/>
        </w:rPr>
        <w:t>approximate</w:t>
      </w:r>
    </w:p>
    <w:p w14:paraId="2CF3DEEF" w14:textId="77777777" w:rsidR="00C544BC" w:rsidRDefault="00BD4BDE">
      <w:pPr>
        <w:pStyle w:val="BodyText"/>
        <w:spacing w:before="155"/>
      </w:pPr>
      <w:r>
        <w:rPr>
          <w:rFonts w:ascii="Trebuchet MS" w:hAnsi="Trebuchet MS"/>
          <w:sz w:val="12"/>
        </w:rPr>
        <w:t xml:space="preserve">127    </w:t>
      </w:r>
      <w:r>
        <w:rPr>
          <w:rFonts w:ascii="Trebuchet MS" w:hAnsi="Trebuchet MS"/>
          <w:spacing w:val="19"/>
          <w:sz w:val="12"/>
        </w:rPr>
        <w:t xml:space="preserve"> </w:t>
      </w:r>
      <w:r>
        <w:rPr>
          <w:w w:val="95"/>
        </w:rPr>
        <w:t>the</w:t>
      </w:r>
      <w:r>
        <w:rPr>
          <w:spacing w:val="15"/>
          <w:w w:val="95"/>
        </w:rPr>
        <w:t xml:space="preserve"> </w:t>
      </w:r>
      <w:r>
        <w:rPr>
          <w:w w:val="95"/>
        </w:rPr>
        <w:t>typical</w:t>
      </w:r>
      <w:r>
        <w:rPr>
          <w:spacing w:val="14"/>
          <w:w w:val="95"/>
        </w:rPr>
        <w:t xml:space="preserve"> </w:t>
      </w:r>
      <w:r>
        <w:rPr>
          <w:w w:val="95"/>
        </w:rPr>
        <w:t>vocal</w:t>
      </w:r>
      <w:r>
        <w:rPr>
          <w:spacing w:val="14"/>
          <w:w w:val="95"/>
        </w:rPr>
        <w:t xml:space="preserve"> </w:t>
      </w:r>
      <w:r>
        <w:rPr>
          <w:w w:val="95"/>
        </w:rPr>
        <w:t>period</w:t>
      </w:r>
      <w:r>
        <w:rPr>
          <w:spacing w:val="14"/>
          <w:w w:val="95"/>
        </w:rPr>
        <w:t xml:space="preserve"> </w:t>
      </w:r>
      <w:r>
        <w:rPr>
          <w:w w:val="95"/>
        </w:rPr>
        <w:t>of</w:t>
      </w:r>
      <w:r>
        <w:rPr>
          <w:spacing w:val="15"/>
          <w:w w:val="95"/>
        </w:rPr>
        <w:t xml:space="preserve"> </w:t>
      </w:r>
      <w:r>
        <w:rPr>
          <w:w w:val="95"/>
        </w:rPr>
        <w:t>Blainville’s</w:t>
      </w:r>
      <w:r>
        <w:rPr>
          <w:spacing w:val="15"/>
          <w:w w:val="95"/>
        </w:rPr>
        <w:t xml:space="preserve"> </w:t>
      </w:r>
      <w:r>
        <w:rPr>
          <w:w w:val="95"/>
        </w:rPr>
        <w:t>beaked</w:t>
      </w:r>
      <w:r>
        <w:rPr>
          <w:spacing w:val="14"/>
          <w:w w:val="95"/>
        </w:rPr>
        <w:t xml:space="preserve"> </w:t>
      </w:r>
      <w:r>
        <w:rPr>
          <w:w w:val="95"/>
        </w:rPr>
        <w:t>whales</w:t>
      </w:r>
      <w:r>
        <w:rPr>
          <w:spacing w:val="14"/>
          <w:w w:val="95"/>
        </w:rPr>
        <w:t xml:space="preserve"> </w:t>
      </w:r>
      <w:r>
        <w:rPr>
          <w:w w:val="95"/>
        </w:rPr>
        <w:t>during</w:t>
      </w:r>
      <w:r>
        <w:rPr>
          <w:spacing w:val="14"/>
          <w:w w:val="95"/>
        </w:rPr>
        <w:t xml:space="preserve"> </w:t>
      </w:r>
      <w:r>
        <w:rPr>
          <w:w w:val="95"/>
        </w:rPr>
        <w:t>deep</w:t>
      </w:r>
      <w:r>
        <w:rPr>
          <w:spacing w:val="14"/>
          <w:w w:val="95"/>
        </w:rPr>
        <w:t xml:space="preserve"> </w:t>
      </w:r>
      <w:r>
        <w:rPr>
          <w:w w:val="95"/>
        </w:rPr>
        <w:t>foraging</w:t>
      </w:r>
      <w:r>
        <w:rPr>
          <w:spacing w:val="15"/>
          <w:w w:val="95"/>
        </w:rPr>
        <w:t xml:space="preserve"> </w:t>
      </w:r>
      <w:r>
        <w:rPr>
          <w:w w:val="95"/>
        </w:rPr>
        <w:t>dives</w:t>
      </w:r>
      <w:r>
        <w:rPr>
          <w:spacing w:val="15"/>
          <w:w w:val="95"/>
        </w:rPr>
        <w:t xml:space="preserve"> </w:t>
      </w:r>
      <w:r>
        <w:rPr>
          <w:w w:val="95"/>
        </w:rPr>
        <w:t>(Tyack</w:t>
      </w:r>
      <w:r>
        <w:rPr>
          <w:spacing w:val="14"/>
          <w:w w:val="95"/>
        </w:rPr>
        <w:t xml:space="preserve"> </w:t>
      </w:r>
      <w:r>
        <w:rPr>
          <w:w w:val="95"/>
        </w:rPr>
        <w:t>et</w:t>
      </w:r>
    </w:p>
    <w:p w14:paraId="22BC3458" w14:textId="77777777" w:rsidR="00C544BC" w:rsidRDefault="00BD4BDE">
      <w:pPr>
        <w:spacing w:before="154"/>
        <w:ind w:left="150"/>
        <w:rPr>
          <w:sz w:val="24"/>
        </w:rPr>
      </w:pPr>
      <w:r>
        <w:rPr>
          <w:rFonts w:ascii="Trebuchet MS"/>
          <w:sz w:val="12"/>
        </w:rPr>
        <w:t xml:space="preserve">128    </w:t>
      </w:r>
      <w:r>
        <w:rPr>
          <w:rFonts w:ascii="Trebuchet MS"/>
          <w:spacing w:val="19"/>
          <w:sz w:val="12"/>
        </w:rPr>
        <w:t xml:space="preserve"> </w:t>
      </w:r>
      <w:r>
        <w:rPr>
          <w:sz w:val="24"/>
        </w:rPr>
        <w:t>al.,</w:t>
      </w:r>
      <w:r>
        <w:rPr>
          <w:spacing w:val="16"/>
          <w:sz w:val="24"/>
        </w:rPr>
        <w:t xml:space="preserve"> </w:t>
      </w:r>
      <w:r>
        <w:rPr>
          <w:sz w:val="24"/>
        </w:rPr>
        <w:t>2006).</w:t>
      </w:r>
    </w:p>
    <w:p w14:paraId="2930CC51" w14:textId="77777777" w:rsidR="00C544BC" w:rsidRDefault="00C544BC">
      <w:pPr>
        <w:rPr>
          <w:sz w:val="24"/>
        </w:rPr>
        <w:sectPr w:rsidR="00C544BC">
          <w:pgSz w:w="12240" w:h="15840"/>
          <w:pgMar w:top="1320" w:right="1280" w:bottom="1100" w:left="900" w:header="0" w:footer="832" w:gutter="0"/>
          <w:cols w:space="720"/>
        </w:sectPr>
      </w:pPr>
    </w:p>
    <w:p w14:paraId="501B09AE" w14:textId="77777777" w:rsidR="00C544BC" w:rsidRDefault="00C544BC">
      <w:pPr>
        <w:pStyle w:val="BodyText"/>
        <w:spacing w:before="13"/>
        <w:ind w:left="0"/>
        <w:rPr>
          <w:sz w:val="17"/>
        </w:rPr>
      </w:pPr>
    </w:p>
    <w:p w14:paraId="384F3247" w14:textId="77777777" w:rsidR="00C544BC" w:rsidRDefault="00BD4BDE">
      <w:pPr>
        <w:pStyle w:val="BodyText"/>
        <w:spacing w:before="0"/>
        <w:ind w:left="2945"/>
        <w:rPr>
          <w:sz w:val="20"/>
        </w:rPr>
      </w:pPr>
      <w:r>
        <w:rPr>
          <w:noProof/>
          <w:sz w:val="20"/>
        </w:rPr>
        <w:drawing>
          <wp:inline distT="0" distB="0" distL="0" distR="0" wp14:anchorId="396C2946" wp14:editId="0578256B">
            <wp:extent cx="2914364" cy="4114514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4364" cy="4114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88E01" w14:textId="77777777" w:rsidR="00C544BC" w:rsidRDefault="00C544BC">
      <w:pPr>
        <w:pStyle w:val="BodyText"/>
        <w:spacing w:before="0"/>
        <w:ind w:left="0"/>
        <w:rPr>
          <w:sz w:val="20"/>
        </w:rPr>
      </w:pPr>
    </w:p>
    <w:p w14:paraId="677CAFC0" w14:textId="77777777" w:rsidR="00C544BC" w:rsidRDefault="00C544BC">
      <w:pPr>
        <w:pStyle w:val="BodyText"/>
        <w:spacing w:before="5"/>
        <w:ind w:left="0"/>
        <w:rPr>
          <w:sz w:val="20"/>
        </w:rPr>
      </w:pPr>
    </w:p>
    <w:p w14:paraId="356F4E77" w14:textId="77777777" w:rsidR="00C544BC" w:rsidRDefault="00BD4BDE">
      <w:pPr>
        <w:pStyle w:val="BodyText"/>
        <w:spacing w:before="117" w:line="355" w:lineRule="auto"/>
        <w:ind w:left="540" w:right="150"/>
        <w:jc w:val="both"/>
      </w:pPr>
      <w:bookmarkStart w:id="7" w:name="_bookmark0"/>
      <w:bookmarkEnd w:id="7"/>
      <w:r>
        <w:rPr>
          <w:spacing w:val="-1"/>
        </w:rPr>
        <w:t>Figure</w:t>
      </w:r>
      <w:r>
        <w:rPr>
          <w:spacing w:val="-10"/>
        </w:rPr>
        <w:t xml:space="preserve"> </w:t>
      </w:r>
      <w:r>
        <w:t>1:</w:t>
      </w:r>
      <w:r>
        <w:rPr>
          <w:spacing w:val="8"/>
        </w:rPr>
        <w:t xml:space="preserve"> </w:t>
      </w:r>
      <w:r>
        <w:t>Map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hydrophones</w:t>
      </w:r>
      <w:r>
        <w:rPr>
          <w:spacing w:val="-10"/>
        </w:rPr>
        <w:t xml:space="preserve"> </w:t>
      </w:r>
      <w:r>
        <w:t>(black</w:t>
      </w:r>
      <w:r>
        <w:rPr>
          <w:spacing w:val="-10"/>
        </w:rPr>
        <w:t xml:space="preserve"> </w:t>
      </w:r>
      <w:r>
        <w:t>points)</w:t>
      </w:r>
      <w:r>
        <w:rPr>
          <w:spacing w:val="-9"/>
        </w:rPr>
        <w:t xml:space="preserve"> </w:t>
      </w:r>
      <w:r>
        <w:t>at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Pacific</w:t>
      </w:r>
      <w:r>
        <w:rPr>
          <w:spacing w:val="-10"/>
        </w:rPr>
        <w:t xml:space="preserve"> </w:t>
      </w:r>
      <w:r>
        <w:t>Missile</w:t>
      </w:r>
      <w:r>
        <w:rPr>
          <w:spacing w:val="-10"/>
        </w:rPr>
        <w:t xml:space="preserve"> </w:t>
      </w:r>
      <w:r>
        <w:t>Range</w:t>
      </w:r>
      <w:r>
        <w:rPr>
          <w:spacing w:val="-10"/>
        </w:rPr>
        <w:t xml:space="preserve"> </w:t>
      </w:r>
      <w:r>
        <w:t>Facility</w:t>
      </w:r>
      <w:r>
        <w:rPr>
          <w:spacing w:val="-9"/>
        </w:rPr>
        <w:t xml:space="preserve"> </w:t>
      </w:r>
      <w:r>
        <w:t>near</w:t>
      </w:r>
      <w:r>
        <w:rPr>
          <w:spacing w:val="-9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rPr>
          <w:spacing w:val="-1"/>
        </w:rPr>
        <w:t>island</w:t>
      </w:r>
      <w:r>
        <w:rPr>
          <w:spacing w:val="-10"/>
        </w:rPr>
        <w:t xml:space="preserve"> </w:t>
      </w:r>
      <w:r>
        <w:rPr>
          <w:spacing w:val="-1"/>
        </w:rPr>
        <w:t>of</w:t>
      </w:r>
      <w:r>
        <w:rPr>
          <w:spacing w:val="-10"/>
        </w:rPr>
        <w:t xml:space="preserve"> </w:t>
      </w:r>
      <w:r>
        <w:rPr>
          <w:spacing w:val="-1"/>
        </w:rPr>
        <w:t>Kauai,</w:t>
      </w:r>
      <w:r>
        <w:rPr>
          <w:spacing w:val="-9"/>
        </w:rPr>
        <w:t xml:space="preserve"> </w:t>
      </w:r>
      <w:r>
        <w:rPr>
          <w:spacing w:val="-1"/>
        </w:rPr>
        <w:t>Hawaii.</w:t>
      </w:r>
      <w:r>
        <w:rPr>
          <w:spacing w:val="7"/>
        </w:rPr>
        <w:t xml:space="preserve"> </w:t>
      </w:r>
      <w:r>
        <w:rPr>
          <w:spacing w:val="-1"/>
        </w:rPr>
        <w:t>For</w:t>
      </w:r>
      <w:r>
        <w:rPr>
          <w:spacing w:val="-9"/>
        </w:rPr>
        <w:t xml:space="preserve"> </w:t>
      </w:r>
      <w:r>
        <w:rPr>
          <w:spacing w:val="-1"/>
        </w:rPr>
        <w:t>security</w:t>
      </w:r>
      <w:r>
        <w:rPr>
          <w:spacing w:val="-10"/>
        </w:rPr>
        <w:t xml:space="preserve"> </w:t>
      </w:r>
      <w:r>
        <w:rPr>
          <w:spacing w:val="-1"/>
        </w:rPr>
        <w:t>reasons,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approximate</w:t>
      </w:r>
      <w:r>
        <w:rPr>
          <w:spacing w:val="-9"/>
        </w:rPr>
        <w:t xml:space="preserve"> </w:t>
      </w:r>
      <w:r>
        <w:t>rather</w:t>
      </w:r>
      <w:r>
        <w:rPr>
          <w:spacing w:val="-10"/>
        </w:rPr>
        <w:t xml:space="preserve"> </w:t>
      </w:r>
      <w:r>
        <w:t>than</w:t>
      </w:r>
      <w:r>
        <w:rPr>
          <w:spacing w:val="-9"/>
        </w:rPr>
        <w:t xml:space="preserve"> </w:t>
      </w:r>
      <w:r>
        <w:t>exact</w:t>
      </w:r>
      <w:r>
        <w:rPr>
          <w:spacing w:val="-10"/>
        </w:rPr>
        <w:t xml:space="preserve"> </w:t>
      </w:r>
      <w:r>
        <w:t>locations</w:t>
      </w:r>
      <w:r>
        <w:rPr>
          <w:spacing w:val="-57"/>
        </w:rPr>
        <w:t xml:space="preserve"> </w:t>
      </w:r>
      <w:r>
        <w:rPr>
          <w:spacing w:val="-1"/>
        </w:rPr>
        <w:t>are</w:t>
      </w:r>
      <w:r>
        <w:rPr>
          <w:spacing w:val="-8"/>
        </w:rPr>
        <w:t xml:space="preserve"> </w:t>
      </w:r>
      <w:r>
        <w:rPr>
          <w:spacing w:val="-1"/>
        </w:rPr>
        <w:t>shown</w:t>
      </w:r>
      <w:r>
        <w:rPr>
          <w:spacing w:val="-6"/>
        </w:rPr>
        <w:t xml:space="preserve"> </w:t>
      </w:r>
      <w:r>
        <w:t>here.</w:t>
      </w:r>
      <w:r>
        <w:rPr>
          <w:spacing w:val="15"/>
        </w:rPr>
        <w:t xml:space="preserve"> </w:t>
      </w:r>
      <w:r>
        <w:t>Color</w:t>
      </w:r>
      <w:r>
        <w:rPr>
          <w:spacing w:val="-7"/>
        </w:rPr>
        <w:t xml:space="preserve"> </w:t>
      </w:r>
      <w:r>
        <w:t>scale</w:t>
      </w:r>
      <w:r>
        <w:rPr>
          <w:spacing w:val="-6"/>
        </w:rPr>
        <w:t xml:space="preserve"> </w:t>
      </w:r>
      <w:r>
        <w:t>indicates</w:t>
      </w:r>
      <w:r>
        <w:rPr>
          <w:spacing w:val="-7"/>
        </w:rPr>
        <w:t xml:space="preserve"> </w:t>
      </w:r>
      <w:r>
        <w:t>bathymetry.</w:t>
      </w:r>
      <w:r>
        <w:rPr>
          <w:spacing w:val="14"/>
        </w:rPr>
        <w:t xml:space="preserve"> </w:t>
      </w:r>
      <w:r>
        <w:t>Inset</w:t>
      </w:r>
      <w:r>
        <w:rPr>
          <w:spacing w:val="-6"/>
        </w:rPr>
        <w:t xml:space="preserve"> </w:t>
      </w:r>
      <w:r>
        <w:t>map</w:t>
      </w:r>
      <w:r>
        <w:rPr>
          <w:spacing w:val="-8"/>
        </w:rPr>
        <w:t xml:space="preserve"> </w:t>
      </w:r>
      <w:r>
        <w:t>shows</w:t>
      </w:r>
      <w:r>
        <w:rPr>
          <w:spacing w:val="-6"/>
        </w:rPr>
        <w:t xml:space="preserve"> </w:t>
      </w:r>
      <w:r>
        <w:t>range</w:t>
      </w:r>
      <w:r>
        <w:rPr>
          <w:spacing w:val="-7"/>
        </w:rPr>
        <w:t xml:space="preserve"> </w:t>
      </w:r>
      <w:r>
        <w:t>location</w:t>
      </w:r>
      <w:r>
        <w:rPr>
          <w:spacing w:val="-7"/>
        </w:rPr>
        <w:t xml:space="preserve"> </w:t>
      </w:r>
      <w:r>
        <w:t>(black</w:t>
      </w:r>
      <w:r>
        <w:rPr>
          <w:spacing w:val="-58"/>
        </w:rPr>
        <w:t xml:space="preserve"> </w:t>
      </w:r>
      <w:r>
        <w:t>rectangle)</w:t>
      </w:r>
      <w:r>
        <w:rPr>
          <w:spacing w:val="12"/>
        </w:rPr>
        <w:t xml:space="preserve"> </w:t>
      </w:r>
      <w:r>
        <w:t>relative</w:t>
      </w:r>
      <w:r>
        <w:rPr>
          <w:spacing w:val="13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main</w:t>
      </w:r>
      <w:r>
        <w:rPr>
          <w:spacing w:val="13"/>
        </w:rPr>
        <w:t xml:space="preserve"> </w:t>
      </w:r>
      <w:r>
        <w:t>Hawaiian</w:t>
      </w:r>
      <w:r>
        <w:rPr>
          <w:spacing w:val="12"/>
        </w:rPr>
        <w:t xml:space="preserve"> </w:t>
      </w:r>
      <w:r>
        <w:t>Islands.</w:t>
      </w:r>
    </w:p>
    <w:p w14:paraId="0A21EC6C" w14:textId="77777777" w:rsidR="00C544BC" w:rsidRDefault="00C544BC">
      <w:pPr>
        <w:pStyle w:val="BodyText"/>
        <w:spacing w:before="0"/>
        <w:ind w:left="0"/>
        <w:rPr>
          <w:sz w:val="20"/>
        </w:rPr>
      </w:pPr>
    </w:p>
    <w:p w14:paraId="52779FC2" w14:textId="77777777" w:rsidR="00C544BC" w:rsidRDefault="00BD4BDE">
      <w:pPr>
        <w:pStyle w:val="Heading2"/>
        <w:tabs>
          <w:tab w:val="left" w:pos="1361"/>
        </w:tabs>
        <w:spacing w:before="265"/>
      </w:pPr>
      <w:r>
        <w:rPr>
          <w:rFonts w:ascii="Trebuchet MS"/>
          <w:b w:val="0"/>
          <w:sz w:val="12"/>
        </w:rPr>
        <w:t xml:space="preserve">129    </w:t>
      </w:r>
      <w:r>
        <w:rPr>
          <w:rFonts w:ascii="Trebuchet MS"/>
          <w:b w:val="0"/>
          <w:spacing w:val="19"/>
          <w:sz w:val="12"/>
        </w:rPr>
        <w:t xml:space="preserve"> </w:t>
      </w:r>
      <w:bookmarkStart w:id="8" w:name="Modelling_received_levels_of_hull-mounte"/>
      <w:bookmarkEnd w:id="8"/>
      <w:r>
        <w:rPr>
          <w:w w:val="105"/>
        </w:rPr>
        <w:t>2.1.2</w:t>
      </w:r>
      <w:r>
        <w:rPr>
          <w:w w:val="105"/>
        </w:rPr>
        <w:tab/>
        <w:t>Modelling</w:t>
      </w:r>
      <w:r>
        <w:rPr>
          <w:spacing w:val="1"/>
          <w:w w:val="105"/>
        </w:rPr>
        <w:t xml:space="preserve"> </w:t>
      </w:r>
      <w:r>
        <w:rPr>
          <w:w w:val="105"/>
        </w:rPr>
        <w:t>received levels of hull-mounted</w:t>
      </w:r>
      <w:r>
        <w:rPr>
          <w:spacing w:val="1"/>
          <w:w w:val="105"/>
        </w:rPr>
        <w:t xml:space="preserve"> </w:t>
      </w:r>
      <w:r>
        <w:rPr>
          <w:w w:val="105"/>
        </w:rPr>
        <w:t>mid-frequency active sonar</w:t>
      </w:r>
    </w:p>
    <w:p w14:paraId="5238BBFA" w14:textId="77777777" w:rsidR="00C544BC" w:rsidRDefault="00C544BC">
      <w:pPr>
        <w:pStyle w:val="BodyText"/>
        <w:spacing w:before="12"/>
        <w:ind w:left="0"/>
        <w:rPr>
          <w:b/>
        </w:rPr>
      </w:pPr>
    </w:p>
    <w:p w14:paraId="6590523D" w14:textId="77777777" w:rsidR="00C544BC" w:rsidRDefault="00BD4BDE">
      <w:pPr>
        <w:pStyle w:val="BodyText"/>
        <w:spacing w:before="118"/>
      </w:pPr>
      <w:r>
        <w:rPr>
          <w:rFonts w:ascii="Trebuchet MS"/>
          <w:sz w:val="12"/>
        </w:rPr>
        <w:t xml:space="preserve">130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For</w:t>
      </w:r>
      <w:r>
        <w:rPr>
          <w:spacing w:val="-7"/>
          <w:w w:val="95"/>
        </w:rPr>
        <w:t xml:space="preserve"> </w:t>
      </w:r>
      <w:r>
        <w:rPr>
          <w:w w:val="95"/>
        </w:rPr>
        <w:t>security</w:t>
      </w:r>
      <w:r>
        <w:rPr>
          <w:spacing w:val="-7"/>
          <w:w w:val="95"/>
        </w:rPr>
        <w:t xml:space="preserve"> </w:t>
      </w:r>
      <w:r>
        <w:rPr>
          <w:w w:val="95"/>
        </w:rPr>
        <w:t>reasons,</w:t>
      </w:r>
      <w:r>
        <w:rPr>
          <w:spacing w:val="-6"/>
          <w:w w:val="95"/>
        </w:rPr>
        <w:t xml:space="preserve"> </w:t>
      </w:r>
      <w:r>
        <w:rPr>
          <w:w w:val="95"/>
        </w:rPr>
        <w:t>classified</w:t>
      </w:r>
      <w:r>
        <w:rPr>
          <w:spacing w:val="-7"/>
          <w:w w:val="95"/>
        </w:rPr>
        <w:t xml:space="preserve"> </w:t>
      </w:r>
      <w:r>
        <w:rPr>
          <w:w w:val="95"/>
        </w:rPr>
        <w:t>data</w:t>
      </w:r>
      <w:r>
        <w:rPr>
          <w:spacing w:val="-7"/>
          <w:w w:val="95"/>
        </w:rPr>
        <w:t xml:space="preserve"> </w:t>
      </w:r>
      <w:r>
        <w:rPr>
          <w:w w:val="95"/>
        </w:rPr>
        <w:t>regarding</w:t>
      </w:r>
      <w:r>
        <w:rPr>
          <w:spacing w:val="-7"/>
          <w:w w:val="95"/>
        </w:rPr>
        <w:t xml:space="preserve"> </w:t>
      </w:r>
      <w:r>
        <w:rPr>
          <w:w w:val="95"/>
        </w:rPr>
        <w:t>activity</w:t>
      </w:r>
      <w:r>
        <w:rPr>
          <w:spacing w:val="-7"/>
          <w:w w:val="95"/>
        </w:rPr>
        <w:t xml:space="preserve"> </w:t>
      </w:r>
      <w:r>
        <w:rPr>
          <w:w w:val="95"/>
        </w:rPr>
        <w:t>that</w:t>
      </w:r>
      <w:r>
        <w:rPr>
          <w:spacing w:val="-7"/>
          <w:w w:val="95"/>
        </w:rPr>
        <w:t xml:space="preserve"> </w:t>
      </w:r>
      <w:r>
        <w:rPr>
          <w:w w:val="95"/>
        </w:rPr>
        <w:t>occurred</w:t>
      </w:r>
      <w:r>
        <w:rPr>
          <w:spacing w:val="-7"/>
          <w:w w:val="95"/>
        </w:rPr>
        <w:t xml:space="preserve"> </w:t>
      </w:r>
      <w:r>
        <w:rPr>
          <w:w w:val="95"/>
        </w:rPr>
        <w:t>on</w:t>
      </w:r>
      <w:r>
        <w:rPr>
          <w:spacing w:val="-7"/>
          <w:w w:val="95"/>
        </w:rPr>
        <w:t xml:space="preserve"> </w:t>
      </w:r>
      <w:r>
        <w:rPr>
          <w:w w:val="95"/>
        </w:rPr>
        <w:t>the</w:t>
      </w:r>
      <w:r>
        <w:rPr>
          <w:spacing w:val="-8"/>
          <w:w w:val="95"/>
        </w:rPr>
        <w:t xml:space="preserve"> </w:t>
      </w:r>
      <w:r>
        <w:rPr>
          <w:w w:val="95"/>
        </w:rPr>
        <w:t>range</w:t>
      </w:r>
      <w:r>
        <w:rPr>
          <w:spacing w:val="-7"/>
          <w:w w:val="95"/>
        </w:rPr>
        <w:t xml:space="preserve"> </w:t>
      </w:r>
      <w:r>
        <w:rPr>
          <w:w w:val="95"/>
        </w:rPr>
        <w:t>during</w:t>
      </w:r>
      <w:r>
        <w:rPr>
          <w:spacing w:val="-7"/>
          <w:w w:val="95"/>
        </w:rPr>
        <w:t xml:space="preserve"> </w:t>
      </w:r>
      <w:r>
        <w:rPr>
          <w:w w:val="95"/>
        </w:rPr>
        <w:t>each</w:t>
      </w:r>
    </w:p>
    <w:p w14:paraId="6CAFE7FE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131    </w:t>
      </w:r>
      <w:r>
        <w:rPr>
          <w:rFonts w:ascii="Trebuchet MS"/>
          <w:spacing w:val="19"/>
          <w:sz w:val="12"/>
        </w:rPr>
        <w:t xml:space="preserve"> </w:t>
      </w:r>
      <w:r>
        <w:t>SCC was</w:t>
      </w:r>
      <w:r>
        <w:rPr>
          <w:spacing w:val="-2"/>
        </w:rPr>
        <w:t xml:space="preserve"> </w:t>
      </w:r>
      <w:r>
        <w:t>passed from</w:t>
      </w:r>
      <w:r>
        <w:rPr>
          <w:spacing w:val="-1"/>
        </w:rPr>
        <w:t xml:space="preserve"> </w:t>
      </w:r>
      <w:r>
        <w:t>PMRF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author with</w:t>
      </w:r>
      <w:r>
        <w:rPr>
          <w:spacing w:val="-1"/>
        </w:rPr>
        <w:t xml:space="preserve"> </w:t>
      </w:r>
      <w:r>
        <w:t>clearance</w:t>
      </w:r>
      <w:r>
        <w:rPr>
          <w:spacing w:val="-1"/>
        </w:rPr>
        <w:t xml:space="preserve"> </w:t>
      </w:r>
      <w:r>
        <w:t>(E.E.H.).</w:t>
      </w:r>
      <w:r>
        <w:rPr>
          <w:spacing w:val="19"/>
        </w:rPr>
        <w:t xml:space="preserve"> </w:t>
      </w:r>
      <w:r>
        <w:t>These data</w:t>
      </w:r>
      <w:r>
        <w:rPr>
          <w:spacing w:val="-1"/>
        </w:rPr>
        <w:t xml:space="preserve"> </w:t>
      </w:r>
      <w:r>
        <w:t>indicated</w:t>
      </w:r>
    </w:p>
    <w:p w14:paraId="3363E273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132    </w:t>
      </w:r>
      <w:r>
        <w:rPr>
          <w:rFonts w:ascii="Trebuchet MS"/>
          <w:spacing w:val="19"/>
          <w:sz w:val="1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locations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ships</w:t>
      </w:r>
      <w:r>
        <w:rPr>
          <w:spacing w:val="-4"/>
        </w:rPr>
        <w:t xml:space="preserve"> </w:t>
      </w:r>
      <w:r>
        <w:t>during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training</w:t>
      </w:r>
      <w:r>
        <w:rPr>
          <w:spacing w:val="-5"/>
        </w:rPr>
        <w:t xml:space="preserve"> </w:t>
      </w:r>
      <w:r>
        <w:t>periods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start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stop</w:t>
      </w:r>
      <w:r>
        <w:rPr>
          <w:spacing w:val="-5"/>
        </w:rPr>
        <w:t xml:space="preserve"> </w:t>
      </w:r>
      <w:r>
        <w:t>times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each</w:t>
      </w:r>
    </w:p>
    <w:p w14:paraId="19F33444" w14:textId="77777777" w:rsidR="00C544BC" w:rsidRDefault="00BD4BDE">
      <w:pPr>
        <w:pStyle w:val="BodyText"/>
        <w:spacing w:before="155"/>
      </w:pPr>
      <w:r>
        <w:rPr>
          <w:rFonts w:ascii="Trebuchet MS"/>
          <w:sz w:val="12"/>
        </w:rPr>
        <w:t xml:space="preserve">133    </w:t>
      </w:r>
      <w:r>
        <w:rPr>
          <w:rFonts w:ascii="Trebuchet MS"/>
          <w:spacing w:val="19"/>
          <w:sz w:val="12"/>
        </w:rPr>
        <w:t xml:space="preserve"> </w:t>
      </w:r>
      <w:r>
        <w:rPr>
          <w:spacing w:val="-1"/>
        </w:rPr>
        <w:t>individual</w:t>
      </w:r>
      <w:r>
        <w:rPr>
          <w:spacing w:val="6"/>
        </w:rPr>
        <w:t xml:space="preserve"> </w:t>
      </w:r>
      <w:r>
        <w:rPr>
          <w:spacing w:val="-1"/>
        </w:rPr>
        <w:t>training</w:t>
      </w:r>
      <w:r>
        <w:rPr>
          <w:spacing w:val="5"/>
        </w:rPr>
        <w:t xml:space="preserve"> </w:t>
      </w:r>
      <w:proofErr w:type="gramStart"/>
      <w:r>
        <w:rPr>
          <w:spacing w:val="-1"/>
        </w:rPr>
        <w:t>event</w:t>
      </w:r>
      <w:proofErr w:type="gramEnd"/>
      <w:r>
        <w:rPr>
          <w:spacing w:val="-1"/>
        </w:rPr>
        <w:t>.</w:t>
      </w:r>
      <w:r>
        <w:rPr>
          <w:spacing w:val="52"/>
        </w:rPr>
        <w:t xml:space="preserve"> </w:t>
      </w:r>
      <w:r>
        <w:rPr>
          <w:spacing w:val="-1"/>
        </w:rPr>
        <w:t>However,</w:t>
      </w:r>
      <w:r>
        <w:rPr>
          <w:spacing w:val="9"/>
        </w:rPr>
        <w:t xml:space="preserve"> </w:t>
      </w:r>
      <w:r>
        <w:t>no</w:t>
      </w:r>
      <w:r>
        <w:rPr>
          <w:spacing w:val="5"/>
        </w:rPr>
        <w:t xml:space="preserve"> </w:t>
      </w:r>
      <w:r>
        <w:t>information</w:t>
      </w:r>
      <w:r>
        <w:rPr>
          <w:spacing w:val="5"/>
        </w:rPr>
        <w:t xml:space="preserve"> </w:t>
      </w:r>
      <w:r>
        <w:t>was</w:t>
      </w:r>
      <w:r>
        <w:rPr>
          <w:spacing w:val="6"/>
        </w:rPr>
        <w:t xml:space="preserve"> </w:t>
      </w:r>
      <w:r>
        <w:t>provided</w:t>
      </w:r>
      <w:r>
        <w:rPr>
          <w:spacing w:val="5"/>
        </w:rPr>
        <w:t xml:space="preserve"> </w:t>
      </w:r>
      <w:r>
        <w:t>on</w:t>
      </w:r>
      <w:r>
        <w:rPr>
          <w:spacing w:val="5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start</w:t>
      </w:r>
      <w:r>
        <w:rPr>
          <w:spacing w:val="5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stop</w:t>
      </w:r>
    </w:p>
    <w:p w14:paraId="2228CA0E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134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of</w:t>
      </w:r>
      <w:r>
        <w:rPr>
          <w:spacing w:val="29"/>
          <w:w w:val="95"/>
        </w:rPr>
        <w:t xml:space="preserve"> </w:t>
      </w:r>
      <w:r>
        <w:rPr>
          <w:w w:val="95"/>
        </w:rPr>
        <w:t>sonar</w:t>
      </w:r>
      <w:r>
        <w:rPr>
          <w:spacing w:val="28"/>
          <w:w w:val="95"/>
        </w:rPr>
        <w:t xml:space="preserve"> </w:t>
      </w:r>
      <w:r>
        <w:rPr>
          <w:w w:val="95"/>
        </w:rPr>
        <w:t>use;</w:t>
      </w:r>
      <w:r>
        <w:rPr>
          <w:spacing w:val="34"/>
          <w:w w:val="95"/>
        </w:rPr>
        <w:t xml:space="preserve"> </w:t>
      </w:r>
      <w:r>
        <w:rPr>
          <w:w w:val="95"/>
        </w:rPr>
        <w:t>hence,</w:t>
      </w:r>
      <w:r>
        <w:rPr>
          <w:spacing w:val="31"/>
          <w:w w:val="95"/>
        </w:rPr>
        <w:t xml:space="preserve"> </w:t>
      </w:r>
      <w:r>
        <w:rPr>
          <w:w w:val="95"/>
        </w:rPr>
        <w:t>periods</w:t>
      </w:r>
      <w:r>
        <w:rPr>
          <w:spacing w:val="29"/>
          <w:w w:val="95"/>
        </w:rPr>
        <w:t xml:space="preserve"> </w:t>
      </w:r>
      <w:r>
        <w:rPr>
          <w:w w:val="95"/>
        </w:rPr>
        <w:t>of</w:t>
      </w:r>
      <w:r>
        <w:rPr>
          <w:spacing w:val="28"/>
          <w:w w:val="95"/>
        </w:rPr>
        <w:t xml:space="preserve"> </w:t>
      </w:r>
      <w:r>
        <w:rPr>
          <w:w w:val="95"/>
        </w:rPr>
        <w:t>active</w:t>
      </w:r>
      <w:r>
        <w:rPr>
          <w:spacing w:val="28"/>
          <w:w w:val="95"/>
        </w:rPr>
        <w:t xml:space="preserve"> </w:t>
      </w:r>
      <w:r>
        <w:rPr>
          <w:w w:val="95"/>
        </w:rPr>
        <w:t>sonar</w:t>
      </w:r>
      <w:r>
        <w:rPr>
          <w:spacing w:val="29"/>
          <w:w w:val="95"/>
        </w:rPr>
        <w:t xml:space="preserve"> </w:t>
      </w:r>
      <w:r>
        <w:rPr>
          <w:w w:val="95"/>
        </w:rPr>
        <w:t>were</w:t>
      </w:r>
      <w:r>
        <w:rPr>
          <w:spacing w:val="28"/>
          <w:w w:val="95"/>
        </w:rPr>
        <w:t xml:space="preserve"> </w:t>
      </w:r>
      <w:r>
        <w:rPr>
          <w:w w:val="95"/>
        </w:rPr>
        <w:t>determined</w:t>
      </w:r>
      <w:r>
        <w:rPr>
          <w:spacing w:val="29"/>
          <w:w w:val="95"/>
        </w:rPr>
        <w:t xml:space="preserve"> </w:t>
      </w:r>
      <w:r>
        <w:rPr>
          <w:w w:val="95"/>
        </w:rPr>
        <w:t>from</w:t>
      </w:r>
      <w:r>
        <w:rPr>
          <w:spacing w:val="28"/>
          <w:w w:val="95"/>
        </w:rPr>
        <w:t xml:space="preserve"> </w:t>
      </w:r>
      <w:r>
        <w:rPr>
          <w:w w:val="95"/>
        </w:rPr>
        <w:t>the</w:t>
      </w:r>
      <w:r>
        <w:rPr>
          <w:spacing w:val="28"/>
          <w:w w:val="95"/>
        </w:rPr>
        <w:t xml:space="preserve"> </w:t>
      </w:r>
      <w:r>
        <w:rPr>
          <w:w w:val="95"/>
        </w:rPr>
        <w:t>range</w:t>
      </w:r>
      <w:r>
        <w:rPr>
          <w:spacing w:val="29"/>
          <w:w w:val="95"/>
        </w:rPr>
        <w:t xml:space="preserve"> </w:t>
      </w:r>
      <w:r>
        <w:rPr>
          <w:w w:val="95"/>
        </w:rPr>
        <w:t>hydrophone</w:t>
      </w:r>
    </w:p>
    <w:p w14:paraId="11DC3B27" w14:textId="77777777" w:rsidR="00C544BC" w:rsidRDefault="00C544BC">
      <w:pPr>
        <w:sectPr w:rsidR="00C544BC">
          <w:pgSz w:w="12240" w:h="15840"/>
          <w:pgMar w:top="1500" w:right="1280" w:bottom="1100" w:left="900" w:header="0" w:footer="832" w:gutter="0"/>
          <w:cols w:space="720"/>
        </w:sectPr>
      </w:pPr>
    </w:p>
    <w:p w14:paraId="48D60642" w14:textId="77777777" w:rsidR="00C544BC" w:rsidRDefault="00BD4BDE">
      <w:pPr>
        <w:pStyle w:val="BodyText"/>
        <w:spacing w:before="107"/>
      </w:pPr>
      <w:r>
        <w:rPr>
          <w:rFonts w:ascii="Trebuchet MS"/>
          <w:sz w:val="12"/>
        </w:rPr>
        <w:lastRenderedPageBreak/>
        <w:t xml:space="preserve">135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recordings</w:t>
      </w:r>
      <w:r>
        <w:rPr>
          <w:spacing w:val="-3"/>
          <w:w w:val="95"/>
        </w:rPr>
        <w:t xml:space="preserve"> </w:t>
      </w:r>
      <w:r>
        <w:rPr>
          <w:w w:val="95"/>
        </w:rPr>
        <w:t>by</w:t>
      </w:r>
      <w:r>
        <w:rPr>
          <w:spacing w:val="-2"/>
          <w:w w:val="95"/>
        </w:rPr>
        <w:t xml:space="preserve"> </w:t>
      </w:r>
      <w:r>
        <w:rPr>
          <w:w w:val="95"/>
        </w:rPr>
        <w:t>running</w:t>
      </w:r>
      <w:r>
        <w:rPr>
          <w:spacing w:val="-3"/>
          <w:w w:val="95"/>
        </w:rPr>
        <w:t xml:space="preserve"> </w:t>
      </w:r>
      <w:r>
        <w:rPr>
          <w:w w:val="95"/>
        </w:rPr>
        <w:t>a</w:t>
      </w:r>
      <w:r>
        <w:rPr>
          <w:spacing w:val="-3"/>
          <w:w w:val="95"/>
        </w:rPr>
        <w:t xml:space="preserve"> </w:t>
      </w:r>
      <w:r>
        <w:rPr>
          <w:w w:val="95"/>
        </w:rPr>
        <w:t>sonar</w:t>
      </w:r>
      <w:r>
        <w:rPr>
          <w:spacing w:val="-3"/>
          <w:w w:val="95"/>
        </w:rPr>
        <w:t xml:space="preserve"> </w:t>
      </w:r>
      <w:r>
        <w:rPr>
          <w:w w:val="95"/>
        </w:rPr>
        <w:t>detector</w:t>
      </w:r>
      <w:r>
        <w:rPr>
          <w:spacing w:val="-2"/>
          <w:w w:val="95"/>
        </w:rPr>
        <w:t xml:space="preserve"> </w:t>
      </w:r>
      <w:r>
        <w:rPr>
          <w:w w:val="95"/>
        </w:rPr>
        <w:t>from</w:t>
      </w:r>
      <w:r>
        <w:rPr>
          <w:spacing w:val="-3"/>
          <w:w w:val="95"/>
        </w:rPr>
        <w:t xml:space="preserve"> </w:t>
      </w:r>
      <w:r>
        <w:rPr>
          <w:w w:val="95"/>
        </w:rPr>
        <w:t>the</w:t>
      </w:r>
      <w:r>
        <w:rPr>
          <w:spacing w:val="-3"/>
          <w:w w:val="95"/>
        </w:rPr>
        <w:t xml:space="preserve"> </w:t>
      </w:r>
      <w:r>
        <w:rPr>
          <w:w w:val="95"/>
        </w:rPr>
        <w:t>NARWHAL</w:t>
      </w:r>
      <w:r>
        <w:rPr>
          <w:spacing w:val="-3"/>
          <w:w w:val="95"/>
        </w:rPr>
        <w:t xml:space="preserve"> </w:t>
      </w:r>
      <w:r>
        <w:rPr>
          <w:w w:val="95"/>
        </w:rPr>
        <w:t>algorithm</w:t>
      </w:r>
      <w:r>
        <w:rPr>
          <w:spacing w:val="-3"/>
          <w:w w:val="95"/>
        </w:rPr>
        <w:t xml:space="preserve"> </w:t>
      </w:r>
      <w:r>
        <w:rPr>
          <w:w w:val="95"/>
        </w:rPr>
        <w:t>suite</w:t>
      </w:r>
      <w:r>
        <w:rPr>
          <w:spacing w:val="-3"/>
          <w:w w:val="95"/>
        </w:rPr>
        <w:t xml:space="preserve"> </w:t>
      </w:r>
      <w:r>
        <w:rPr>
          <w:w w:val="95"/>
        </w:rPr>
        <w:t>tuned</w:t>
      </w:r>
      <w:r>
        <w:rPr>
          <w:spacing w:val="-2"/>
          <w:w w:val="95"/>
        </w:rPr>
        <w:t xml:space="preserve"> </w:t>
      </w:r>
      <w:r>
        <w:rPr>
          <w:w w:val="95"/>
        </w:rPr>
        <w:t>to</w:t>
      </w:r>
      <w:r>
        <w:rPr>
          <w:spacing w:val="-2"/>
          <w:w w:val="95"/>
        </w:rPr>
        <w:t xml:space="preserve"> </w:t>
      </w:r>
      <w:r>
        <w:rPr>
          <w:w w:val="95"/>
        </w:rPr>
        <w:t>MFAS.</w:t>
      </w:r>
    </w:p>
    <w:p w14:paraId="55BAE991" w14:textId="77777777" w:rsidR="00C544BC" w:rsidRDefault="00BD4BDE">
      <w:pPr>
        <w:pStyle w:val="BodyText"/>
        <w:spacing w:before="299"/>
      </w:pPr>
      <w:r>
        <w:rPr>
          <w:rFonts w:ascii="Trebuchet MS"/>
          <w:sz w:val="12"/>
        </w:rPr>
        <w:t xml:space="preserve">136    </w:t>
      </w:r>
      <w:r>
        <w:rPr>
          <w:rFonts w:ascii="Trebuchet MS"/>
          <w:spacing w:val="11"/>
          <w:sz w:val="12"/>
        </w:rPr>
        <w:t xml:space="preserve"> </w:t>
      </w:r>
      <w:r>
        <w:rPr>
          <w:w w:val="95"/>
        </w:rPr>
        <w:t>The</w:t>
      </w:r>
      <w:r>
        <w:rPr>
          <w:spacing w:val="28"/>
          <w:w w:val="95"/>
        </w:rPr>
        <w:t xml:space="preserve"> </w:t>
      </w:r>
      <w:r>
        <w:rPr>
          <w:w w:val="95"/>
        </w:rPr>
        <w:t>hydrophone</w:t>
      </w:r>
      <w:r>
        <w:rPr>
          <w:spacing w:val="27"/>
          <w:w w:val="95"/>
        </w:rPr>
        <w:t xml:space="preserve"> </w:t>
      </w:r>
      <w:r>
        <w:rPr>
          <w:w w:val="95"/>
        </w:rPr>
        <w:t>recordings</w:t>
      </w:r>
      <w:r>
        <w:rPr>
          <w:spacing w:val="28"/>
          <w:w w:val="95"/>
        </w:rPr>
        <w:t xml:space="preserve"> </w:t>
      </w:r>
      <w:r>
        <w:rPr>
          <w:w w:val="95"/>
        </w:rPr>
        <w:t>cannot</w:t>
      </w:r>
      <w:r>
        <w:rPr>
          <w:spacing w:val="28"/>
          <w:w w:val="95"/>
        </w:rPr>
        <w:t xml:space="preserve"> </w:t>
      </w:r>
      <w:r>
        <w:rPr>
          <w:w w:val="95"/>
        </w:rPr>
        <w:t>reliably</w:t>
      </w:r>
      <w:r>
        <w:rPr>
          <w:spacing w:val="27"/>
          <w:w w:val="95"/>
        </w:rPr>
        <w:t xml:space="preserve"> </w:t>
      </w:r>
      <w:r>
        <w:rPr>
          <w:w w:val="95"/>
        </w:rPr>
        <w:t>be</w:t>
      </w:r>
      <w:r>
        <w:rPr>
          <w:spacing w:val="28"/>
          <w:w w:val="95"/>
        </w:rPr>
        <w:t xml:space="preserve"> </w:t>
      </w:r>
      <w:r>
        <w:rPr>
          <w:w w:val="95"/>
        </w:rPr>
        <w:t>used</w:t>
      </w:r>
      <w:r>
        <w:rPr>
          <w:spacing w:val="27"/>
          <w:w w:val="95"/>
        </w:rPr>
        <w:t xml:space="preserve"> </w:t>
      </w:r>
      <w:r>
        <w:rPr>
          <w:w w:val="95"/>
        </w:rPr>
        <w:t>to</w:t>
      </w:r>
      <w:r>
        <w:rPr>
          <w:spacing w:val="28"/>
          <w:w w:val="95"/>
        </w:rPr>
        <w:t xml:space="preserve"> </w:t>
      </w:r>
      <w:r>
        <w:rPr>
          <w:w w:val="95"/>
        </w:rPr>
        <w:t>determine</w:t>
      </w:r>
      <w:r>
        <w:rPr>
          <w:spacing w:val="28"/>
          <w:w w:val="95"/>
        </w:rPr>
        <w:t xml:space="preserve"> </w:t>
      </w:r>
      <w:r>
        <w:rPr>
          <w:w w:val="95"/>
        </w:rPr>
        <w:t>received</w:t>
      </w:r>
      <w:r>
        <w:rPr>
          <w:spacing w:val="27"/>
          <w:w w:val="95"/>
        </w:rPr>
        <w:t xml:space="preserve"> </w:t>
      </w:r>
      <w:r>
        <w:rPr>
          <w:w w:val="95"/>
        </w:rPr>
        <w:t>level</w:t>
      </w:r>
      <w:r>
        <w:rPr>
          <w:spacing w:val="28"/>
          <w:w w:val="95"/>
        </w:rPr>
        <w:t xml:space="preserve"> </w:t>
      </w:r>
      <w:r>
        <w:rPr>
          <w:w w:val="95"/>
        </w:rPr>
        <w:t>when</w:t>
      </w:r>
      <w:r>
        <w:rPr>
          <w:spacing w:val="27"/>
          <w:w w:val="95"/>
        </w:rPr>
        <w:t xml:space="preserve"> </w:t>
      </w:r>
      <w:r>
        <w:rPr>
          <w:w w:val="95"/>
        </w:rPr>
        <w:t>the</w:t>
      </w:r>
    </w:p>
    <w:p w14:paraId="7E9F4679" w14:textId="77777777" w:rsidR="00C544BC" w:rsidRDefault="00BD4BDE">
      <w:pPr>
        <w:pStyle w:val="BodyText"/>
      </w:pPr>
      <w:r>
        <w:rPr>
          <w:rFonts w:ascii="Trebuchet MS" w:hAnsi="Trebuchet MS"/>
          <w:sz w:val="12"/>
        </w:rPr>
        <w:t xml:space="preserve">137    </w:t>
      </w:r>
      <w:r>
        <w:rPr>
          <w:rFonts w:ascii="Trebuchet MS" w:hAnsi="Trebuchet MS"/>
          <w:spacing w:val="19"/>
          <w:sz w:val="12"/>
        </w:rPr>
        <w:t xml:space="preserve"> </w:t>
      </w:r>
      <w:r>
        <w:t>received</w:t>
      </w:r>
      <w:r>
        <w:rPr>
          <w:spacing w:val="3"/>
        </w:rPr>
        <w:t xml:space="preserve"> </w:t>
      </w:r>
      <w:r>
        <w:t>level</w:t>
      </w:r>
      <w:r>
        <w:rPr>
          <w:spacing w:val="3"/>
        </w:rPr>
        <w:t xml:space="preserve"> </w:t>
      </w:r>
      <w:r>
        <w:t>exceeds</w:t>
      </w:r>
      <w:r>
        <w:rPr>
          <w:spacing w:val="3"/>
        </w:rPr>
        <w:t xml:space="preserve"> </w:t>
      </w:r>
      <w:r>
        <w:t>140</w:t>
      </w:r>
      <w:r>
        <w:rPr>
          <w:spacing w:val="3"/>
        </w:rPr>
        <w:t xml:space="preserve"> </w:t>
      </w:r>
      <w:r>
        <w:t>dB</w:t>
      </w:r>
      <w:r>
        <w:rPr>
          <w:spacing w:val="3"/>
        </w:rPr>
        <w:t xml:space="preserve"> </w:t>
      </w:r>
      <w:r>
        <w:t>re</w:t>
      </w:r>
      <w:r>
        <w:rPr>
          <w:spacing w:val="3"/>
        </w:rPr>
        <w:t xml:space="preserve"> </w:t>
      </w:r>
      <w:r>
        <w:t>1</w:t>
      </w:r>
      <w:r>
        <w:rPr>
          <w:spacing w:val="3"/>
        </w:rPr>
        <w:t xml:space="preserve"> </w:t>
      </w:r>
      <w:r>
        <w:rPr>
          <w:rFonts w:ascii="Georgia" w:hAnsi="Georgia"/>
          <w:i/>
        </w:rPr>
        <w:t>µ</w:t>
      </w:r>
      <w:r>
        <w:t>Pa</w:t>
      </w:r>
      <w:r>
        <w:rPr>
          <w:spacing w:val="4"/>
        </w:rPr>
        <w:t xml:space="preserve"> </w:t>
      </w:r>
      <w:r>
        <w:t>due</w:t>
      </w:r>
      <w:r>
        <w:rPr>
          <w:spacing w:val="4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voltage</w:t>
      </w:r>
      <w:r>
        <w:rPr>
          <w:spacing w:val="3"/>
        </w:rPr>
        <w:t xml:space="preserve"> </w:t>
      </w:r>
      <w:r>
        <w:t>constraints</w:t>
      </w:r>
      <w:r>
        <w:rPr>
          <w:spacing w:val="4"/>
        </w:rPr>
        <w:t xml:space="preserve"> </w:t>
      </w:r>
      <w:r>
        <w:t>at</w:t>
      </w:r>
      <w:r>
        <w:rPr>
          <w:spacing w:val="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analog</w:t>
      </w:r>
      <w:r>
        <w:rPr>
          <w:spacing w:val="3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digital</w:t>
      </w:r>
    </w:p>
    <w:p w14:paraId="3F5F9841" w14:textId="77777777" w:rsidR="00C544BC" w:rsidRDefault="00BD4BDE">
      <w:pPr>
        <w:pStyle w:val="BodyText"/>
      </w:pPr>
      <w:r>
        <w:rPr>
          <w:rFonts w:ascii="Trebuchet MS" w:hAnsi="Trebuchet MS"/>
          <w:sz w:val="12"/>
        </w:rPr>
        <w:t xml:space="preserve">138    </w:t>
      </w:r>
      <w:r>
        <w:rPr>
          <w:rFonts w:ascii="Trebuchet MS" w:hAnsi="Trebuchet MS"/>
          <w:spacing w:val="19"/>
          <w:sz w:val="12"/>
        </w:rPr>
        <w:t xml:space="preserve"> </w:t>
      </w:r>
      <w:r>
        <w:rPr>
          <w:w w:val="90"/>
        </w:rPr>
        <w:t>recorder</w:t>
      </w:r>
      <w:r>
        <w:rPr>
          <w:spacing w:val="19"/>
          <w:w w:val="90"/>
        </w:rPr>
        <w:t xml:space="preserve"> </w:t>
      </w:r>
      <w:proofErr w:type="gramStart"/>
      <w:r>
        <w:rPr>
          <w:w w:val="90"/>
        </w:rPr>
        <w:t>interface</w:t>
      </w:r>
      <w:proofErr w:type="gramEnd"/>
      <w:r>
        <w:rPr>
          <w:w w:val="90"/>
        </w:rPr>
        <w:t>.</w:t>
      </w:r>
      <w:r>
        <w:rPr>
          <w:spacing w:val="52"/>
        </w:rPr>
        <w:t xml:space="preserve"> </w:t>
      </w:r>
      <w:r>
        <w:rPr>
          <w:w w:val="90"/>
        </w:rPr>
        <w:t>Additionally,</w:t>
      </w:r>
      <w:r>
        <w:rPr>
          <w:spacing w:val="23"/>
          <w:w w:val="90"/>
        </w:rPr>
        <w:t xml:space="preserve"> </w:t>
      </w:r>
      <w:r>
        <w:rPr>
          <w:w w:val="90"/>
        </w:rPr>
        <w:t>the</w:t>
      </w:r>
      <w:r>
        <w:rPr>
          <w:spacing w:val="19"/>
          <w:w w:val="90"/>
        </w:rPr>
        <w:t xml:space="preserve"> </w:t>
      </w:r>
      <w:r>
        <w:rPr>
          <w:w w:val="90"/>
        </w:rPr>
        <w:t>hydrophones</w:t>
      </w:r>
      <w:r>
        <w:rPr>
          <w:spacing w:val="19"/>
          <w:w w:val="90"/>
        </w:rPr>
        <w:t xml:space="preserve"> </w:t>
      </w:r>
      <w:r>
        <w:rPr>
          <w:w w:val="90"/>
        </w:rPr>
        <w:t>are</w:t>
      </w:r>
      <w:r>
        <w:rPr>
          <w:spacing w:val="20"/>
          <w:w w:val="90"/>
        </w:rPr>
        <w:t xml:space="preserve"> </w:t>
      </w:r>
      <w:r>
        <w:rPr>
          <w:w w:val="90"/>
        </w:rPr>
        <w:t>mostly</w:t>
      </w:r>
      <w:r>
        <w:rPr>
          <w:spacing w:val="19"/>
          <w:w w:val="90"/>
        </w:rPr>
        <w:t xml:space="preserve"> </w:t>
      </w:r>
      <w:r>
        <w:rPr>
          <w:w w:val="90"/>
        </w:rPr>
        <w:t>4-5</w:t>
      </w:r>
      <w:r>
        <w:rPr>
          <w:spacing w:val="20"/>
          <w:w w:val="90"/>
        </w:rPr>
        <w:t xml:space="preserve"> </w:t>
      </w:r>
      <w:r>
        <w:rPr>
          <w:w w:val="90"/>
        </w:rPr>
        <w:t>km</w:t>
      </w:r>
      <w:r>
        <w:rPr>
          <w:spacing w:val="18"/>
          <w:w w:val="90"/>
        </w:rPr>
        <w:t xml:space="preserve"> </w:t>
      </w:r>
      <w:r>
        <w:rPr>
          <w:w w:val="90"/>
        </w:rPr>
        <w:t>deep,</w:t>
      </w:r>
      <w:r>
        <w:rPr>
          <w:spacing w:val="22"/>
          <w:w w:val="90"/>
        </w:rPr>
        <w:t xml:space="preserve"> </w:t>
      </w:r>
      <w:r>
        <w:rPr>
          <w:w w:val="90"/>
        </w:rPr>
        <w:t>whereas</w:t>
      </w:r>
      <w:r>
        <w:rPr>
          <w:spacing w:val="19"/>
          <w:w w:val="90"/>
        </w:rPr>
        <w:t xml:space="preserve"> </w:t>
      </w:r>
      <w:r>
        <w:rPr>
          <w:w w:val="90"/>
        </w:rPr>
        <w:t>Blainville’s</w:t>
      </w:r>
    </w:p>
    <w:p w14:paraId="5160B8AC" w14:textId="77777777" w:rsidR="00C544BC" w:rsidRDefault="00BD4BDE">
      <w:pPr>
        <w:pStyle w:val="BodyText"/>
        <w:spacing w:before="155"/>
      </w:pPr>
      <w:r>
        <w:rPr>
          <w:rFonts w:ascii="Trebuchet MS"/>
          <w:sz w:val="12"/>
        </w:rPr>
        <w:t xml:space="preserve">139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0"/>
        </w:rPr>
        <w:t>beaked</w:t>
      </w:r>
      <w:r>
        <w:rPr>
          <w:spacing w:val="23"/>
          <w:w w:val="90"/>
        </w:rPr>
        <w:t xml:space="preserve"> </w:t>
      </w:r>
      <w:r>
        <w:rPr>
          <w:w w:val="90"/>
        </w:rPr>
        <w:t>whales</w:t>
      </w:r>
      <w:r>
        <w:rPr>
          <w:spacing w:val="23"/>
          <w:w w:val="90"/>
        </w:rPr>
        <w:t xml:space="preserve"> </w:t>
      </w:r>
      <w:r>
        <w:rPr>
          <w:w w:val="90"/>
        </w:rPr>
        <w:t>begin</w:t>
      </w:r>
      <w:r>
        <w:rPr>
          <w:spacing w:val="23"/>
          <w:w w:val="90"/>
        </w:rPr>
        <w:t xml:space="preserve"> </w:t>
      </w:r>
      <w:r>
        <w:rPr>
          <w:w w:val="90"/>
        </w:rPr>
        <w:t>clicking</w:t>
      </w:r>
      <w:r>
        <w:rPr>
          <w:spacing w:val="23"/>
          <w:w w:val="90"/>
        </w:rPr>
        <w:t xml:space="preserve"> </w:t>
      </w:r>
      <w:r>
        <w:rPr>
          <w:w w:val="90"/>
        </w:rPr>
        <w:t>when</w:t>
      </w:r>
      <w:r>
        <w:rPr>
          <w:spacing w:val="23"/>
          <w:w w:val="90"/>
        </w:rPr>
        <w:t xml:space="preserve"> </w:t>
      </w:r>
      <w:r>
        <w:rPr>
          <w:w w:val="90"/>
        </w:rPr>
        <w:t>they</w:t>
      </w:r>
      <w:r>
        <w:rPr>
          <w:spacing w:val="22"/>
          <w:w w:val="90"/>
        </w:rPr>
        <w:t xml:space="preserve"> </w:t>
      </w:r>
      <w:r>
        <w:rPr>
          <w:w w:val="90"/>
        </w:rPr>
        <w:t>have</w:t>
      </w:r>
      <w:r>
        <w:rPr>
          <w:spacing w:val="22"/>
          <w:w w:val="90"/>
        </w:rPr>
        <w:t xml:space="preserve"> </w:t>
      </w:r>
      <w:r>
        <w:rPr>
          <w:w w:val="90"/>
        </w:rPr>
        <w:t>reached</w:t>
      </w:r>
      <w:r>
        <w:rPr>
          <w:spacing w:val="23"/>
          <w:w w:val="90"/>
        </w:rPr>
        <w:t xml:space="preserve"> </w:t>
      </w:r>
      <w:r>
        <w:rPr>
          <w:w w:val="90"/>
        </w:rPr>
        <w:t>depths</w:t>
      </w:r>
      <w:r>
        <w:rPr>
          <w:spacing w:val="23"/>
          <w:w w:val="90"/>
        </w:rPr>
        <w:t xml:space="preserve"> </w:t>
      </w:r>
      <w:r>
        <w:rPr>
          <w:w w:val="90"/>
        </w:rPr>
        <w:t>of</w:t>
      </w:r>
      <w:r>
        <w:rPr>
          <w:spacing w:val="23"/>
          <w:w w:val="90"/>
        </w:rPr>
        <w:t xml:space="preserve"> </w:t>
      </w:r>
      <w:r>
        <w:rPr>
          <w:w w:val="90"/>
        </w:rPr>
        <w:t>approximately</w:t>
      </w:r>
      <w:r>
        <w:rPr>
          <w:spacing w:val="23"/>
          <w:w w:val="90"/>
        </w:rPr>
        <w:t xml:space="preserve"> </w:t>
      </w:r>
      <w:r>
        <w:rPr>
          <w:w w:val="90"/>
        </w:rPr>
        <w:t>200-500</w:t>
      </w:r>
      <w:r>
        <w:rPr>
          <w:spacing w:val="23"/>
          <w:w w:val="90"/>
        </w:rPr>
        <w:t xml:space="preserve"> </w:t>
      </w:r>
      <w:r>
        <w:rPr>
          <w:w w:val="90"/>
        </w:rPr>
        <w:t>m</w:t>
      </w:r>
      <w:r>
        <w:rPr>
          <w:spacing w:val="23"/>
          <w:w w:val="90"/>
        </w:rPr>
        <w:t xml:space="preserve"> </w:t>
      </w:r>
      <w:r>
        <w:rPr>
          <w:w w:val="90"/>
        </w:rPr>
        <w:t>and</w:t>
      </w:r>
    </w:p>
    <w:p w14:paraId="06998E22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140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spend</w:t>
      </w:r>
      <w:r>
        <w:rPr>
          <w:spacing w:val="15"/>
          <w:w w:val="95"/>
        </w:rPr>
        <w:t xml:space="preserve"> </w:t>
      </w:r>
      <w:r>
        <w:rPr>
          <w:w w:val="95"/>
        </w:rPr>
        <w:t>most</w:t>
      </w:r>
      <w:r>
        <w:rPr>
          <w:spacing w:val="16"/>
          <w:w w:val="95"/>
        </w:rPr>
        <w:t xml:space="preserve"> </w:t>
      </w:r>
      <w:r>
        <w:rPr>
          <w:w w:val="95"/>
        </w:rPr>
        <w:t>of</w:t>
      </w:r>
      <w:r>
        <w:rPr>
          <w:spacing w:val="14"/>
          <w:w w:val="95"/>
        </w:rPr>
        <w:t xml:space="preserve"> </w:t>
      </w:r>
      <w:r>
        <w:rPr>
          <w:w w:val="95"/>
        </w:rPr>
        <w:t>their</w:t>
      </w:r>
      <w:r>
        <w:rPr>
          <w:spacing w:val="14"/>
          <w:w w:val="95"/>
        </w:rPr>
        <w:t xml:space="preserve"> </w:t>
      </w:r>
      <w:r>
        <w:rPr>
          <w:w w:val="95"/>
        </w:rPr>
        <w:t>foraging</w:t>
      </w:r>
      <w:r>
        <w:rPr>
          <w:spacing w:val="15"/>
          <w:w w:val="95"/>
        </w:rPr>
        <w:t xml:space="preserve"> </w:t>
      </w:r>
      <w:r>
        <w:rPr>
          <w:w w:val="95"/>
        </w:rPr>
        <w:t>dive</w:t>
      </w:r>
      <w:r>
        <w:rPr>
          <w:spacing w:val="15"/>
          <w:w w:val="95"/>
        </w:rPr>
        <w:t xml:space="preserve"> </w:t>
      </w:r>
      <w:r>
        <w:rPr>
          <w:w w:val="95"/>
        </w:rPr>
        <w:t>at</w:t>
      </w:r>
      <w:r>
        <w:rPr>
          <w:spacing w:val="15"/>
          <w:w w:val="95"/>
        </w:rPr>
        <w:t xml:space="preserve"> </w:t>
      </w:r>
      <w:r>
        <w:rPr>
          <w:w w:val="95"/>
        </w:rPr>
        <w:t>depths</w:t>
      </w:r>
      <w:r>
        <w:rPr>
          <w:spacing w:val="14"/>
          <w:w w:val="95"/>
        </w:rPr>
        <w:t xml:space="preserve"> </w:t>
      </w:r>
      <w:r>
        <w:rPr>
          <w:w w:val="95"/>
        </w:rPr>
        <w:t>of</w:t>
      </w:r>
      <w:r>
        <w:rPr>
          <w:spacing w:val="14"/>
          <w:w w:val="95"/>
        </w:rPr>
        <w:t xml:space="preserve"> </w:t>
      </w:r>
      <w:r>
        <w:rPr>
          <w:w w:val="95"/>
        </w:rPr>
        <w:t>1-1.5</w:t>
      </w:r>
      <w:r>
        <w:rPr>
          <w:spacing w:val="14"/>
          <w:w w:val="95"/>
        </w:rPr>
        <w:t xml:space="preserve"> </w:t>
      </w:r>
      <w:r>
        <w:rPr>
          <w:w w:val="95"/>
        </w:rPr>
        <w:t>km</w:t>
      </w:r>
      <w:r>
        <w:rPr>
          <w:spacing w:val="14"/>
          <w:w w:val="95"/>
        </w:rPr>
        <w:t xml:space="preserve"> </w:t>
      </w:r>
      <w:r>
        <w:rPr>
          <w:w w:val="95"/>
        </w:rPr>
        <w:t>(Johnson</w:t>
      </w:r>
      <w:r>
        <w:rPr>
          <w:spacing w:val="15"/>
          <w:w w:val="95"/>
        </w:rPr>
        <w:t xml:space="preserve"> </w:t>
      </w:r>
      <w:r>
        <w:rPr>
          <w:w w:val="95"/>
        </w:rPr>
        <w:t>et</w:t>
      </w:r>
      <w:r>
        <w:rPr>
          <w:spacing w:val="14"/>
          <w:w w:val="95"/>
        </w:rPr>
        <w:t xml:space="preserve"> </w:t>
      </w:r>
      <w:r>
        <w:rPr>
          <w:w w:val="95"/>
        </w:rPr>
        <w:t>al.,</w:t>
      </w:r>
      <w:r>
        <w:rPr>
          <w:spacing w:val="14"/>
          <w:w w:val="95"/>
        </w:rPr>
        <w:t xml:space="preserve"> </w:t>
      </w:r>
      <w:r>
        <w:rPr>
          <w:w w:val="95"/>
        </w:rPr>
        <w:t>2004,</w:t>
      </w:r>
      <w:r>
        <w:rPr>
          <w:spacing w:val="14"/>
          <w:w w:val="95"/>
        </w:rPr>
        <w:t xml:space="preserve"> </w:t>
      </w:r>
      <w:r>
        <w:rPr>
          <w:w w:val="95"/>
        </w:rPr>
        <w:t>2006;</w:t>
      </w:r>
      <w:r>
        <w:rPr>
          <w:spacing w:val="15"/>
          <w:w w:val="95"/>
        </w:rPr>
        <w:t xml:space="preserve"> </w:t>
      </w:r>
      <w:r>
        <w:rPr>
          <w:w w:val="95"/>
        </w:rPr>
        <w:t>Madsen</w:t>
      </w:r>
    </w:p>
    <w:p w14:paraId="4BEE5431" w14:textId="77777777" w:rsidR="00C544BC" w:rsidRDefault="00BD4BDE">
      <w:pPr>
        <w:pStyle w:val="BodyText"/>
        <w:spacing w:before="155"/>
      </w:pPr>
      <w:r>
        <w:rPr>
          <w:rFonts w:ascii="Trebuchet MS"/>
          <w:sz w:val="12"/>
        </w:rPr>
        <w:t xml:space="preserve">141    </w:t>
      </w:r>
      <w:r>
        <w:rPr>
          <w:rFonts w:ascii="Trebuchet MS"/>
          <w:spacing w:val="19"/>
          <w:sz w:val="12"/>
        </w:rPr>
        <w:t xml:space="preserve"> </w:t>
      </w:r>
      <w:r>
        <w:rPr>
          <w:spacing w:val="-1"/>
        </w:rPr>
        <w:t>et</w:t>
      </w:r>
      <w:r>
        <w:rPr>
          <w:spacing w:val="-9"/>
        </w:rPr>
        <w:t xml:space="preserve"> </w:t>
      </w:r>
      <w:r>
        <w:rPr>
          <w:spacing w:val="-1"/>
        </w:rPr>
        <w:t>al.,</w:t>
      </w:r>
      <w:r>
        <w:rPr>
          <w:spacing w:val="-10"/>
        </w:rPr>
        <w:t xml:space="preserve"> </w:t>
      </w:r>
      <w:r>
        <w:rPr>
          <w:spacing w:val="-1"/>
        </w:rPr>
        <w:t>2013).</w:t>
      </w:r>
      <w:r>
        <w:rPr>
          <w:spacing w:val="7"/>
        </w:rPr>
        <w:t xml:space="preserve"> </w:t>
      </w:r>
      <w:r>
        <w:rPr>
          <w:spacing w:val="-1"/>
        </w:rPr>
        <w:t>Therefore,</w:t>
      </w:r>
      <w:r>
        <w:rPr>
          <w:spacing w:val="-9"/>
        </w:rPr>
        <w:t xml:space="preserve"> </w:t>
      </w:r>
      <w:r>
        <w:rPr>
          <w:spacing w:val="-1"/>
        </w:rPr>
        <w:t>we</w:t>
      </w:r>
      <w:r>
        <w:rPr>
          <w:spacing w:val="-9"/>
        </w:rPr>
        <w:t xml:space="preserve"> </w:t>
      </w:r>
      <w:r>
        <w:rPr>
          <w:spacing w:val="-1"/>
        </w:rPr>
        <w:t>used</w:t>
      </w:r>
      <w:r>
        <w:rPr>
          <w:spacing w:val="-9"/>
        </w:rPr>
        <w:t xml:space="preserve"> </w:t>
      </w:r>
      <w:r>
        <w:rPr>
          <w:spacing w:val="-1"/>
        </w:rPr>
        <w:t>an</w:t>
      </w:r>
      <w:r>
        <w:rPr>
          <w:spacing w:val="-10"/>
        </w:rPr>
        <w:t xml:space="preserve"> </w:t>
      </w:r>
      <w:r>
        <w:rPr>
          <w:spacing w:val="-1"/>
        </w:rPr>
        <w:t>acoustic</w:t>
      </w:r>
      <w:r>
        <w:rPr>
          <w:spacing w:val="-10"/>
        </w:rPr>
        <w:t xml:space="preserve"> </w:t>
      </w:r>
      <w:r>
        <w:rPr>
          <w:spacing w:val="-1"/>
        </w:rPr>
        <w:t>modeling</w:t>
      </w:r>
      <w:r>
        <w:rPr>
          <w:spacing w:val="-9"/>
        </w:rPr>
        <w:t xml:space="preserve"> </w:t>
      </w:r>
      <w:r>
        <w:t>approach</w:t>
      </w:r>
      <w:r>
        <w:rPr>
          <w:spacing w:val="-9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estimate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maximum</w:t>
      </w:r>
    </w:p>
    <w:p w14:paraId="1120AB3A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142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received</w:t>
      </w:r>
      <w:r>
        <w:rPr>
          <w:spacing w:val="22"/>
          <w:w w:val="95"/>
        </w:rPr>
        <w:t xml:space="preserve"> </w:t>
      </w:r>
      <w:r>
        <w:rPr>
          <w:w w:val="95"/>
        </w:rPr>
        <w:t>level</w:t>
      </w:r>
      <w:r>
        <w:rPr>
          <w:spacing w:val="21"/>
          <w:w w:val="95"/>
        </w:rPr>
        <w:t xml:space="preserve"> </w:t>
      </w:r>
      <w:r>
        <w:rPr>
          <w:w w:val="95"/>
        </w:rPr>
        <w:t>of</w:t>
      </w:r>
      <w:r>
        <w:rPr>
          <w:spacing w:val="22"/>
          <w:w w:val="95"/>
        </w:rPr>
        <w:t xml:space="preserve"> </w:t>
      </w:r>
      <w:proofErr w:type="gramStart"/>
      <w:r>
        <w:rPr>
          <w:w w:val="95"/>
        </w:rPr>
        <w:t>hull-mounted</w:t>
      </w:r>
      <w:proofErr w:type="gramEnd"/>
      <w:r>
        <w:rPr>
          <w:spacing w:val="21"/>
          <w:w w:val="95"/>
        </w:rPr>
        <w:t xml:space="preserve"> </w:t>
      </w:r>
      <w:r>
        <w:rPr>
          <w:w w:val="95"/>
        </w:rPr>
        <w:t>MFAS</w:t>
      </w:r>
      <w:r>
        <w:rPr>
          <w:spacing w:val="22"/>
          <w:w w:val="95"/>
        </w:rPr>
        <w:t xml:space="preserve"> </w:t>
      </w:r>
      <w:r>
        <w:rPr>
          <w:w w:val="95"/>
        </w:rPr>
        <w:t>during</w:t>
      </w:r>
      <w:r>
        <w:rPr>
          <w:spacing w:val="21"/>
          <w:w w:val="95"/>
        </w:rPr>
        <w:t xml:space="preserve"> </w:t>
      </w:r>
      <w:r>
        <w:rPr>
          <w:w w:val="95"/>
        </w:rPr>
        <w:t>each</w:t>
      </w:r>
      <w:r>
        <w:rPr>
          <w:spacing w:val="22"/>
          <w:w w:val="95"/>
        </w:rPr>
        <w:t xml:space="preserve"> </w:t>
      </w:r>
      <w:r>
        <w:rPr>
          <w:w w:val="95"/>
        </w:rPr>
        <w:t>half-hour</w:t>
      </w:r>
      <w:r>
        <w:rPr>
          <w:spacing w:val="21"/>
          <w:w w:val="95"/>
        </w:rPr>
        <w:t xml:space="preserve"> </w:t>
      </w:r>
      <w:r>
        <w:rPr>
          <w:w w:val="95"/>
        </w:rPr>
        <w:t>period</w:t>
      </w:r>
      <w:r>
        <w:rPr>
          <w:spacing w:val="22"/>
          <w:w w:val="95"/>
        </w:rPr>
        <w:t xml:space="preserve"> </w:t>
      </w:r>
      <w:r>
        <w:rPr>
          <w:w w:val="95"/>
        </w:rPr>
        <w:t>around</w:t>
      </w:r>
      <w:r>
        <w:rPr>
          <w:spacing w:val="21"/>
          <w:w w:val="95"/>
        </w:rPr>
        <w:t xml:space="preserve"> </w:t>
      </w:r>
      <w:r>
        <w:rPr>
          <w:w w:val="95"/>
        </w:rPr>
        <w:t>the</w:t>
      </w:r>
      <w:r>
        <w:rPr>
          <w:spacing w:val="22"/>
          <w:w w:val="95"/>
        </w:rPr>
        <w:t xml:space="preserve"> </w:t>
      </w:r>
      <w:r>
        <w:rPr>
          <w:w w:val="95"/>
        </w:rPr>
        <w:t>location</w:t>
      </w:r>
      <w:r>
        <w:rPr>
          <w:spacing w:val="21"/>
          <w:w w:val="95"/>
        </w:rPr>
        <w:t xml:space="preserve"> </w:t>
      </w:r>
      <w:r>
        <w:rPr>
          <w:w w:val="95"/>
        </w:rPr>
        <w:t>of</w:t>
      </w:r>
    </w:p>
    <w:p w14:paraId="2D55983A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143    </w:t>
      </w:r>
      <w:r>
        <w:rPr>
          <w:rFonts w:ascii="Trebuchet MS"/>
          <w:spacing w:val="19"/>
          <w:sz w:val="12"/>
        </w:rPr>
        <w:t xml:space="preserve"> </w:t>
      </w:r>
      <w:r>
        <w:rPr>
          <w:spacing w:val="-2"/>
        </w:rPr>
        <w:t>each</w:t>
      </w:r>
      <w:r>
        <w:rPr>
          <w:spacing w:val="-9"/>
        </w:rPr>
        <w:t xml:space="preserve"> </w:t>
      </w:r>
      <w:r>
        <w:rPr>
          <w:spacing w:val="-1"/>
        </w:rPr>
        <w:t>hydrophone</w:t>
      </w:r>
      <w:r>
        <w:rPr>
          <w:spacing w:val="-10"/>
        </w:rPr>
        <w:t xml:space="preserve"> </w:t>
      </w:r>
      <w:r>
        <w:rPr>
          <w:spacing w:val="-1"/>
        </w:rPr>
        <w:t>at</w:t>
      </w:r>
      <w:r>
        <w:rPr>
          <w:spacing w:val="-10"/>
        </w:rPr>
        <w:t xml:space="preserve"> </w:t>
      </w:r>
      <w:r>
        <w:rPr>
          <w:spacing w:val="-1"/>
        </w:rPr>
        <w:t>a</w:t>
      </w:r>
      <w:r>
        <w:rPr>
          <w:spacing w:val="-9"/>
        </w:rPr>
        <w:t xml:space="preserve"> </w:t>
      </w:r>
      <w:r>
        <w:rPr>
          <w:spacing w:val="-1"/>
        </w:rPr>
        <w:t>depth</w:t>
      </w:r>
      <w:r>
        <w:rPr>
          <w:spacing w:val="-10"/>
        </w:rPr>
        <w:t xml:space="preserve"> </w:t>
      </w:r>
      <w:r>
        <w:rPr>
          <w:spacing w:val="-1"/>
        </w:rPr>
        <w:t>of</w:t>
      </w:r>
      <w:r>
        <w:rPr>
          <w:spacing w:val="-9"/>
        </w:rPr>
        <w:t xml:space="preserve"> </w:t>
      </w:r>
      <w:r>
        <w:rPr>
          <w:spacing w:val="-1"/>
        </w:rPr>
        <w:t>1,000</w:t>
      </w:r>
      <w:r>
        <w:rPr>
          <w:spacing w:val="-9"/>
        </w:rPr>
        <w:t xml:space="preserve"> </w:t>
      </w:r>
      <w:r>
        <w:rPr>
          <w:spacing w:val="-1"/>
        </w:rPr>
        <w:t>m.</w:t>
      </w:r>
    </w:p>
    <w:p w14:paraId="47BDBFD6" w14:textId="77777777" w:rsidR="00C544BC" w:rsidRDefault="00BD4BDE">
      <w:pPr>
        <w:pStyle w:val="BodyText"/>
        <w:spacing w:before="299"/>
      </w:pPr>
      <w:r>
        <w:rPr>
          <w:rFonts w:ascii="Trebuchet MS"/>
          <w:sz w:val="12"/>
        </w:rPr>
        <w:t xml:space="preserve">144    </w:t>
      </w:r>
      <w:r>
        <w:rPr>
          <w:rFonts w:ascii="Trebuchet MS"/>
          <w:spacing w:val="19"/>
          <w:sz w:val="12"/>
        </w:rPr>
        <w:t xml:space="preserve"> </w:t>
      </w:r>
      <w:r>
        <w:rPr>
          <w:spacing w:val="-1"/>
        </w:rPr>
        <w:t>First,</w:t>
      </w:r>
      <w:r>
        <w:rPr>
          <w:spacing w:val="-10"/>
        </w:rPr>
        <w:t xml:space="preserve"> </w:t>
      </w:r>
      <w:r>
        <w:rPr>
          <w:spacing w:val="-1"/>
        </w:rPr>
        <w:t>the</w:t>
      </w:r>
      <w:r>
        <w:rPr>
          <w:spacing w:val="-10"/>
        </w:rPr>
        <w:t xml:space="preserve"> </w:t>
      </w:r>
      <w:r>
        <w:rPr>
          <w:spacing w:val="-1"/>
        </w:rPr>
        <w:t>locations</w:t>
      </w:r>
      <w:r>
        <w:rPr>
          <w:spacing w:val="-10"/>
        </w:rPr>
        <w:t xml:space="preserve"> </w:t>
      </w:r>
      <w:r>
        <w:rPr>
          <w:spacing w:val="-1"/>
        </w:rPr>
        <w:t>of</w:t>
      </w:r>
      <w:r>
        <w:rPr>
          <w:spacing w:val="-9"/>
        </w:rPr>
        <w:t xml:space="preserve"> </w:t>
      </w:r>
      <w:r>
        <w:t>all</w:t>
      </w:r>
      <w:r>
        <w:rPr>
          <w:spacing w:val="-10"/>
        </w:rPr>
        <w:t xml:space="preserve"> </w:t>
      </w:r>
      <w:r>
        <w:t>surface</w:t>
      </w:r>
      <w:r>
        <w:rPr>
          <w:spacing w:val="-9"/>
        </w:rPr>
        <w:t xml:space="preserve"> </w:t>
      </w:r>
      <w:r>
        <w:t>ships</w:t>
      </w:r>
      <w:r>
        <w:rPr>
          <w:spacing w:val="-10"/>
        </w:rPr>
        <w:t xml:space="preserve"> </w:t>
      </w:r>
      <w:r>
        <w:t>were</w:t>
      </w:r>
      <w:r>
        <w:rPr>
          <w:spacing w:val="-9"/>
        </w:rPr>
        <w:t xml:space="preserve"> </w:t>
      </w:r>
      <w:r>
        <w:t>noted</w:t>
      </w:r>
      <w:r>
        <w:rPr>
          <w:spacing w:val="-10"/>
        </w:rPr>
        <w:t xml:space="preserve"> </w:t>
      </w:r>
      <w:r>
        <w:t>at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start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each</w:t>
      </w:r>
      <w:r>
        <w:rPr>
          <w:spacing w:val="-10"/>
        </w:rPr>
        <w:t xml:space="preserve"> </w:t>
      </w:r>
      <w:r>
        <w:t>half-hour</w:t>
      </w:r>
      <w:r>
        <w:rPr>
          <w:spacing w:val="-10"/>
        </w:rPr>
        <w:t xml:space="preserve"> </w:t>
      </w:r>
      <w:r>
        <w:t>period</w:t>
      </w:r>
      <w:r>
        <w:rPr>
          <w:spacing w:val="-10"/>
        </w:rPr>
        <w:t xml:space="preserve"> </w:t>
      </w:r>
      <w:r>
        <w:t>and</w:t>
      </w:r>
    </w:p>
    <w:p w14:paraId="55755B9E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145    </w:t>
      </w:r>
      <w:r>
        <w:rPr>
          <w:rFonts w:ascii="Trebuchet MS"/>
          <w:spacing w:val="19"/>
          <w:sz w:val="12"/>
        </w:rPr>
        <w:t xml:space="preserve"> </w:t>
      </w:r>
      <w:r>
        <w:rPr>
          <w:spacing w:val="-1"/>
          <w:w w:val="95"/>
        </w:rPr>
        <w:t>the</w:t>
      </w:r>
      <w:r>
        <w:rPr>
          <w:spacing w:val="-7"/>
          <w:w w:val="95"/>
        </w:rPr>
        <w:t xml:space="preserve"> </w:t>
      </w:r>
      <w:r>
        <w:rPr>
          <w:spacing w:val="-1"/>
          <w:w w:val="95"/>
        </w:rPr>
        <w:t>closest</w:t>
      </w:r>
      <w:r>
        <w:rPr>
          <w:spacing w:val="-6"/>
          <w:w w:val="95"/>
        </w:rPr>
        <w:t xml:space="preserve"> </w:t>
      </w:r>
      <w:r>
        <w:rPr>
          <w:spacing w:val="-1"/>
          <w:w w:val="95"/>
        </w:rPr>
        <w:t>ship</w:t>
      </w:r>
      <w:r>
        <w:rPr>
          <w:spacing w:val="-7"/>
          <w:w w:val="95"/>
        </w:rPr>
        <w:t xml:space="preserve"> </w:t>
      </w:r>
      <w:r>
        <w:rPr>
          <w:spacing w:val="-1"/>
          <w:w w:val="95"/>
        </w:rPr>
        <w:t>to</w:t>
      </w:r>
      <w:r>
        <w:rPr>
          <w:spacing w:val="-7"/>
          <w:w w:val="95"/>
        </w:rPr>
        <w:t xml:space="preserve"> </w:t>
      </w:r>
      <w:r>
        <w:rPr>
          <w:spacing w:val="-1"/>
          <w:w w:val="95"/>
        </w:rPr>
        <w:t>each</w:t>
      </w:r>
      <w:r>
        <w:rPr>
          <w:spacing w:val="-7"/>
          <w:w w:val="95"/>
        </w:rPr>
        <w:t xml:space="preserve"> </w:t>
      </w:r>
      <w:r>
        <w:rPr>
          <w:spacing w:val="-1"/>
          <w:w w:val="95"/>
        </w:rPr>
        <w:t>hydrophone</w:t>
      </w:r>
      <w:r>
        <w:rPr>
          <w:spacing w:val="-7"/>
          <w:w w:val="95"/>
        </w:rPr>
        <w:t xml:space="preserve"> </w:t>
      </w:r>
      <w:r>
        <w:rPr>
          <w:spacing w:val="-1"/>
          <w:w w:val="95"/>
        </w:rPr>
        <w:t>was</w:t>
      </w:r>
      <w:r>
        <w:rPr>
          <w:spacing w:val="-7"/>
          <w:w w:val="95"/>
        </w:rPr>
        <w:t xml:space="preserve"> </w:t>
      </w:r>
      <w:r>
        <w:rPr>
          <w:w w:val="95"/>
        </w:rPr>
        <w:t>determined.</w:t>
      </w:r>
      <w:r>
        <w:rPr>
          <w:spacing w:val="11"/>
          <w:w w:val="95"/>
        </w:rPr>
        <w:t xml:space="preserve"> </w:t>
      </w:r>
      <w:r>
        <w:rPr>
          <w:w w:val="95"/>
        </w:rPr>
        <w:t>MFAS</w:t>
      </w:r>
      <w:r>
        <w:rPr>
          <w:spacing w:val="-7"/>
          <w:w w:val="95"/>
        </w:rPr>
        <w:t xml:space="preserve"> </w:t>
      </w:r>
      <w:r>
        <w:rPr>
          <w:w w:val="95"/>
        </w:rPr>
        <w:t>propagation</w:t>
      </w:r>
      <w:r>
        <w:rPr>
          <w:spacing w:val="-7"/>
          <w:w w:val="95"/>
        </w:rPr>
        <w:t xml:space="preserve"> </w:t>
      </w:r>
      <w:r>
        <w:rPr>
          <w:w w:val="95"/>
        </w:rPr>
        <w:t>was</w:t>
      </w:r>
      <w:r>
        <w:rPr>
          <w:spacing w:val="-7"/>
          <w:w w:val="95"/>
        </w:rPr>
        <w:t xml:space="preserve"> </w:t>
      </w:r>
      <w:r>
        <w:rPr>
          <w:w w:val="95"/>
        </w:rPr>
        <w:t>modelled</w:t>
      </w:r>
      <w:r>
        <w:rPr>
          <w:spacing w:val="-7"/>
          <w:w w:val="95"/>
        </w:rPr>
        <w:t xml:space="preserve"> </w:t>
      </w:r>
      <w:r>
        <w:rPr>
          <w:w w:val="95"/>
        </w:rPr>
        <w:t>using</w:t>
      </w:r>
    </w:p>
    <w:p w14:paraId="1248A54D" w14:textId="77777777" w:rsidR="00C544BC" w:rsidRDefault="00BD4BDE">
      <w:pPr>
        <w:pStyle w:val="BodyText"/>
        <w:spacing w:before="155"/>
      </w:pPr>
      <w:r>
        <w:rPr>
          <w:rFonts w:ascii="Trebuchet MS"/>
          <w:sz w:val="12"/>
        </w:rPr>
        <w:t xml:space="preserve">146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the</w:t>
      </w:r>
      <w:r>
        <w:rPr>
          <w:spacing w:val="32"/>
          <w:w w:val="95"/>
        </w:rPr>
        <w:t xml:space="preserve"> </w:t>
      </w:r>
      <w:r>
        <w:rPr>
          <w:w w:val="95"/>
        </w:rPr>
        <w:t>parabolic</w:t>
      </w:r>
      <w:r>
        <w:rPr>
          <w:spacing w:val="32"/>
          <w:w w:val="95"/>
        </w:rPr>
        <w:t xml:space="preserve"> </w:t>
      </w:r>
      <w:r>
        <w:rPr>
          <w:w w:val="95"/>
        </w:rPr>
        <w:t>equation</w:t>
      </w:r>
      <w:r>
        <w:rPr>
          <w:spacing w:val="31"/>
          <w:w w:val="95"/>
        </w:rPr>
        <w:t xml:space="preserve"> </w:t>
      </w:r>
      <w:r>
        <w:rPr>
          <w:w w:val="95"/>
        </w:rPr>
        <w:t>propagation</w:t>
      </w:r>
      <w:r>
        <w:rPr>
          <w:spacing w:val="32"/>
          <w:w w:val="95"/>
        </w:rPr>
        <w:t xml:space="preserve"> </w:t>
      </w:r>
      <w:r>
        <w:rPr>
          <w:w w:val="95"/>
        </w:rPr>
        <w:t>model</w:t>
      </w:r>
      <w:r>
        <w:rPr>
          <w:spacing w:val="32"/>
          <w:w w:val="95"/>
        </w:rPr>
        <w:t xml:space="preserve"> </w:t>
      </w:r>
      <w:r>
        <w:rPr>
          <w:w w:val="95"/>
        </w:rPr>
        <w:t>in</w:t>
      </w:r>
      <w:r>
        <w:rPr>
          <w:spacing w:val="31"/>
          <w:w w:val="95"/>
        </w:rPr>
        <w:t xml:space="preserve"> </w:t>
      </w:r>
      <w:r>
        <w:rPr>
          <w:w w:val="95"/>
        </w:rPr>
        <w:t>the</w:t>
      </w:r>
      <w:r>
        <w:rPr>
          <w:spacing w:val="32"/>
          <w:w w:val="95"/>
        </w:rPr>
        <w:t xml:space="preserve"> </w:t>
      </w:r>
      <w:r>
        <w:rPr>
          <w:w w:val="95"/>
        </w:rPr>
        <w:t>program</w:t>
      </w:r>
      <w:r>
        <w:rPr>
          <w:spacing w:val="32"/>
          <w:w w:val="95"/>
        </w:rPr>
        <w:t xml:space="preserve"> </w:t>
      </w:r>
      <w:r>
        <w:rPr>
          <w:w w:val="95"/>
        </w:rPr>
        <w:t>Peregrine</w:t>
      </w:r>
      <w:r>
        <w:rPr>
          <w:spacing w:val="31"/>
          <w:w w:val="95"/>
        </w:rPr>
        <w:t xml:space="preserve"> </w:t>
      </w:r>
      <w:r>
        <w:rPr>
          <w:w w:val="95"/>
        </w:rPr>
        <w:t>(OASIS,</w:t>
      </w:r>
      <w:r>
        <w:rPr>
          <w:spacing w:val="32"/>
          <w:w w:val="95"/>
        </w:rPr>
        <w:t xml:space="preserve"> </w:t>
      </w:r>
      <w:r>
        <w:rPr>
          <w:w w:val="95"/>
        </w:rPr>
        <w:t>Heaney</w:t>
      </w:r>
      <w:r>
        <w:rPr>
          <w:spacing w:val="32"/>
          <w:w w:val="95"/>
        </w:rPr>
        <w:t xml:space="preserve"> </w:t>
      </w:r>
      <w:r>
        <w:rPr>
          <w:w w:val="95"/>
        </w:rPr>
        <w:t>and</w:t>
      </w:r>
    </w:p>
    <w:p w14:paraId="07FA39D7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147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Campbell,</w:t>
      </w:r>
      <w:r>
        <w:rPr>
          <w:spacing w:val="8"/>
          <w:w w:val="95"/>
        </w:rPr>
        <w:t xml:space="preserve"> </w:t>
      </w:r>
      <w:r>
        <w:rPr>
          <w:w w:val="95"/>
        </w:rPr>
        <w:t>2016).</w:t>
      </w:r>
      <w:r>
        <w:rPr>
          <w:spacing w:val="30"/>
          <w:w w:val="95"/>
        </w:rPr>
        <w:t xml:space="preserve"> </w:t>
      </w:r>
      <w:r>
        <w:rPr>
          <w:w w:val="95"/>
        </w:rPr>
        <w:t>Acoustic</w:t>
      </w:r>
      <w:r>
        <w:rPr>
          <w:spacing w:val="9"/>
          <w:w w:val="95"/>
        </w:rPr>
        <w:t xml:space="preserve"> </w:t>
      </w:r>
      <w:r>
        <w:rPr>
          <w:w w:val="95"/>
        </w:rPr>
        <w:t>transmission</w:t>
      </w:r>
      <w:r>
        <w:rPr>
          <w:spacing w:val="8"/>
          <w:w w:val="95"/>
        </w:rPr>
        <w:t xml:space="preserve"> </w:t>
      </w:r>
      <w:r>
        <w:rPr>
          <w:w w:val="95"/>
        </w:rPr>
        <w:t>loss</w:t>
      </w:r>
      <w:r>
        <w:rPr>
          <w:spacing w:val="8"/>
          <w:w w:val="95"/>
        </w:rPr>
        <w:t xml:space="preserve"> </w:t>
      </w:r>
      <w:r>
        <w:rPr>
          <w:w w:val="95"/>
        </w:rPr>
        <w:t>was</w:t>
      </w:r>
      <w:r>
        <w:rPr>
          <w:spacing w:val="8"/>
          <w:w w:val="95"/>
        </w:rPr>
        <w:t xml:space="preserve"> </w:t>
      </w:r>
      <w:r>
        <w:rPr>
          <w:w w:val="95"/>
        </w:rPr>
        <w:t>estimated</w:t>
      </w:r>
      <w:r>
        <w:rPr>
          <w:spacing w:val="8"/>
          <w:w w:val="95"/>
        </w:rPr>
        <w:t xml:space="preserve"> </w:t>
      </w:r>
      <w:r>
        <w:rPr>
          <w:w w:val="95"/>
        </w:rPr>
        <w:t>using</w:t>
      </w:r>
      <w:r>
        <w:rPr>
          <w:spacing w:val="8"/>
          <w:w w:val="95"/>
        </w:rPr>
        <w:t xml:space="preserve"> </w:t>
      </w:r>
      <w:r>
        <w:rPr>
          <w:w w:val="95"/>
        </w:rPr>
        <w:t>a</w:t>
      </w:r>
      <w:r>
        <w:rPr>
          <w:spacing w:val="8"/>
          <w:w w:val="95"/>
        </w:rPr>
        <w:t xml:space="preserve"> </w:t>
      </w:r>
      <w:r>
        <w:rPr>
          <w:w w:val="95"/>
        </w:rPr>
        <w:t>200</w:t>
      </w:r>
      <w:r>
        <w:rPr>
          <w:spacing w:val="8"/>
          <w:w w:val="95"/>
        </w:rPr>
        <w:t xml:space="preserve"> </w:t>
      </w:r>
      <w:r>
        <w:rPr>
          <w:w w:val="95"/>
        </w:rPr>
        <w:t>Hz</w:t>
      </w:r>
      <w:r>
        <w:rPr>
          <w:spacing w:val="8"/>
          <w:w w:val="95"/>
        </w:rPr>
        <w:t xml:space="preserve"> </w:t>
      </w:r>
      <w:r>
        <w:rPr>
          <w:w w:val="95"/>
        </w:rPr>
        <w:t>band</w:t>
      </w:r>
      <w:r>
        <w:rPr>
          <w:spacing w:val="8"/>
          <w:w w:val="95"/>
        </w:rPr>
        <w:t xml:space="preserve"> </w:t>
      </w:r>
      <w:r>
        <w:rPr>
          <w:w w:val="95"/>
        </w:rPr>
        <w:t>around</w:t>
      </w:r>
      <w:r>
        <w:rPr>
          <w:spacing w:val="8"/>
          <w:w w:val="95"/>
        </w:rPr>
        <w:t xml:space="preserve"> </w:t>
      </w:r>
      <w:r>
        <w:rPr>
          <w:w w:val="95"/>
        </w:rPr>
        <w:t>the</w:t>
      </w:r>
    </w:p>
    <w:p w14:paraId="2589AFCB" w14:textId="77777777" w:rsidR="00C544BC" w:rsidRDefault="00BD4BDE">
      <w:pPr>
        <w:pStyle w:val="BodyText"/>
        <w:spacing w:before="155"/>
      </w:pPr>
      <w:r>
        <w:rPr>
          <w:rFonts w:ascii="Trebuchet MS" w:hAnsi="Trebuchet MS"/>
          <w:sz w:val="12"/>
        </w:rPr>
        <w:t xml:space="preserve">148    </w:t>
      </w:r>
      <w:r>
        <w:rPr>
          <w:rFonts w:ascii="Trebuchet MS" w:hAnsi="Trebuchet MS"/>
          <w:spacing w:val="19"/>
          <w:sz w:val="12"/>
        </w:rPr>
        <w:t xml:space="preserve"> </w:t>
      </w:r>
      <w:r>
        <w:rPr>
          <w:w w:val="95"/>
        </w:rPr>
        <w:t>center frequency</w:t>
      </w:r>
      <w:r>
        <w:rPr>
          <w:spacing w:val="1"/>
          <w:w w:val="95"/>
        </w:rPr>
        <w:t xml:space="preserve"> </w:t>
      </w:r>
      <w:r>
        <w:rPr>
          <w:w w:val="95"/>
        </w:rPr>
        <w:t>of the sonar (3.5 kHz).</w:t>
      </w:r>
      <w:r>
        <w:rPr>
          <w:spacing w:val="27"/>
          <w:w w:val="95"/>
        </w:rPr>
        <w:t xml:space="preserve"> </w:t>
      </w:r>
      <w:r>
        <w:rPr>
          <w:w w:val="95"/>
        </w:rPr>
        <w:t>A nominal</w:t>
      </w:r>
      <w:r>
        <w:rPr>
          <w:spacing w:val="1"/>
          <w:w w:val="95"/>
        </w:rPr>
        <w:t xml:space="preserve"> </w:t>
      </w:r>
      <w:r>
        <w:rPr>
          <w:w w:val="95"/>
        </w:rPr>
        <w:t>source level of 235 dB re</w:t>
      </w:r>
      <w:r>
        <w:rPr>
          <w:spacing w:val="1"/>
          <w:w w:val="95"/>
        </w:rPr>
        <w:t xml:space="preserve"> </w:t>
      </w:r>
      <w:r>
        <w:rPr>
          <w:w w:val="95"/>
        </w:rPr>
        <w:t>1</w:t>
      </w:r>
      <w:r>
        <w:rPr>
          <w:spacing w:val="-1"/>
          <w:w w:val="95"/>
        </w:rPr>
        <w:t xml:space="preserve"> </w:t>
      </w:r>
      <w:r>
        <w:rPr>
          <w:rFonts w:ascii="Georgia" w:hAnsi="Georgia"/>
          <w:i/>
          <w:w w:val="95"/>
        </w:rPr>
        <w:t>µ</w:t>
      </w:r>
      <w:r>
        <w:rPr>
          <w:w w:val="95"/>
        </w:rPr>
        <w:t>Pa @ 1 m</w:t>
      </w:r>
      <w:r>
        <w:rPr>
          <w:spacing w:val="1"/>
          <w:w w:val="95"/>
        </w:rPr>
        <w:t xml:space="preserve"> </w:t>
      </w:r>
      <w:r>
        <w:rPr>
          <w:w w:val="95"/>
        </w:rPr>
        <w:t>was</w:t>
      </w:r>
    </w:p>
    <w:p w14:paraId="2E29CB8D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149    </w:t>
      </w:r>
      <w:r>
        <w:rPr>
          <w:rFonts w:ascii="Trebuchet MS"/>
          <w:spacing w:val="19"/>
          <w:sz w:val="12"/>
        </w:rPr>
        <w:t xml:space="preserve"> </w:t>
      </w:r>
      <w:r>
        <w:rPr>
          <w:spacing w:val="-2"/>
        </w:rPr>
        <w:t>assumed</w:t>
      </w:r>
      <w:r>
        <w:rPr>
          <w:spacing w:val="-9"/>
        </w:rPr>
        <w:t xml:space="preserve"> </w:t>
      </w:r>
      <w:r>
        <w:rPr>
          <w:spacing w:val="-1"/>
        </w:rPr>
        <w:t>(U.S.</w:t>
      </w:r>
      <w:r>
        <w:rPr>
          <w:spacing w:val="-9"/>
        </w:rPr>
        <w:t xml:space="preserve"> </w:t>
      </w:r>
      <w:r>
        <w:rPr>
          <w:spacing w:val="-1"/>
        </w:rPr>
        <w:t>Department</w:t>
      </w:r>
      <w:r>
        <w:rPr>
          <w:spacing w:val="-10"/>
        </w:rPr>
        <w:t xml:space="preserve"> </w:t>
      </w:r>
      <w:r>
        <w:rPr>
          <w:spacing w:val="-1"/>
        </w:rPr>
        <w:t>of</w:t>
      </w:r>
      <w:r>
        <w:rPr>
          <w:spacing w:val="-9"/>
        </w:rPr>
        <w:t xml:space="preserve"> </w:t>
      </w:r>
      <w:r>
        <w:rPr>
          <w:spacing w:val="-1"/>
        </w:rPr>
        <w:t>the</w:t>
      </w:r>
      <w:r>
        <w:rPr>
          <w:spacing w:val="-10"/>
        </w:rPr>
        <w:t xml:space="preserve"> </w:t>
      </w:r>
      <w:r>
        <w:rPr>
          <w:spacing w:val="-1"/>
        </w:rPr>
        <w:t>Navy,</w:t>
      </w:r>
      <w:r>
        <w:rPr>
          <w:spacing w:val="-9"/>
        </w:rPr>
        <w:t xml:space="preserve"> </w:t>
      </w:r>
      <w:r>
        <w:rPr>
          <w:spacing w:val="-1"/>
        </w:rPr>
        <w:t>2018).</w:t>
      </w:r>
      <w:r>
        <w:rPr>
          <w:spacing w:val="8"/>
        </w:rPr>
        <w:t xml:space="preserve"> </w:t>
      </w:r>
      <w:r>
        <w:rPr>
          <w:spacing w:val="-1"/>
        </w:rPr>
        <w:t>The</w:t>
      </w:r>
      <w:r>
        <w:rPr>
          <w:spacing w:val="-10"/>
        </w:rPr>
        <w:t xml:space="preserve"> </w:t>
      </w:r>
      <w:r>
        <w:rPr>
          <w:spacing w:val="-1"/>
        </w:rPr>
        <w:t>transmission</w:t>
      </w:r>
      <w:r>
        <w:rPr>
          <w:spacing w:val="-9"/>
        </w:rPr>
        <w:t xml:space="preserve"> </w:t>
      </w:r>
      <w:r>
        <w:rPr>
          <w:spacing w:val="-1"/>
        </w:rPr>
        <w:t>loss</w:t>
      </w:r>
      <w:r>
        <w:rPr>
          <w:spacing w:val="-9"/>
        </w:rPr>
        <w:t xml:space="preserve"> </w:t>
      </w:r>
      <w:r>
        <w:rPr>
          <w:spacing w:val="-1"/>
        </w:rPr>
        <w:t>was</w:t>
      </w:r>
      <w:r>
        <w:rPr>
          <w:spacing w:val="-10"/>
        </w:rPr>
        <w:t xml:space="preserve"> </w:t>
      </w:r>
      <w:r>
        <w:rPr>
          <w:spacing w:val="-1"/>
        </w:rPr>
        <w:t>estimated</w:t>
      </w:r>
      <w:r>
        <w:rPr>
          <w:spacing w:val="-9"/>
        </w:rPr>
        <w:t xml:space="preserve"> </w:t>
      </w:r>
      <w:r>
        <w:rPr>
          <w:spacing w:val="-1"/>
        </w:rPr>
        <w:t>along</w:t>
      </w:r>
    </w:p>
    <w:p w14:paraId="14729AAB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150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the</w:t>
      </w:r>
      <w:r>
        <w:rPr>
          <w:spacing w:val="-2"/>
          <w:w w:val="95"/>
        </w:rPr>
        <w:t xml:space="preserve"> </w:t>
      </w:r>
      <w:r>
        <w:rPr>
          <w:w w:val="95"/>
        </w:rPr>
        <w:t>radial</w:t>
      </w:r>
      <w:r>
        <w:rPr>
          <w:spacing w:val="-3"/>
          <w:w w:val="95"/>
        </w:rPr>
        <w:t xml:space="preserve"> </w:t>
      </w:r>
      <w:r>
        <w:rPr>
          <w:w w:val="95"/>
        </w:rPr>
        <w:t>from</w:t>
      </w:r>
      <w:r>
        <w:rPr>
          <w:spacing w:val="-2"/>
          <w:w w:val="95"/>
        </w:rPr>
        <w:t xml:space="preserve"> </w:t>
      </w:r>
      <w:r>
        <w:rPr>
          <w:w w:val="95"/>
        </w:rPr>
        <w:t>the</w:t>
      </w:r>
      <w:r>
        <w:rPr>
          <w:spacing w:val="-2"/>
          <w:w w:val="95"/>
        </w:rPr>
        <w:t xml:space="preserve"> </w:t>
      </w:r>
      <w:r>
        <w:rPr>
          <w:w w:val="95"/>
        </w:rPr>
        <w:t>ship</w:t>
      </w:r>
      <w:r>
        <w:rPr>
          <w:spacing w:val="-3"/>
          <w:w w:val="95"/>
        </w:rPr>
        <w:t xml:space="preserve"> </w:t>
      </w:r>
      <w:r>
        <w:rPr>
          <w:w w:val="95"/>
        </w:rPr>
        <w:t>to</w:t>
      </w:r>
      <w:r>
        <w:rPr>
          <w:spacing w:val="-2"/>
          <w:w w:val="95"/>
        </w:rPr>
        <w:t xml:space="preserve"> </w:t>
      </w:r>
      <w:r>
        <w:rPr>
          <w:w w:val="95"/>
        </w:rPr>
        <w:t>the</w:t>
      </w:r>
      <w:r>
        <w:rPr>
          <w:spacing w:val="-3"/>
          <w:w w:val="95"/>
        </w:rPr>
        <w:t xml:space="preserve"> </w:t>
      </w:r>
      <w:r>
        <w:rPr>
          <w:w w:val="95"/>
        </w:rPr>
        <w:t>hydrophone</w:t>
      </w:r>
      <w:r>
        <w:rPr>
          <w:spacing w:val="-2"/>
          <w:w w:val="95"/>
        </w:rPr>
        <w:t xml:space="preserve"> </w:t>
      </w:r>
      <w:r>
        <w:rPr>
          <w:w w:val="95"/>
        </w:rPr>
        <w:t>from</w:t>
      </w:r>
      <w:r>
        <w:rPr>
          <w:spacing w:val="-3"/>
          <w:w w:val="95"/>
        </w:rPr>
        <w:t xml:space="preserve"> </w:t>
      </w:r>
      <w:proofErr w:type="gramStart"/>
      <w:r>
        <w:rPr>
          <w:w w:val="95"/>
        </w:rPr>
        <w:t>a</w:t>
      </w:r>
      <w:r>
        <w:rPr>
          <w:spacing w:val="-2"/>
          <w:w w:val="95"/>
        </w:rPr>
        <w:t xml:space="preserve"> </w:t>
      </w:r>
      <w:r>
        <w:rPr>
          <w:w w:val="95"/>
        </w:rPr>
        <w:t>distance</w:t>
      </w:r>
      <w:r>
        <w:rPr>
          <w:spacing w:val="-2"/>
          <w:w w:val="95"/>
        </w:rPr>
        <w:t xml:space="preserve"> </w:t>
      </w:r>
      <w:r>
        <w:rPr>
          <w:w w:val="95"/>
        </w:rPr>
        <w:t>of</w:t>
      </w:r>
      <w:r>
        <w:rPr>
          <w:spacing w:val="-3"/>
          <w:w w:val="95"/>
        </w:rPr>
        <w:t xml:space="preserve"> </w:t>
      </w:r>
      <w:r>
        <w:rPr>
          <w:w w:val="95"/>
        </w:rPr>
        <w:t>1</w:t>
      </w:r>
      <w:proofErr w:type="gramEnd"/>
      <w:r>
        <w:rPr>
          <w:spacing w:val="-2"/>
          <w:w w:val="95"/>
        </w:rPr>
        <w:t xml:space="preserve"> </w:t>
      </w:r>
      <w:r>
        <w:rPr>
          <w:w w:val="95"/>
        </w:rPr>
        <w:t>km</w:t>
      </w:r>
      <w:r>
        <w:rPr>
          <w:spacing w:val="-3"/>
          <w:w w:val="95"/>
        </w:rPr>
        <w:t xml:space="preserve"> </w:t>
      </w:r>
      <w:r>
        <w:rPr>
          <w:w w:val="95"/>
        </w:rPr>
        <w:t>before</w:t>
      </w:r>
      <w:r>
        <w:rPr>
          <w:spacing w:val="-2"/>
          <w:w w:val="95"/>
        </w:rPr>
        <w:t xml:space="preserve"> </w:t>
      </w:r>
      <w:r>
        <w:rPr>
          <w:w w:val="95"/>
        </w:rPr>
        <w:t>the</w:t>
      </w:r>
      <w:r>
        <w:rPr>
          <w:spacing w:val="-3"/>
          <w:w w:val="95"/>
        </w:rPr>
        <w:t xml:space="preserve"> </w:t>
      </w:r>
      <w:r>
        <w:rPr>
          <w:w w:val="95"/>
        </w:rPr>
        <w:t>hydrophone</w:t>
      </w:r>
      <w:r>
        <w:rPr>
          <w:spacing w:val="-2"/>
          <w:w w:val="95"/>
        </w:rPr>
        <w:t xml:space="preserve"> </w:t>
      </w:r>
      <w:r>
        <w:rPr>
          <w:w w:val="95"/>
        </w:rPr>
        <w:t>to</w:t>
      </w:r>
    </w:p>
    <w:p w14:paraId="0BA45FAD" w14:textId="77777777" w:rsidR="00C544BC" w:rsidRDefault="00BD4BDE">
      <w:pPr>
        <w:pStyle w:val="BodyText"/>
        <w:spacing w:before="155"/>
      </w:pPr>
      <w:r>
        <w:rPr>
          <w:rFonts w:ascii="Trebuchet MS"/>
          <w:sz w:val="12"/>
        </w:rPr>
        <w:t xml:space="preserve">151    </w:t>
      </w:r>
      <w:r>
        <w:rPr>
          <w:rFonts w:ascii="Trebuchet MS"/>
          <w:spacing w:val="7"/>
          <w:sz w:val="12"/>
        </w:rPr>
        <w:t xml:space="preserve"> </w:t>
      </w:r>
      <w:r>
        <w:rPr>
          <w:spacing w:val="-1"/>
        </w:rPr>
        <w:t>1</w:t>
      </w:r>
      <w:r>
        <w:rPr>
          <w:spacing w:val="-7"/>
        </w:rPr>
        <w:t xml:space="preserve"> </w:t>
      </w:r>
      <w:r>
        <w:rPr>
          <w:spacing w:val="-1"/>
        </w:rPr>
        <w:t>km</w:t>
      </w:r>
      <w:r>
        <w:rPr>
          <w:spacing w:val="-7"/>
        </w:rPr>
        <w:t xml:space="preserve"> </w:t>
      </w:r>
      <w:r>
        <w:rPr>
          <w:spacing w:val="-1"/>
        </w:rPr>
        <w:t>past</w:t>
      </w:r>
      <w:r>
        <w:rPr>
          <w:spacing w:val="-8"/>
        </w:rPr>
        <w:t xml:space="preserve"> </w:t>
      </w:r>
      <w:r>
        <w:rPr>
          <w:spacing w:val="-1"/>
        </w:rPr>
        <w:t>the</w:t>
      </w:r>
      <w:r>
        <w:rPr>
          <w:spacing w:val="-7"/>
        </w:rPr>
        <w:t xml:space="preserve"> </w:t>
      </w:r>
      <w:r>
        <w:rPr>
          <w:spacing w:val="-1"/>
        </w:rPr>
        <w:t>hydrophone</w:t>
      </w:r>
      <w:r>
        <w:rPr>
          <w:spacing w:val="-7"/>
        </w:rPr>
        <w:t xml:space="preserve"> </w:t>
      </w:r>
      <w:r>
        <w:rPr>
          <w:spacing w:val="-1"/>
        </w:rPr>
        <w:t>in</w:t>
      </w:r>
      <w:r>
        <w:rPr>
          <w:spacing w:val="-7"/>
        </w:rPr>
        <w:t xml:space="preserve"> </w:t>
      </w:r>
      <w:r>
        <w:rPr>
          <w:spacing w:val="-1"/>
        </w:rPr>
        <w:t>200</w:t>
      </w:r>
      <w:r>
        <w:rPr>
          <w:spacing w:val="-8"/>
        </w:rPr>
        <w:t xml:space="preserve"> </w:t>
      </w:r>
      <w:r>
        <w:rPr>
          <w:spacing w:val="-1"/>
        </w:rPr>
        <w:t>m</w:t>
      </w:r>
      <w:r>
        <w:rPr>
          <w:spacing w:val="-7"/>
        </w:rPr>
        <w:t xml:space="preserve"> </w:t>
      </w:r>
      <w:r>
        <w:rPr>
          <w:spacing w:val="-1"/>
        </w:rPr>
        <w:t>increments</w:t>
      </w:r>
      <w:r>
        <w:rPr>
          <w:spacing w:val="-7"/>
        </w:rPr>
        <w:t xml:space="preserve"> </w:t>
      </w:r>
      <w:r>
        <w:rPr>
          <w:spacing w:val="-1"/>
        </w:rPr>
        <w:t>and</w:t>
      </w:r>
      <w:r>
        <w:rPr>
          <w:spacing w:val="-7"/>
        </w:rPr>
        <w:t xml:space="preserve"> </w:t>
      </w:r>
      <w:r>
        <w:t>converted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received</w:t>
      </w:r>
      <w:r>
        <w:rPr>
          <w:spacing w:val="-7"/>
        </w:rPr>
        <w:t xml:space="preserve"> </w:t>
      </w:r>
      <w:r>
        <w:t>levels</w:t>
      </w:r>
      <w:r>
        <w:rPr>
          <w:spacing w:val="-7"/>
        </w:rPr>
        <w:t xml:space="preserve"> </w:t>
      </w:r>
      <w:r>
        <w:t>based</w:t>
      </w:r>
      <w:r>
        <w:rPr>
          <w:spacing w:val="-8"/>
        </w:rPr>
        <w:t xml:space="preserve"> </w:t>
      </w:r>
      <w:r>
        <w:t>on</w:t>
      </w:r>
    </w:p>
    <w:p w14:paraId="3BF72340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152    </w:t>
      </w:r>
      <w:r>
        <w:rPr>
          <w:rFonts w:ascii="Trebuchet MS"/>
          <w:spacing w:val="19"/>
          <w:sz w:val="12"/>
        </w:rPr>
        <w:t xml:space="preserve"> </w:t>
      </w:r>
      <w:r>
        <w:rPr>
          <w:spacing w:val="-1"/>
        </w:rPr>
        <w:t>the</w:t>
      </w:r>
      <w:r>
        <w:rPr>
          <w:spacing w:val="-7"/>
        </w:rPr>
        <w:t xml:space="preserve"> </w:t>
      </w:r>
      <w:r>
        <w:rPr>
          <w:spacing w:val="-1"/>
        </w:rPr>
        <w:t>source</w:t>
      </w:r>
      <w:r>
        <w:rPr>
          <w:spacing w:val="-7"/>
        </w:rPr>
        <w:t xml:space="preserve"> </w:t>
      </w:r>
      <w:r>
        <w:rPr>
          <w:spacing w:val="-1"/>
        </w:rPr>
        <w:t>level</w:t>
      </w:r>
      <w:r>
        <w:rPr>
          <w:spacing w:val="-7"/>
        </w:rPr>
        <w:t xml:space="preserve"> </w:t>
      </w:r>
      <w:r>
        <w:rPr>
          <w:spacing w:val="-1"/>
        </w:rPr>
        <w:t>of</w:t>
      </w:r>
      <w:r>
        <w:rPr>
          <w:spacing w:val="-7"/>
        </w:rPr>
        <w:t xml:space="preserve"> </w:t>
      </w:r>
      <w:r>
        <w:rPr>
          <w:spacing w:val="-1"/>
        </w:rPr>
        <w:t>the</w:t>
      </w:r>
      <w:r>
        <w:rPr>
          <w:spacing w:val="-7"/>
        </w:rPr>
        <w:t xml:space="preserve"> </w:t>
      </w:r>
      <w:r>
        <w:rPr>
          <w:spacing w:val="-1"/>
        </w:rPr>
        <w:t>sonar.</w:t>
      </w:r>
      <w:r>
        <w:rPr>
          <w:spacing w:val="15"/>
        </w:rPr>
        <w:t xml:space="preserve"> </w:t>
      </w:r>
      <w:r>
        <w:rPr>
          <w:spacing w:val="-1"/>
        </w:rPr>
        <w:t>The</w:t>
      </w:r>
      <w:r>
        <w:rPr>
          <w:spacing w:val="-7"/>
        </w:rPr>
        <w:t xml:space="preserve"> </w:t>
      </w:r>
      <w:r>
        <w:rPr>
          <w:spacing w:val="-1"/>
        </w:rPr>
        <w:t>maximum</w:t>
      </w:r>
      <w:r>
        <w:rPr>
          <w:spacing w:val="-7"/>
        </w:rPr>
        <w:t xml:space="preserve"> </w:t>
      </w:r>
      <w:r>
        <w:rPr>
          <w:spacing w:val="-1"/>
        </w:rPr>
        <w:t>modeled</w:t>
      </w:r>
      <w:r>
        <w:rPr>
          <w:spacing w:val="-7"/>
        </w:rPr>
        <w:t xml:space="preserve"> </w:t>
      </w:r>
      <w:r>
        <w:rPr>
          <w:spacing w:val="-1"/>
        </w:rPr>
        <w:t>received</w:t>
      </w:r>
      <w:r>
        <w:rPr>
          <w:spacing w:val="-7"/>
        </w:rPr>
        <w:t xml:space="preserve"> </w:t>
      </w:r>
      <w:r>
        <w:t>level</w:t>
      </w:r>
      <w:r>
        <w:rPr>
          <w:spacing w:val="-7"/>
        </w:rPr>
        <w:t xml:space="preserve"> </w:t>
      </w:r>
      <w:r>
        <w:t>along</w:t>
      </w:r>
      <w:r>
        <w:rPr>
          <w:spacing w:val="-7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radial</w:t>
      </w:r>
      <w:r>
        <w:rPr>
          <w:spacing w:val="-7"/>
        </w:rPr>
        <w:t xml:space="preserve"> </w:t>
      </w:r>
      <w:r>
        <w:t>was</w:t>
      </w:r>
    </w:p>
    <w:p w14:paraId="131018F5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153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determined</w:t>
      </w:r>
      <w:r>
        <w:rPr>
          <w:spacing w:val="-4"/>
          <w:w w:val="95"/>
        </w:rPr>
        <w:t xml:space="preserve"> </w:t>
      </w:r>
      <w:r>
        <w:rPr>
          <w:w w:val="95"/>
        </w:rPr>
        <w:t>for</w:t>
      </w:r>
      <w:r>
        <w:rPr>
          <w:spacing w:val="-5"/>
          <w:w w:val="95"/>
        </w:rPr>
        <w:t xml:space="preserve"> </w:t>
      </w:r>
      <w:r>
        <w:rPr>
          <w:w w:val="95"/>
        </w:rPr>
        <w:t>each</w:t>
      </w:r>
      <w:r>
        <w:rPr>
          <w:spacing w:val="-4"/>
          <w:w w:val="95"/>
        </w:rPr>
        <w:t xml:space="preserve"> </w:t>
      </w:r>
      <w:r>
        <w:rPr>
          <w:w w:val="95"/>
        </w:rPr>
        <w:t>hydrophone</w:t>
      </w:r>
      <w:r>
        <w:rPr>
          <w:spacing w:val="-5"/>
          <w:w w:val="95"/>
        </w:rPr>
        <w:t xml:space="preserve"> </w:t>
      </w:r>
      <w:r>
        <w:rPr>
          <w:w w:val="95"/>
        </w:rPr>
        <w:t>and</w:t>
      </w:r>
      <w:r>
        <w:rPr>
          <w:spacing w:val="-5"/>
          <w:w w:val="95"/>
        </w:rPr>
        <w:t xml:space="preserve"> </w:t>
      </w:r>
      <w:r>
        <w:rPr>
          <w:w w:val="95"/>
        </w:rPr>
        <w:t>half-hour</w:t>
      </w:r>
      <w:r>
        <w:rPr>
          <w:spacing w:val="-4"/>
          <w:w w:val="95"/>
        </w:rPr>
        <w:t xml:space="preserve"> </w:t>
      </w:r>
      <w:r>
        <w:rPr>
          <w:w w:val="95"/>
        </w:rPr>
        <w:t>period.</w:t>
      </w:r>
      <w:r>
        <w:rPr>
          <w:spacing w:val="14"/>
          <w:w w:val="95"/>
        </w:rPr>
        <w:t xml:space="preserve"> </w:t>
      </w:r>
      <w:r>
        <w:rPr>
          <w:w w:val="95"/>
        </w:rPr>
        <w:t>However,</w:t>
      </w:r>
      <w:r>
        <w:rPr>
          <w:spacing w:val="-5"/>
          <w:w w:val="95"/>
        </w:rPr>
        <w:t xml:space="preserve"> </w:t>
      </w:r>
      <w:r>
        <w:rPr>
          <w:w w:val="95"/>
        </w:rPr>
        <w:t>if</w:t>
      </w:r>
      <w:r>
        <w:rPr>
          <w:spacing w:val="-5"/>
          <w:w w:val="95"/>
        </w:rPr>
        <w:t xml:space="preserve"> </w:t>
      </w:r>
      <w:r>
        <w:rPr>
          <w:w w:val="95"/>
        </w:rPr>
        <w:t>the</w:t>
      </w:r>
      <w:r>
        <w:rPr>
          <w:spacing w:val="-4"/>
          <w:w w:val="95"/>
        </w:rPr>
        <w:t xml:space="preserve"> </w:t>
      </w:r>
      <w:r>
        <w:rPr>
          <w:w w:val="95"/>
        </w:rPr>
        <w:t>distance</w:t>
      </w:r>
      <w:r>
        <w:rPr>
          <w:spacing w:val="-5"/>
          <w:w w:val="95"/>
        </w:rPr>
        <w:t xml:space="preserve"> </w:t>
      </w:r>
      <w:r>
        <w:rPr>
          <w:w w:val="95"/>
        </w:rPr>
        <w:t>between</w:t>
      </w:r>
      <w:r>
        <w:rPr>
          <w:spacing w:val="-4"/>
          <w:w w:val="95"/>
        </w:rPr>
        <w:t xml:space="preserve"> </w:t>
      </w:r>
      <w:r>
        <w:rPr>
          <w:w w:val="95"/>
        </w:rPr>
        <w:t>the</w:t>
      </w:r>
    </w:p>
    <w:p w14:paraId="6B9A2626" w14:textId="77777777" w:rsidR="00C544BC" w:rsidRDefault="00BD4BDE">
      <w:pPr>
        <w:pStyle w:val="BodyText"/>
        <w:spacing w:before="155"/>
      </w:pPr>
      <w:r>
        <w:rPr>
          <w:rFonts w:ascii="Trebuchet MS"/>
          <w:sz w:val="12"/>
        </w:rPr>
        <w:t xml:space="preserve">154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ship</w:t>
      </w:r>
      <w:r>
        <w:rPr>
          <w:spacing w:val="-7"/>
          <w:w w:val="95"/>
        </w:rPr>
        <w:t xml:space="preserve"> </w:t>
      </w:r>
      <w:r>
        <w:rPr>
          <w:w w:val="95"/>
        </w:rPr>
        <w:t>and</w:t>
      </w:r>
      <w:r>
        <w:rPr>
          <w:spacing w:val="-7"/>
          <w:w w:val="95"/>
        </w:rPr>
        <w:t xml:space="preserve"> </w:t>
      </w:r>
      <w:r>
        <w:rPr>
          <w:w w:val="95"/>
        </w:rPr>
        <w:t>the</w:t>
      </w:r>
      <w:r>
        <w:rPr>
          <w:spacing w:val="-8"/>
          <w:w w:val="95"/>
        </w:rPr>
        <w:t xml:space="preserve"> </w:t>
      </w:r>
      <w:r>
        <w:rPr>
          <w:w w:val="95"/>
        </w:rPr>
        <w:t>hydrophone</w:t>
      </w:r>
      <w:r>
        <w:rPr>
          <w:spacing w:val="-7"/>
          <w:w w:val="95"/>
        </w:rPr>
        <w:t xml:space="preserve"> </w:t>
      </w:r>
      <w:proofErr w:type="gramStart"/>
      <w:r>
        <w:rPr>
          <w:w w:val="95"/>
        </w:rPr>
        <w:t>was</w:t>
      </w:r>
      <w:proofErr w:type="gramEnd"/>
      <w:r>
        <w:rPr>
          <w:spacing w:val="-7"/>
          <w:w w:val="95"/>
        </w:rPr>
        <w:t xml:space="preserve"> </w:t>
      </w:r>
      <w:r>
        <w:rPr>
          <w:w w:val="95"/>
        </w:rPr>
        <w:t>less</w:t>
      </w:r>
      <w:r>
        <w:rPr>
          <w:spacing w:val="-7"/>
          <w:w w:val="95"/>
        </w:rPr>
        <w:t xml:space="preserve"> </w:t>
      </w:r>
      <w:r>
        <w:rPr>
          <w:w w:val="95"/>
        </w:rPr>
        <w:t>than</w:t>
      </w:r>
      <w:r>
        <w:rPr>
          <w:spacing w:val="-8"/>
          <w:w w:val="95"/>
        </w:rPr>
        <w:t xml:space="preserve"> </w:t>
      </w:r>
      <w:r>
        <w:rPr>
          <w:w w:val="95"/>
        </w:rPr>
        <w:t>the</w:t>
      </w:r>
      <w:r>
        <w:rPr>
          <w:spacing w:val="-7"/>
          <w:w w:val="95"/>
        </w:rPr>
        <w:t xml:space="preserve"> </w:t>
      </w:r>
      <w:r>
        <w:rPr>
          <w:w w:val="95"/>
        </w:rPr>
        <w:t>depth</w:t>
      </w:r>
      <w:r>
        <w:rPr>
          <w:spacing w:val="-7"/>
          <w:w w:val="95"/>
        </w:rPr>
        <w:t xml:space="preserve"> </w:t>
      </w:r>
      <w:r>
        <w:rPr>
          <w:w w:val="95"/>
        </w:rPr>
        <w:t>of</w:t>
      </w:r>
      <w:r>
        <w:rPr>
          <w:spacing w:val="-8"/>
          <w:w w:val="95"/>
        </w:rPr>
        <w:t xml:space="preserve"> </w:t>
      </w:r>
      <w:r>
        <w:rPr>
          <w:w w:val="95"/>
        </w:rPr>
        <w:t>the</w:t>
      </w:r>
      <w:r>
        <w:rPr>
          <w:spacing w:val="-7"/>
          <w:w w:val="95"/>
        </w:rPr>
        <w:t xml:space="preserve"> </w:t>
      </w:r>
      <w:r>
        <w:rPr>
          <w:w w:val="95"/>
        </w:rPr>
        <w:t>water</w:t>
      </w:r>
      <w:r>
        <w:rPr>
          <w:spacing w:val="-7"/>
          <w:w w:val="95"/>
        </w:rPr>
        <w:t xml:space="preserve"> </w:t>
      </w:r>
      <w:r>
        <w:rPr>
          <w:w w:val="95"/>
        </w:rPr>
        <w:t>column,</w:t>
      </w:r>
      <w:r>
        <w:rPr>
          <w:spacing w:val="-7"/>
          <w:w w:val="95"/>
        </w:rPr>
        <w:t xml:space="preserve"> </w:t>
      </w:r>
      <w:r>
        <w:rPr>
          <w:w w:val="95"/>
        </w:rPr>
        <w:t>the</w:t>
      </w:r>
      <w:r>
        <w:rPr>
          <w:spacing w:val="-7"/>
          <w:w w:val="95"/>
        </w:rPr>
        <w:t xml:space="preserve"> </w:t>
      </w:r>
      <w:r>
        <w:rPr>
          <w:w w:val="95"/>
        </w:rPr>
        <w:t>parabolic</w:t>
      </w:r>
      <w:r>
        <w:rPr>
          <w:spacing w:val="-7"/>
          <w:w w:val="95"/>
        </w:rPr>
        <w:t xml:space="preserve"> </w:t>
      </w:r>
      <w:r>
        <w:rPr>
          <w:w w:val="95"/>
        </w:rPr>
        <w:t>equation</w:t>
      </w:r>
    </w:p>
    <w:p w14:paraId="13B67406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155    </w:t>
      </w:r>
      <w:r>
        <w:rPr>
          <w:rFonts w:ascii="Trebuchet MS"/>
          <w:spacing w:val="11"/>
          <w:sz w:val="12"/>
        </w:rPr>
        <w:t xml:space="preserve"> </w:t>
      </w:r>
      <w:r>
        <w:rPr>
          <w:w w:val="95"/>
        </w:rPr>
        <w:t>would</w:t>
      </w:r>
      <w:r>
        <w:rPr>
          <w:spacing w:val="16"/>
          <w:w w:val="95"/>
        </w:rPr>
        <w:t xml:space="preserve"> </w:t>
      </w:r>
      <w:r>
        <w:rPr>
          <w:w w:val="95"/>
        </w:rPr>
        <w:t>overestimate</w:t>
      </w:r>
      <w:r>
        <w:rPr>
          <w:spacing w:val="15"/>
          <w:w w:val="95"/>
        </w:rPr>
        <w:t xml:space="preserve"> </w:t>
      </w:r>
      <w:r>
        <w:rPr>
          <w:w w:val="95"/>
        </w:rPr>
        <w:t>transmission</w:t>
      </w:r>
      <w:r>
        <w:rPr>
          <w:spacing w:val="16"/>
          <w:w w:val="95"/>
        </w:rPr>
        <w:t xml:space="preserve"> </w:t>
      </w:r>
      <w:r>
        <w:rPr>
          <w:w w:val="95"/>
        </w:rPr>
        <w:t>loss</w:t>
      </w:r>
      <w:r>
        <w:rPr>
          <w:spacing w:val="15"/>
          <w:w w:val="95"/>
        </w:rPr>
        <w:t xml:space="preserve"> </w:t>
      </w:r>
      <w:r>
        <w:rPr>
          <w:w w:val="95"/>
        </w:rPr>
        <w:t>at</w:t>
      </w:r>
      <w:r>
        <w:rPr>
          <w:spacing w:val="16"/>
          <w:w w:val="95"/>
        </w:rPr>
        <w:t xml:space="preserve"> </w:t>
      </w:r>
      <w:r>
        <w:rPr>
          <w:w w:val="95"/>
        </w:rPr>
        <w:t>that</w:t>
      </w:r>
      <w:r>
        <w:rPr>
          <w:spacing w:val="15"/>
          <w:w w:val="95"/>
        </w:rPr>
        <w:t xml:space="preserve"> </w:t>
      </w:r>
      <w:r>
        <w:rPr>
          <w:w w:val="95"/>
        </w:rPr>
        <w:t>angle.</w:t>
      </w:r>
      <w:r>
        <w:rPr>
          <w:spacing w:val="40"/>
          <w:w w:val="95"/>
        </w:rPr>
        <w:t xml:space="preserve"> </w:t>
      </w:r>
      <w:r>
        <w:rPr>
          <w:w w:val="95"/>
        </w:rPr>
        <w:t>In</w:t>
      </w:r>
      <w:r>
        <w:rPr>
          <w:spacing w:val="16"/>
          <w:w w:val="95"/>
        </w:rPr>
        <w:t xml:space="preserve"> </w:t>
      </w:r>
      <w:r>
        <w:rPr>
          <w:w w:val="95"/>
        </w:rPr>
        <w:t>these</w:t>
      </w:r>
      <w:r>
        <w:rPr>
          <w:spacing w:val="15"/>
          <w:w w:val="95"/>
        </w:rPr>
        <w:t xml:space="preserve"> </w:t>
      </w:r>
      <w:r>
        <w:rPr>
          <w:w w:val="95"/>
        </w:rPr>
        <w:t>cases,</w:t>
      </w:r>
      <w:r>
        <w:rPr>
          <w:spacing w:val="16"/>
          <w:w w:val="95"/>
        </w:rPr>
        <w:t xml:space="preserve"> </w:t>
      </w:r>
      <w:r>
        <w:rPr>
          <w:w w:val="95"/>
        </w:rPr>
        <w:t>a</w:t>
      </w:r>
      <w:r>
        <w:rPr>
          <w:spacing w:val="15"/>
          <w:w w:val="95"/>
        </w:rPr>
        <w:t xml:space="preserve"> </w:t>
      </w:r>
      <w:r>
        <w:rPr>
          <w:w w:val="95"/>
        </w:rPr>
        <w:t>simple</w:t>
      </w:r>
      <w:r>
        <w:rPr>
          <w:spacing w:val="16"/>
          <w:w w:val="95"/>
        </w:rPr>
        <w:t xml:space="preserve"> </w:t>
      </w:r>
      <w:r>
        <w:rPr>
          <w:w w:val="95"/>
        </w:rPr>
        <w:t>sonar</w:t>
      </w:r>
      <w:r>
        <w:rPr>
          <w:spacing w:val="15"/>
          <w:w w:val="95"/>
        </w:rPr>
        <w:t xml:space="preserve"> </w:t>
      </w:r>
      <w:r>
        <w:rPr>
          <w:w w:val="95"/>
        </w:rPr>
        <w:t>equation</w:t>
      </w:r>
    </w:p>
    <w:p w14:paraId="598DB32A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156    </w:t>
      </w:r>
      <w:r>
        <w:rPr>
          <w:rFonts w:ascii="Trebuchet MS"/>
          <w:spacing w:val="11"/>
          <w:sz w:val="12"/>
        </w:rPr>
        <w:t xml:space="preserve"> </w:t>
      </w:r>
      <w:r>
        <w:rPr>
          <w:spacing w:val="-1"/>
        </w:rPr>
        <w:t>was</w:t>
      </w:r>
      <w:r>
        <w:rPr>
          <w:spacing w:val="-2"/>
        </w:rPr>
        <w:t xml:space="preserve"> </w:t>
      </w:r>
      <w:r>
        <w:rPr>
          <w:spacing w:val="-1"/>
        </w:rPr>
        <w:t>used to</w:t>
      </w:r>
      <w:r>
        <w:rPr>
          <w:spacing w:val="-2"/>
        </w:rPr>
        <w:t xml:space="preserve"> </w:t>
      </w:r>
      <w:r>
        <w:rPr>
          <w:spacing w:val="-1"/>
        </w:rPr>
        <w:t>estimate</w:t>
      </w:r>
      <w:r>
        <w:rPr>
          <w:spacing w:val="-2"/>
        </w:rPr>
        <w:t xml:space="preserve"> </w:t>
      </w:r>
      <w:r>
        <w:rPr>
          <w:spacing w:val="-1"/>
        </w:rPr>
        <w:t>transmission</w:t>
      </w:r>
      <w:r>
        <w:rPr>
          <w:spacing w:val="-2"/>
        </w:rPr>
        <w:t xml:space="preserve"> </w:t>
      </w:r>
      <w:r>
        <w:rPr>
          <w:spacing w:val="-1"/>
        </w:rPr>
        <w:t>loss instead</w:t>
      </w:r>
      <w:r>
        <w:rPr>
          <w:spacing w:val="-2"/>
        </w:rPr>
        <w:t xml:space="preserve"> </w:t>
      </w:r>
      <w:r>
        <w:rPr>
          <w:spacing w:val="-1"/>
        </w:rPr>
        <w:t>(Urick,</w:t>
      </w:r>
      <w:r>
        <w:t xml:space="preserve"> </w:t>
      </w:r>
      <w:r>
        <w:rPr>
          <w:spacing w:val="-1"/>
        </w:rPr>
        <w:t>1983).</w:t>
      </w:r>
      <w:r>
        <w:rPr>
          <w:spacing w:val="30"/>
        </w:rPr>
        <w:t xml:space="preserve"> </w:t>
      </w:r>
      <w:r>
        <w:rPr>
          <w:spacing w:val="-1"/>
        </w:rPr>
        <w:t>For hydrophones</w:t>
      </w:r>
      <w:r>
        <w:rPr>
          <w:spacing w:val="-2"/>
        </w:rPr>
        <w:t xml:space="preserve"> </w:t>
      </w:r>
      <w:r>
        <w:rPr>
          <w:spacing w:val="-1"/>
        </w:rPr>
        <w:t>shallower</w:t>
      </w:r>
    </w:p>
    <w:p w14:paraId="2C1F39CF" w14:textId="77777777" w:rsidR="00C544BC" w:rsidRDefault="00BD4BDE">
      <w:pPr>
        <w:pStyle w:val="BodyText"/>
        <w:spacing w:before="155"/>
      </w:pPr>
      <w:r>
        <w:rPr>
          <w:rFonts w:ascii="Trebuchet MS"/>
          <w:sz w:val="12"/>
        </w:rPr>
        <w:t xml:space="preserve">157    </w:t>
      </w:r>
      <w:r>
        <w:rPr>
          <w:rFonts w:ascii="Trebuchet MS"/>
          <w:spacing w:val="19"/>
          <w:sz w:val="12"/>
        </w:rPr>
        <w:t xml:space="preserve"> </w:t>
      </w:r>
      <w:r>
        <w:rPr>
          <w:spacing w:val="-1"/>
        </w:rPr>
        <w:t>than</w:t>
      </w:r>
      <w:r>
        <w:rPr>
          <w:spacing w:val="-10"/>
        </w:rPr>
        <w:t xml:space="preserve"> </w:t>
      </w:r>
      <w:r>
        <w:rPr>
          <w:spacing w:val="-1"/>
        </w:rPr>
        <w:t>1,000</w:t>
      </w:r>
      <w:r>
        <w:rPr>
          <w:spacing w:val="-9"/>
        </w:rPr>
        <w:t xml:space="preserve"> </w:t>
      </w:r>
      <w:r>
        <w:rPr>
          <w:spacing w:val="-1"/>
        </w:rPr>
        <w:t>m</w:t>
      </w:r>
      <w:r>
        <w:rPr>
          <w:spacing w:val="-10"/>
        </w:rPr>
        <w:t xml:space="preserve"> </w:t>
      </w:r>
      <w:r>
        <w:rPr>
          <w:spacing w:val="-1"/>
        </w:rPr>
        <w:t>the</w:t>
      </w:r>
      <w:r>
        <w:rPr>
          <w:spacing w:val="-10"/>
        </w:rPr>
        <w:t xml:space="preserve"> </w:t>
      </w:r>
      <w:r>
        <w:rPr>
          <w:spacing w:val="-1"/>
        </w:rPr>
        <w:t>received</w:t>
      </w:r>
      <w:r>
        <w:rPr>
          <w:spacing w:val="-10"/>
        </w:rPr>
        <w:t xml:space="preserve"> </w:t>
      </w:r>
      <w:r>
        <w:rPr>
          <w:spacing w:val="-1"/>
        </w:rPr>
        <w:t>level</w:t>
      </w:r>
      <w:r>
        <w:rPr>
          <w:spacing w:val="-9"/>
        </w:rPr>
        <w:t xml:space="preserve"> </w:t>
      </w:r>
      <w:r>
        <w:rPr>
          <w:spacing w:val="-1"/>
        </w:rPr>
        <w:t>was</w:t>
      </w:r>
      <w:r>
        <w:rPr>
          <w:spacing w:val="-10"/>
        </w:rPr>
        <w:t xml:space="preserve"> </w:t>
      </w:r>
      <w:r>
        <w:rPr>
          <w:spacing w:val="-1"/>
        </w:rPr>
        <w:t>estimated</w:t>
      </w:r>
      <w:r>
        <w:rPr>
          <w:spacing w:val="-9"/>
        </w:rPr>
        <w:t xml:space="preserve"> </w:t>
      </w:r>
      <w:r>
        <w:rPr>
          <w:spacing w:val="-1"/>
        </w:rPr>
        <w:t>at</w:t>
      </w:r>
      <w:r>
        <w:rPr>
          <w:spacing w:val="-10"/>
        </w:rPr>
        <w:t xml:space="preserve"> </w:t>
      </w:r>
      <w:r>
        <w:rPr>
          <w:spacing w:val="-1"/>
        </w:rPr>
        <w:t>a</w:t>
      </w:r>
      <w:r>
        <w:rPr>
          <w:spacing w:val="-10"/>
        </w:rPr>
        <w:t xml:space="preserve"> </w:t>
      </w:r>
      <w:r>
        <w:rPr>
          <w:spacing w:val="-1"/>
        </w:rPr>
        <w:t>point</w:t>
      </w:r>
      <w:r>
        <w:rPr>
          <w:spacing w:val="-10"/>
        </w:rPr>
        <w:t xml:space="preserve"> </w:t>
      </w:r>
      <w:r>
        <w:rPr>
          <w:spacing w:val="-1"/>
        </w:rPr>
        <w:t>20</w:t>
      </w:r>
      <w:r>
        <w:rPr>
          <w:spacing w:val="-10"/>
        </w:rPr>
        <w:t xml:space="preserve"> </w:t>
      </w:r>
      <w:r>
        <w:rPr>
          <w:spacing w:val="-1"/>
        </w:rPr>
        <w:t>m</w:t>
      </w:r>
      <w:r>
        <w:rPr>
          <w:spacing w:val="-9"/>
        </w:rPr>
        <w:t xml:space="preserve"> </w:t>
      </w:r>
      <w:r>
        <w:rPr>
          <w:spacing w:val="-1"/>
        </w:rPr>
        <w:t>above</w:t>
      </w:r>
      <w:r>
        <w:rPr>
          <w:spacing w:val="-10"/>
        </w:rPr>
        <w:t xml:space="preserve"> </w:t>
      </w:r>
      <w:r>
        <w:rPr>
          <w:spacing w:val="-1"/>
        </w:rPr>
        <w:t>the</w:t>
      </w:r>
      <w:r>
        <w:rPr>
          <w:spacing w:val="-10"/>
        </w:rPr>
        <w:t xml:space="preserve"> </w:t>
      </w:r>
      <w:r>
        <w:rPr>
          <w:spacing w:val="-1"/>
        </w:rPr>
        <w:t>sea</w:t>
      </w:r>
      <w:r>
        <w:rPr>
          <w:spacing w:val="-9"/>
        </w:rPr>
        <w:t xml:space="preserve"> </w:t>
      </w:r>
      <w:r>
        <w:t>floor</w:t>
      </w:r>
      <w:r>
        <w:rPr>
          <w:spacing w:val="-10"/>
        </w:rPr>
        <w:t xml:space="preserve"> </w:t>
      </w:r>
      <w:r>
        <w:t>with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rPr>
          <w:w w:val="105"/>
        </w:rPr>
        <w:t>+/-</w:t>
      </w:r>
    </w:p>
    <w:p w14:paraId="44F99516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158    </w:t>
      </w:r>
      <w:r>
        <w:rPr>
          <w:rFonts w:ascii="Trebuchet MS"/>
          <w:spacing w:val="7"/>
          <w:sz w:val="12"/>
        </w:rPr>
        <w:t xml:space="preserve"> </w:t>
      </w:r>
      <w:r>
        <w:rPr>
          <w:w w:val="95"/>
        </w:rPr>
        <w:t>10</w:t>
      </w:r>
      <w:r>
        <w:rPr>
          <w:spacing w:val="-5"/>
          <w:w w:val="95"/>
        </w:rPr>
        <w:t xml:space="preserve"> </w:t>
      </w:r>
      <w:r>
        <w:rPr>
          <w:w w:val="95"/>
        </w:rPr>
        <w:t>m</w:t>
      </w:r>
      <w:r>
        <w:rPr>
          <w:spacing w:val="-5"/>
          <w:w w:val="95"/>
        </w:rPr>
        <w:t xml:space="preserve"> </w:t>
      </w:r>
      <w:r>
        <w:rPr>
          <w:w w:val="95"/>
        </w:rPr>
        <w:t>buffer,</w:t>
      </w:r>
      <w:r>
        <w:rPr>
          <w:spacing w:val="-5"/>
          <w:w w:val="95"/>
        </w:rPr>
        <w:t xml:space="preserve"> </w:t>
      </w:r>
      <w:r>
        <w:rPr>
          <w:w w:val="95"/>
        </w:rPr>
        <w:t>while</w:t>
      </w:r>
      <w:r>
        <w:rPr>
          <w:spacing w:val="-4"/>
          <w:w w:val="95"/>
        </w:rPr>
        <w:t xml:space="preserve"> </w:t>
      </w:r>
      <w:r>
        <w:rPr>
          <w:w w:val="95"/>
        </w:rPr>
        <w:t>for</w:t>
      </w:r>
      <w:r>
        <w:rPr>
          <w:spacing w:val="-5"/>
          <w:w w:val="95"/>
        </w:rPr>
        <w:t xml:space="preserve"> </w:t>
      </w:r>
      <w:r>
        <w:rPr>
          <w:w w:val="95"/>
        </w:rPr>
        <w:t>hydrophones</w:t>
      </w:r>
      <w:r>
        <w:rPr>
          <w:spacing w:val="-5"/>
          <w:w w:val="95"/>
        </w:rPr>
        <w:t xml:space="preserve"> </w:t>
      </w:r>
      <w:r>
        <w:rPr>
          <w:w w:val="95"/>
        </w:rPr>
        <w:t>deeper</w:t>
      </w:r>
      <w:r>
        <w:rPr>
          <w:spacing w:val="-5"/>
          <w:w w:val="95"/>
        </w:rPr>
        <w:t xml:space="preserve"> </w:t>
      </w:r>
      <w:r>
        <w:rPr>
          <w:w w:val="95"/>
        </w:rPr>
        <w:t>than</w:t>
      </w:r>
      <w:r>
        <w:rPr>
          <w:spacing w:val="-5"/>
          <w:w w:val="95"/>
        </w:rPr>
        <w:t xml:space="preserve"> </w:t>
      </w:r>
      <w:r>
        <w:rPr>
          <w:w w:val="95"/>
        </w:rPr>
        <w:t>1,000</w:t>
      </w:r>
      <w:r>
        <w:rPr>
          <w:spacing w:val="-6"/>
          <w:w w:val="95"/>
        </w:rPr>
        <w:t xml:space="preserve"> </w:t>
      </w:r>
      <w:r>
        <w:rPr>
          <w:w w:val="95"/>
        </w:rPr>
        <w:t>m</w:t>
      </w:r>
      <w:r>
        <w:rPr>
          <w:spacing w:val="-5"/>
          <w:w w:val="95"/>
        </w:rPr>
        <w:t xml:space="preserve"> </w:t>
      </w:r>
      <w:r>
        <w:rPr>
          <w:w w:val="95"/>
        </w:rPr>
        <w:t>the</w:t>
      </w:r>
      <w:r>
        <w:rPr>
          <w:spacing w:val="-5"/>
          <w:w w:val="95"/>
        </w:rPr>
        <w:t xml:space="preserve"> </w:t>
      </w:r>
      <w:r>
        <w:rPr>
          <w:w w:val="95"/>
        </w:rPr>
        <w:t>received</w:t>
      </w:r>
      <w:r>
        <w:rPr>
          <w:spacing w:val="-5"/>
          <w:w w:val="95"/>
        </w:rPr>
        <w:t xml:space="preserve"> </w:t>
      </w:r>
      <w:r>
        <w:rPr>
          <w:w w:val="95"/>
        </w:rPr>
        <w:t>level</w:t>
      </w:r>
      <w:r>
        <w:rPr>
          <w:spacing w:val="-5"/>
          <w:w w:val="95"/>
        </w:rPr>
        <w:t xml:space="preserve"> </w:t>
      </w:r>
      <w:r>
        <w:rPr>
          <w:w w:val="95"/>
        </w:rPr>
        <w:t>was</w:t>
      </w:r>
      <w:r>
        <w:rPr>
          <w:spacing w:val="-5"/>
          <w:w w:val="95"/>
        </w:rPr>
        <w:t xml:space="preserve"> </w:t>
      </w:r>
      <w:r>
        <w:rPr>
          <w:w w:val="95"/>
        </w:rPr>
        <w:t>estimated</w:t>
      </w:r>
      <w:r>
        <w:rPr>
          <w:spacing w:val="-5"/>
          <w:w w:val="95"/>
        </w:rPr>
        <w:t xml:space="preserve"> </w:t>
      </w:r>
      <w:r>
        <w:rPr>
          <w:w w:val="95"/>
        </w:rPr>
        <w:t>at</w:t>
      </w:r>
      <w:r>
        <w:rPr>
          <w:spacing w:val="-5"/>
          <w:w w:val="95"/>
        </w:rPr>
        <w:t xml:space="preserve"> </w:t>
      </w:r>
      <w:r>
        <w:rPr>
          <w:w w:val="95"/>
        </w:rPr>
        <w:t>a</w:t>
      </w:r>
    </w:p>
    <w:p w14:paraId="35D9537F" w14:textId="77777777" w:rsidR="00C544BC" w:rsidRDefault="00BD4BDE">
      <w:pPr>
        <w:pStyle w:val="BodyText"/>
        <w:spacing w:before="155"/>
      </w:pPr>
      <w:r>
        <w:rPr>
          <w:rFonts w:ascii="Trebuchet MS"/>
          <w:sz w:val="12"/>
        </w:rPr>
        <w:t xml:space="preserve">159    </w:t>
      </w:r>
      <w:r>
        <w:rPr>
          <w:rFonts w:ascii="Trebuchet MS"/>
          <w:spacing w:val="19"/>
          <w:sz w:val="12"/>
        </w:rPr>
        <w:t xml:space="preserve"> </w:t>
      </w:r>
      <w:r>
        <w:t>depth</w:t>
      </w:r>
      <w:r>
        <w:rPr>
          <w:spacing w:val="2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1,000</w:t>
      </w:r>
      <w:r>
        <w:rPr>
          <w:spacing w:val="1"/>
        </w:rPr>
        <w:t xml:space="preserve"> </w:t>
      </w:r>
      <w:r>
        <w:t>m</w:t>
      </w:r>
      <w:r>
        <w:rPr>
          <w:spacing w:val="2"/>
        </w:rPr>
        <w:t xml:space="preserve"> </w:t>
      </w:r>
      <w:r>
        <w:t>with</w:t>
      </w:r>
      <w:r>
        <w:rPr>
          <w:spacing w:val="2"/>
        </w:rPr>
        <w:t xml:space="preserve"> </w:t>
      </w:r>
      <w:r>
        <w:t>a</w:t>
      </w:r>
      <w:r>
        <w:rPr>
          <w:spacing w:val="2"/>
        </w:rPr>
        <w:t xml:space="preserve"> </w:t>
      </w:r>
      <w:r>
        <w:rPr>
          <w:w w:val="115"/>
        </w:rPr>
        <w:t>+/-</w:t>
      </w:r>
      <w:r>
        <w:rPr>
          <w:spacing w:val="-8"/>
          <w:w w:val="115"/>
        </w:rPr>
        <w:t xml:space="preserve"> </w:t>
      </w:r>
      <w:r>
        <w:t>10</w:t>
      </w:r>
      <w:r>
        <w:rPr>
          <w:spacing w:val="2"/>
        </w:rPr>
        <w:t xml:space="preserve"> </w:t>
      </w:r>
      <w:r>
        <w:t>m</w:t>
      </w:r>
      <w:r>
        <w:rPr>
          <w:spacing w:val="2"/>
        </w:rPr>
        <w:t xml:space="preserve"> </w:t>
      </w:r>
      <w:r>
        <w:t>buffer.</w:t>
      </w:r>
      <w:r>
        <w:rPr>
          <w:spacing w:val="23"/>
        </w:rPr>
        <w:t xml:space="preserve"> </w:t>
      </w:r>
      <w:r>
        <w:t>This</w:t>
      </w:r>
      <w:r>
        <w:rPr>
          <w:spacing w:val="2"/>
        </w:rPr>
        <w:t xml:space="preserve"> </w:t>
      </w:r>
      <w:r>
        <w:t>process</w:t>
      </w:r>
      <w:r>
        <w:rPr>
          <w:spacing w:val="2"/>
        </w:rPr>
        <w:t xml:space="preserve"> </w:t>
      </w:r>
      <w:r>
        <w:t>resulted</w:t>
      </w:r>
      <w:r>
        <w:rPr>
          <w:spacing w:val="2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estimate</w:t>
      </w:r>
      <w:r>
        <w:rPr>
          <w:spacing w:val="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received</w:t>
      </w:r>
    </w:p>
    <w:p w14:paraId="6D64F531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160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level</w:t>
      </w:r>
      <w:r>
        <w:rPr>
          <w:spacing w:val="4"/>
          <w:w w:val="95"/>
        </w:rPr>
        <w:t xml:space="preserve"> </w:t>
      </w:r>
      <w:r>
        <w:rPr>
          <w:w w:val="95"/>
        </w:rPr>
        <w:t>for</w:t>
      </w:r>
      <w:r>
        <w:rPr>
          <w:spacing w:val="5"/>
          <w:w w:val="95"/>
        </w:rPr>
        <w:t xml:space="preserve"> </w:t>
      </w:r>
      <w:r>
        <w:rPr>
          <w:w w:val="95"/>
        </w:rPr>
        <w:t>each</w:t>
      </w:r>
      <w:r>
        <w:rPr>
          <w:spacing w:val="4"/>
          <w:w w:val="95"/>
        </w:rPr>
        <w:t xml:space="preserve"> </w:t>
      </w:r>
      <w:r>
        <w:rPr>
          <w:w w:val="95"/>
        </w:rPr>
        <w:t>hydrophone</w:t>
      </w:r>
      <w:r>
        <w:rPr>
          <w:spacing w:val="4"/>
          <w:w w:val="95"/>
        </w:rPr>
        <w:t xml:space="preserve"> </w:t>
      </w:r>
      <w:r>
        <w:rPr>
          <w:w w:val="95"/>
        </w:rPr>
        <w:t>and</w:t>
      </w:r>
      <w:r>
        <w:rPr>
          <w:spacing w:val="4"/>
          <w:w w:val="95"/>
        </w:rPr>
        <w:t xml:space="preserve"> </w:t>
      </w:r>
      <w:r>
        <w:rPr>
          <w:w w:val="95"/>
        </w:rPr>
        <w:t>half-hour</w:t>
      </w:r>
      <w:r>
        <w:rPr>
          <w:spacing w:val="4"/>
          <w:w w:val="95"/>
        </w:rPr>
        <w:t xml:space="preserve"> </w:t>
      </w:r>
      <w:r>
        <w:rPr>
          <w:w w:val="95"/>
        </w:rPr>
        <w:t>period.</w:t>
      </w:r>
      <w:r>
        <w:rPr>
          <w:spacing w:val="26"/>
          <w:w w:val="95"/>
        </w:rPr>
        <w:t xml:space="preserve"> </w:t>
      </w:r>
      <w:r>
        <w:rPr>
          <w:w w:val="95"/>
        </w:rPr>
        <w:t>Uncertainty</w:t>
      </w:r>
      <w:r>
        <w:rPr>
          <w:spacing w:val="4"/>
          <w:w w:val="95"/>
        </w:rPr>
        <w:t xml:space="preserve"> </w:t>
      </w:r>
      <w:r>
        <w:rPr>
          <w:w w:val="95"/>
        </w:rPr>
        <w:t>in</w:t>
      </w:r>
      <w:r>
        <w:rPr>
          <w:spacing w:val="4"/>
          <w:w w:val="95"/>
        </w:rPr>
        <w:t xml:space="preserve"> </w:t>
      </w:r>
      <w:r>
        <w:rPr>
          <w:w w:val="95"/>
        </w:rPr>
        <w:t>the</w:t>
      </w:r>
      <w:r>
        <w:rPr>
          <w:spacing w:val="4"/>
          <w:w w:val="95"/>
        </w:rPr>
        <w:t xml:space="preserve"> </w:t>
      </w:r>
      <w:r>
        <w:rPr>
          <w:w w:val="95"/>
        </w:rPr>
        <w:t>modeled</w:t>
      </w:r>
      <w:r>
        <w:rPr>
          <w:spacing w:val="5"/>
          <w:w w:val="95"/>
        </w:rPr>
        <w:t xml:space="preserve"> </w:t>
      </w:r>
      <w:r>
        <w:rPr>
          <w:w w:val="95"/>
        </w:rPr>
        <w:t>received</w:t>
      </w:r>
      <w:r>
        <w:rPr>
          <w:spacing w:val="4"/>
          <w:w w:val="95"/>
        </w:rPr>
        <w:t xml:space="preserve"> </w:t>
      </w:r>
      <w:r>
        <w:rPr>
          <w:w w:val="95"/>
        </w:rPr>
        <w:t>levels</w:t>
      </w:r>
    </w:p>
    <w:p w14:paraId="551F52A2" w14:textId="77777777" w:rsidR="00C544BC" w:rsidRDefault="00C544BC">
      <w:pPr>
        <w:sectPr w:rsidR="00C544BC">
          <w:pgSz w:w="12240" w:h="15840"/>
          <w:pgMar w:top="1320" w:right="1280" w:bottom="1100" w:left="900" w:header="0" w:footer="832" w:gutter="0"/>
          <w:cols w:space="720"/>
        </w:sectPr>
      </w:pPr>
    </w:p>
    <w:p w14:paraId="2DB1F82E" w14:textId="77777777" w:rsidR="00C544BC" w:rsidRDefault="00BD4BDE">
      <w:pPr>
        <w:spacing w:before="107"/>
        <w:ind w:left="150"/>
        <w:rPr>
          <w:sz w:val="24"/>
        </w:rPr>
      </w:pPr>
      <w:r>
        <w:rPr>
          <w:rFonts w:ascii="Trebuchet MS"/>
          <w:sz w:val="12"/>
        </w:rPr>
        <w:lastRenderedPageBreak/>
        <w:t xml:space="preserve">161    </w:t>
      </w:r>
      <w:r>
        <w:rPr>
          <w:rFonts w:ascii="Trebuchet MS"/>
          <w:spacing w:val="11"/>
          <w:sz w:val="12"/>
        </w:rPr>
        <w:t xml:space="preserve"> </w:t>
      </w:r>
      <w:r>
        <w:rPr>
          <w:w w:val="95"/>
          <w:sz w:val="24"/>
        </w:rPr>
        <w:t>was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not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considered.</w:t>
      </w:r>
    </w:p>
    <w:p w14:paraId="1F8AC2B2" w14:textId="77777777" w:rsidR="00C544BC" w:rsidRDefault="00C544BC">
      <w:pPr>
        <w:pStyle w:val="BodyText"/>
        <w:spacing w:before="0"/>
        <w:ind w:left="0"/>
        <w:rPr>
          <w:sz w:val="20"/>
        </w:rPr>
      </w:pPr>
    </w:p>
    <w:p w14:paraId="295BF32B" w14:textId="77777777" w:rsidR="00C544BC" w:rsidRDefault="00C544BC">
      <w:pPr>
        <w:pStyle w:val="BodyText"/>
        <w:spacing w:before="8"/>
        <w:ind w:left="0"/>
        <w:rPr>
          <w:sz w:val="22"/>
        </w:rPr>
      </w:pPr>
    </w:p>
    <w:p w14:paraId="478C7D8E" w14:textId="77777777" w:rsidR="00C544BC" w:rsidRDefault="00BD4BDE">
      <w:pPr>
        <w:tabs>
          <w:tab w:val="left" w:pos="1275"/>
        </w:tabs>
        <w:spacing w:before="132"/>
        <w:ind w:left="150"/>
        <w:rPr>
          <w:b/>
          <w:sz w:val="28"/>
        </w:rPr>
      </w:pPr>
      <w:r>
        <w:rPr>
          <w:rFonts w:ascii="Trebuchet MS"/>
          <w:sz w:val="12"/>
        </w:rPr>
        <w:t xml:space="preserve">162    </w:t>
      </w:r>
      <w:r>
        <w:rPr>
          <w:rFonts w:ascii="Trebuchet MS"/>
          <w:spacing w:val="19"/>
          <w:sz w:val="12"/>
        </w:rPr>
        <w:t xml:space="preserve"> </w:t>
      </w:r>
      <w:r>
        <w:rPr>
          <w:b/>
          <w:w w:val="110"/>
          <w:sz w:val="28"/>
        </w:rPr>
        <w:t>2.2</w:t>
      </w:r>
      <w:r>
        <w:rPr>
          <w:b/>
          <w:w w:val="110"/>
          <w:sz w:val="28"/>
        </w:rPr>
        <w:tab/>
      </w:r>
      <w:r>
        <w:rPr>
          <w:b/>
          <w:w w:val="105"/>
          <w:sz w:val="28"/>
        </w:rPr>
        <w:t>Spatial</w:t>
      </w:r>
      <w:r>
        <w:rPr>
          <w:b/>
          <w:spacing w:val="50"/>
          <w:w w:val="105"/>
          <w:sz w:val="28"/>
        </w:rPr>
        <w:t xml:space="preserve"> </w:t>
      </w:r>
      <w:r>
        <w:rPr>
          <w:b/>
          <w:w w:val="105"/>
          <w:sz w:val="28"/>
        </w:rPr>
        <w:t>Modelling</w:t>
      </w:r>
    </w:p>
    <w:p w14:paraId="73B98E9E" w14:textId="77777777" w:rsidR="00C544BC" w:rsidRDefault="00C544BC">
      <w:pPr>
        <w:pStyle w:val="BodyText"/>
        <w:spacing w:before="11"/>
        <w:ind w:left="0"/>
        <w:rPr>
          <w:b/>
          <w:sz w:val="23"/>
        </w:rPr>
      </w:pPr>
    </w:p>
    <w:p w14:paraId="30A14207" w14:textId="77777777" w:rsidR="00C544BC" w:rsidRDefault="00BD4BDE">
      <w:pPr>
        <w:spacing w:before="120"/>
        <w:ind w:left="150"/>
        <w:rPr>
          <w:b/>
          <w:sz w:val="24"/>
        </w:rPr>
      </w:pPr>
      <w:r>
        <w:rPr>
          <w:rFonts w:ascii="Trebuchet MS"/>
          <w:sz w:val="12"/>
        </w:rPr>
        <w:t xml:space="preserve">163    </w:t>
      </w:r>
      <w:r>
        <w:rPr>
          <w:rFonts w:ascii="Trebuchet MS"/>
          <w:spacing w:val="19"/>
          <w:sz w:val="12"/>
        </w:rPr>
        <w:t xml:space="preserve"> </w:t>
      </w:r>
      <w:r>
        <w:rPr>
          <w:b/>
          <w:w w:val="105"/>
          <w:sz w:val="24"/>
        </w:rPr>
        <w:t>Summary</w:t>
      </w:r>
    </w:p>
    <w:p w14:paraId="356EDF7C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164    </w:t>
      </w:r>
      <w:r>
        <w:rPr>
          <w:rFonts w:ascii="Trebuchet MS"/>
          <w:spacing w:val="7"/>
          <w:sz w:val="12"/>
        </w:rPr>
        <w:t xml:space="preserve"> </w:t>
      </w:r>
      <w:r>
        <w:rPr>
          <w:w w:val="95"/>
        </w:rPr>
        <w:t>We</w:t>
      </w:r>
      <w:r>
        <w:rPr>
          <w:spacing w:val="22"/>
          <w:w w:val="95"/>
        </w:rPr>
        <w:t xml:space="preserve"> </w:t>
      </w:r>
      <w:r>
        <w:rPr>
          <w:w w:val="95"/>
        </w:rPr>
        <w:t>first</w:t>
      </w:r>
      <w:r>
        <w:rPr>
          <w:spacing w:val="22"/>
          <w:w w:val="95"/>
        </w:rPr>
        <w:t xml:space="preserve"> </w:t>
      </w:r>
      <w:r>
        <w:rPr>
          <w:w w:val="95"/>
        </w:rPr>
        <w:t>used</w:t>
      </w:r>
      <w:r>
        <w:rPr>
          <w:spacing w:val="22"/>
          <w:w w:val="95"/>
        </w:rPr>
        <w:t xml:space="preserve"> </w:t>
      </w:r>
      <w:r>
        <w:rPr>
          <w:w w:val="95"/>
        </w:rPr>
        <w:t>tessellation</w:t>
      </w:r>
      <w:r>
        <w:rPr>
          <w:spacing w:val="23"/>
          <w:w w:val="95"/>
        </w:rPr>
        <w:t xml:space="preserve"> </w:t>
      </w:r>
      <w:r>
        <w:rPr>
          <w:w w:val="95"/>
        </w:rPr>
        <w:t>to</w:t>
      </w:r>
      <w:r>
        <w:rPr>
          <w:spacing w:val="21"/>
          <w:w w:val="95"/>
        </w:rPr>
        <w:t xml:space="preserve"> </w:t>
      </w:r>
      <w:r>
        <w:rPr>
          <w:w w:val="95"/>
        </w:rPr>
        <w:t>determine</w:t>
      </w:r>
      <w:r>
        <w:rPr>
          <w:spacing w:val="22"/>
          <w:w w:val="95"/>
        </w:rPr>
        <w:t xml:space="preserve"> </w:t>
      </w:r>
      <w:r>
        <w:rPr>
          <w:w w:val="95"/>
        </w:rPr>
        <w:t>the</w:t>
      </w:r>
      <w:r>
        <w:rPr>
          <w:spacing w:val="22"/>
          <w:w w:val="95"/>
        </w:rPr>
        <w:t xml:space="preserve"> </w:t>
      </w:r>
      <w:r>
        <w:rPr>
          <w:w w:val="95"/>
        </w:rPr>
        <w:t>area</w:t>
      </w:r>
      <w:r>
        <w:rPr>
          <w:spacing w:val="21"/>
          <w:w w:val="95"/>
        </w:rPr>
        <w:t xml:space="preserve"> </w:t>
      </w:r>
      <w:r>
        <w:rPr>
          <w:w w:val="95"/>
        </w:rPr>
        <w:t>effectively</w:t>
      </w:r>
      <w:r>
        <w:rPr>
          <w:spacing w:val="22"/>
          <w:w w:val="95"/>
        </w:rPr>
        <w:t xml:space="preserve"> </w:t>
      </w:r>
      <w:r>
        <w:rPr>
          <w:w w:val="95"/>
        </w:rPr>
        <w:t>monitored</w:t>
      </w:r>
      <w:r>
        <w:rPr>
          <w:spacing w:val="22"/>
          <w:w w:val="95"/>
        </w:rPr>
        <w:t xml:space="preserve"> </w:t>
      </w:r>
      <w:r>
        <w:rPr>
          <w:w w:val="95"/>
        </w:rPr>
        <w:t>by</w:t>
      </w:r>
      <w:r>
        <w:rPr>
          <w:spacing w:val="22"/>
          <w:w w:val="95"/>
        </w:rPr>
        <w:t xml:space="preserve"> </w:t>
      </w:r>
      <w:r>
        <w:rPr>
          <w:w w:val="95"/>
        </w:rPr>
        <w:t>each</w:t>
      </w:r>
      <w:r>
        <w:rPr>
          <w:spacing w:val="22"/>
          <w:w w:val="95"/>
        </w:rPr>
        <w:t xml:space="preserve"> </w:t>
      </w:r>
      <w:r>
        <w:rPr>
          <w:w w:val="95"/>
        </w:rPr>
        <w:t>hydrophone</w:t>
      </w:r>
    </w:p>
    <w:p w14:paraId="798062D2" w14:textId="77777777" w:rsidR="00C544BC" w:rsidRDefault="00BD4BDE">
      <w:pPr>
        <w:pStyle w:val="BodyText"/>
        <w:spacing w:before="155"/>
      </w:pPr>
      <w:r>
        <w:rPr>
          <w:rFonts w:ascii="Trebuchet MS"/>
          <w:sz w:val="12"/>
        </w:rPr>
        <w:t xml:space="preserve">165 </w:t>
      </w:r>
      <w:proofErr w:type="gramStart"/>
      <w:r>
        <w:rPr>
          <w:rFonts w:ascii="Trebuchet MS"/>
          <w:sz w:val="12"/>
        </w:rPr>
        <w:t xml:space="preserve">  </w:t>
      </w:r>
      <w:r>
        <w:rPr>
          <w:rFonts w:ascii="Trebuchet MS"/>
          <w:spacing w:val="28"/>
          <w:sz w:val="12"/>
        </w:rPr>
        <w:t xml:space="preserve"> </w:t>
      </w:r>
      <w:r>
        <w:t>(</w:t>
      </w:r>
      <w:proofErr w:type="gramEnd"/>
      <w:r>
        <w:t>section 2.2.1).</w:t>
      </w:r>
      <w:r>
        <w:rPr>
          <w:spacing w:val="27"/>
        </w:rPr>
        <w:t xml:space="preserve"> </w:t>
      </w:r>
      <w:r>
        <w:t>Then, we used a three-stage GAM</w:t>
      </w:r>
      <w:r>
        <w:rPr>
          <w:spacing w:val="-1"/>
        </w:rPr>
        <w:t xml:space="preserve"> </w:t>
      </w:r>
      <w:r>
        <w:t>approach to control for the underlying</w:t>
      </w:r>
    </w:p>
    <w:p w14:paraId="4D5C1D21" w14:textId="77777777" w:rsidR="00C544BC" w:rsidRDefault="00BD4BDE">
      <w:pPr>
        <w:pStyle w:val="BodyText"/>
      </w:pPr>
      <w:r>
        <w:rPr>
          <w:rFonts w:ascii="Trebuchet MS" w:hAnsi="Trebuchet MS"/>
          <w:sz w:val="12"/>
        </w:rPr>
        <w:t xml:space="preserve">166    </w:t>
      </w:r>
      <w:r>
        <w:rPr>
          <w:rFonts w:ascii="Trebuchet MS" w:hAnsi="Trebuchet MS"/>
          <w:spacing w:val="19"/>
          <w:sz w:val="12"/>
        </w:rPr>
        <w:t xml:space="preserve"> </w:t>
      </w:r>
      <w:r>
        <w:rPr>
          <w:spacing w:val="-1"/>
        </w:rPr>
        <w:t>spatial</w:t>
      </w:r>
      <w:r>
        <w:rPr>
          <w:spacing w:val="8"/>
        </w:rPr>
        <w:t xml:space="preserve"> </w:t>
      </w:r>
      <w:proofErr w:type="gramStart"/>
      <w:r>
        <w:rPr>
          <w:spacing w:val="-1"/>
        </w:rPr>
        <w:t>distribution</w:t>
      </w:r>
      <w:proofErr w:type="gramEnd"/>
      <w:r>
        <w:rPr>
          <w:spacing w:val="9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Blainville’s</w:t>
      </w:r>
      <w:r>
        <w:rPr>
          <w:spacing w:val="8"/>
        </w:rPr>
        <w:t xml:space="preserve"> </w:t>
      </w:r>
      <w:r>
        <w:t>beaked</w:t>
      </w:r>
      <w:r>
        <w:rPr>
          <w:spacing w:val="8"/>
        </w:rPr>
        <w:t xml:space="preserve"> </w:t>
      </w:r>
      <w:r>
        <w:t>whales</w:t>
      </w:r>
      <w:r>
        <w:rPr>
          <w:spacing w:val="8"/>
        </w:rPr>
        <w:t xml:space="preserve"> </w:t>
      </w:r>
      <w:r>
        <w:t>when</w:t>
      </w:r>
      <w:r>
        <w:rPr>
          <w:spacing w:val="8"/>
        </w:rPr>
        <w:t xml:space="preserve"> </w:t>
      </w:r>
      <w:r>
        <w:t>modelling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effects</w:t>
      </w:r>
      <w:r>
        <w:rPr>
          <w:spacing w:val="9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training</w:t>
      </w:r>
    </w:p>
    <w:p w14:paraId="61D66B27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167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activities</w:t>
      </w:r>
      <w:r>
        <w:rPr>
          <w:spacing w:val="2"/>
          <w:w w:val="95"/>
        </w:rPr>
        <w:t xml:space="preserve"> </w:t>
      </w:r>
      <w:r>
        <w:rPr>
          <w:w w:val="95"/>
        </w:rPr>
        <w:t>and</w:t>
      </w:r>
      <w:r>
        <w:rPr>
          <w:spacing w:val="3"/>
          <w:w w:val="95"/>
        </w:rPr>
        <w:t xml:space="preserve"> </w:t>
      </w:r>
      <w:r>
        <w:rPr>
          <w:w w:val="95"/>
        </w:rPr>
        <w:t>of</w:t>
      </w:r>
      <w:r>
        <w:rPr>
          <w:spacing w:val="2"/>
          <w:w w:val="95"/>
        </w:rPr>
        <w:t xml:space="preserve"> </w:t>
      </w:r>
      <w:r>
        <w:rPr>
          <w:w w:val="95"/>
        </w:rPr>
        <w:t>MFAS.</w:t>
      </w:r>
      <w:r>
        <w:rPr>
          <w:spacing w:val="2"/>
          <w:w w:val="95"/>
        </w:rPr>
        <w:t xml:space="preserve"> </w:t>
      </w:r>
      <w:r>
        <w:rPr>
          <w:w w:val="95"/>
        </w:rPr>
        <w:t>For</w:t>
      </w:r>
      <w:r>
        <w:rPr>
          <w:spacing w:val="2"/>
          <w:w w:val="95"/>
        </w:rPr>
        <w:t xml:space="preserve"> </w:t>
      </w:r>
      <w:r>
        <w:rPr>
          <w:w w:val="95"/>
        </w:rPr>
        <w:t>the</w:t>
      </w:r>
      <w:r>
        <w:rPr>
          <w:spacing w:val="2"/>
          <w:w w:val="95"/>
        </w:rPr>
        <w:t xml:space="preserve"> </w:t>
      </w:r>
      <w:r>
        <w:rPr>
          <w:w w:val="95"/>
        </w:rPr>
        <w:t>first</w:t>
      </w:r>
      <w:r>
        <w:rPr>
          <w:spacing w:val="2"/>
          <w:w w:val="95"/>
        </w:rPr>
        <w:t xml:space="preserve"> </w:t>
      </w:r>
      <w:r>
        <w:rPr>
          <w:w w:val="95"/>
        </w:rPr>
        <w:t>model</w:t>
      </w:r>
      <w:r>
        <w:rPr>
          <w:spacing w:val="2"/>
          <w:w w:val="95"/>
        </w:rPr>
        <w:t xml:space="preserve"> </w:t>
      </w:r>
      <w:r>
        <w:rPr>
          <w:w w:val="95"/>
        </w:rPr>
        <w:t>(M1),</w:t>
      </w:r>
      <w:r>
        <w:rPr>
          <w:spacing w:val="3"/>
          <w:w w:val="95"/>
        </w:rPr>
        <w:t xml:space="preserve"> </w:t>
      </w:r>
      <w:r>
        <w:rPr>
          <w:w w:val="95"/>
        </w:rPr>
        <w:t>we</w:t>
      </w:r>
      <w:r>
        <w:rPr>
          <w:spacing w:val="3"/>
          <w:w w:val="95"/>
        </w:rPr>
        <w:t xml:space="preserve"> </w:t>
      </w:r>
      <w:r>
        <w:rPr>
          <w:w w:val="95"/>
        </w:rPr>
        <w:t>used</w:t>
      </w:r>
      <w:r>
        <w:rPr>
          <w:spacing w:val="2"/>
          <w:w w:val="95"/>
        </w:rPr>
        <w:t xml:space="preserve"> </w:t>
      </w:r>
      <w:r>
        <w:rPr>
          <w:w w:val="95"/>
        </w:rPr>
        <w:t>pre-activity</w:t>
      </w:r>
      <w:r>
        <w:rPr>
          <w:spacing w:val="2"/>
          <w:w w:val="95"/>
        </w:rPr>
        <w:t xml:space="preserve"> </w:t>
      </w:r>
      <w:r>
        <w:rPr>
          <w:w w:val="95"/>
        </w:rPr>
        <w:t>data</w:t>
      </w:r>
      <w:r>
        <w:rPr>
          <w:spacing w:val="2"/>
          <w:w w:val="95"/>
        </w:rPr>
        <w:t xml:space="preserve"> </w:t>
      </w:r>
      <w:r>
        <w:rPr>
          <w:w w:val="95"/>
        </w:rPr>
        <w:t>to</w:t>
      </w:r>
      <w:r>
        <w:rPr>
          <w:spacing w:val="2"/>
          <w:w w:val="95"/>
        </w:rPr>
        <w:t xml:space="preserve"> </w:t>
      </w:r>
      <w:r>
        <w:rPr>
          <w:w w:val="95"/>
        </w:rPr>
        <w:t>create</w:t>
      </w:r>
      <w:r>
        <w:rPr>
          <w:spacing w:val="2"/>
          <w:w w:val="95"/>
        </w:rPr>
        <w:t xml:space="preserve"> </w:t>
      </w:r>
      <w:r>
        <w:rPr>
          <w:w w:val="95"/>
        </w:rPr>
        <w:t>a</w:t>
      </w:r>
      <w:r>
        <w:rPr>
          <w:spacing w:val="2"/>
          <w:w w:val="95"/>
        </w:rPr>
        <w:t xml:space="preserve"> </w:t>
      </w:r>
      <w:r>
        <w:rPr>
          <w:w w:val="95"/>
        </w:rPr>
        <w:t>spatial</w:t>
      </w:r>
    </w:p>
    <w:p w14:paraId="79D9B425" w14:textId="77777777" w:rsidR="00C544BC" w:rsidRDefault="00BD4BDE">
      <w:pPr>
        <w:pStyle w:val="BodyText"/>
        <w:spacing w:before="155"/>
      </w:pPr>
      <w:r>
        <w:rPr>
          <w:rFonts w:ascii="Trebuchet MS"/>
          <w:sz w:val="12"/>
        </w:rPr>
        <w:t xml:space="preserve">168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model</w:t>
      </w:r>
      <w:r>
        <w:rPr>
          <w:spacing w:val="9"/>
          <w:w w:val="95"/>
        </w:rPr>
        <w:t xml:space="preserve"> </w:t>
      </w:r>
      <w:r>
        <w:rPr>
          <w:w w:val="95"/>
        </w:rPr>
        <w:t>of</w:t>
      </w:r>
      <w:r>
        <w:rPr>
          <w:spacing w:val="10"/>
          <w:w w:val="95"/>
        </w:rPr>
        <w:t xml:space="preserve"> </w:t>
      </w:r>
      <w:r>
        <w:rPr>
          <w:w w:val="95"/>
        </w:rPr>
        <w:t>the</w:t>
      </w:r>
      <w:r>
        <w:rPr>
          <w:spacing w:val="9"/>
          <w:w w:val="95"/>
        </w:rPr>
        <w:t xml:space="preserve"> </w:t>
      </w:r>
      <w:r>
        <w:rPr>
          <w:w w:val="95"/>
        </w:rPr>
        <w:t>probability</w:t>
      </w:r>
      <w:r>
        <w:rPr>
          <w:spacing w:val="9"/>
          <w:w w:val="95"/>
        </w:rPr>
        <w:t xml:space="preserve"> </w:t>
      </w:r>
      <w:r>
        <w:rPr>
          <w:w w:val="95"/>
        </w:rPr>
        <w:t>of</w:t>
      </w:r>
      <w:r>
        <w:rPr>
          <w:spacing w:val="9"/>
          <w:w w:val="95"/>
        </w:rPr>
        <w:t xml:space="preserve"> </w:t>
      </w:r>
      <w:r>
        <w:rPr>
          <w:w w:val="95"/>
        </w:rPr>
        <w:t>GVPs</w:t>
      </w:r>
      <w:r>
        <w:rPr>
          <w:spacing w:val="9"/>
          <w:w w:val="95"/>
        </w:rPr>
        <w:t xml:space="preserve"> </w:t>
      </w:r>
      <w:r>
        <w:rPr>
          <w:w w:val="95"/>
        </w:rPr>
        <w:t>across</w:t>
      </w:r>
      <w:r>
        <w:rPr>
          <w:spacing w:val="9"/>
          <w:w w:val="95"/>
        </w:rPr>
        <w:t xml:space="preserve"> </w:t>
      </w:r>
      <w:r>
        <w:rPr>
          <w:w w:val="95"/>
        </w:rPr>
        <w:t>the</w:t>
      </w:r>
      <w:r>
        <w:rPr>
          <w:spacing w:val="9"/>
          <w:w w:val="95"/>
        </w:rPr>
        <w:t xml:space="preserve"> </w:t>
      </w:r>
      <w:r>
        <w:rPr>
          <w:w w:val="95"/>
        </w:rPr>
        <w:t>range</w:t>
      </w:r>
      <w:r>
        <w:rPr>
          <w:spacing w:val="9"/>
          <w:w w:val="95"/>
        </w:rPr>
        <w:t xml:space="preserve"> </w:t>
      </w:r>
      <w:r>
        <w:rPr>
          <w:w w:val="95"/>
        </w:rPr>
        <w:t>prior</w:t>
      </w:r>
      <w:r>
        <w:rPr>
          <w:spacing w:val="9"/>
          <w:w w:val="95"/>
        </w:rPr>
        <w:t xml:space="preserve"> </w:t>
      </w:r>
      <w:r>
        <w:rPr>
          <w:w w:val="95"/>
        </w:rPr>
        <w:t>to</w:t>
      </w:r>
      <w:r>
        <w:rPr>
          <w:spacing w:val="9"/>
          <w:w w:val="95"/>
        </w:rPr>
        <w:t xml:space="preserve"> </w:t>
      </w:r>
      <w:r>
        <w:rPr>
          <w:w w:val="95"/>
        </w:rPr>
        <w:t>the</w:t>
      </w:r>
      <w:r>
        <w:rPr>
          <w:spacing w:val="10"/>
          <w:w w:val="95"/>
        </w:rPr>
        <w:t xml:space="preserve"> </w:t>
      </w:r>
      <w:r>
        <w:rPr>
          <w:w w:val="95"/>
        </w:rPr>
        <w:t>onset</w:t>
      </w:r>
      <w:r>
        <w:rPr>
          <w:spacing w:val="9"/>
          <w:w w:val="95"/>
        </w:rPr>
        <w:t xml:space="preserve"> </w:t>
      </w:r>
      <w:r>
        <w:rPr>
          <w:w w:val="95"/>
        </w:rPr>
        <w:t>of</w:t>
      </w:r>
      <w:r>
        <w:rPr>
          <w:spacing w:val="9"/>
          <w:w w:val="95"/>
        </w:rPr>
        <w:t xml:space="preserve"> </w:t>
      </w:r>
      <w:r>
        <w:rPr>
          <w:w w:val="95"/>
        </w:rPr>
        <w:t>naval</w:t>
      </w:r>
      <w:r>
        <w:rPr>
          <w:spacing w:val="9"/>
          <w:w w:val="95"/>
        </w:rPr>
        <w:t xml:space="preserve"> </w:t>
      </w:r>
      <w:r>
        <w:rPr>
          <w:w w:val="95"/>
        </w:rPr>
        <w:t>activity</w:t>
      </w:r>
      <w:r>
        <w:rPr>
          <w:spacing w:val="9"/>
          <w:w w:val="95"/>
        </w:rPr>
        <w:t xml:space="preserve"> </w:t>
      </w:r>
      <w:r>
        <w:rPr>
          <w:w w:val="95"/>
        </w:rPr>
        <w:t>(2.2.2).</w:t>
      </w:r>
    </w:p>
    <w:p w14:paraId="2FE0EEBF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169    </w:t>
      </w:r>
      <w:r>
        <w:rPr>
          <w:rFonts w:ascii="Trebuchet MS"/>
          <w:spacing w:val="7"/>
          <w:sz w:val="12"/>
        </w:rPr>
        <w:t xml:space="preserve"> </w:t>
      </w:r>
      <w:r>
        <w:rPr>
          <w:w w:val="90"/>
        </w:rPr>
        <w:t>We</w:t>
      </w:r>
      <w:r>
        <w:rPr>
          <w:spacing w:val="20"/>
          <w:w w:val="90"/>
        </w:rPr>
        <w:t xml:space="preserve"> </w:t>
      </w:r>
      <w:r>
        <w:rPr>
          <w:w w:val="90"/>
        </w:rPr>
        <w:t>used</w:t>
      </w:r>
      <w:r>
        <w:rPr>
          <w:spacing w:val="19"/>
          <w:w w:val="90"/>
        </w:rPr>
        <w:t xml:space="preserve"> </w:t>
      </w:r>
      <w:r>
        <w:rPr>
          <w:w w:val="90"/>
        </w:rPr>
        <w:t>the</w:t>
      </w:r>
      <w:r>
        <w:rPr>
          <w:spacing w:val="19"/>
          <w:w w:val="90"/>
        </w:rPr>
        <w:t xml:space="preserve"> </w:t>
      </w:r>
      <w:r>
        <w:rPr>
          <w:w w:val="90"/>
        </w:rPr>
        <w:t>predicted</w:t>
      </w:r>
      <w:r>
        <w:rPr>
          <w:spacing w:val="20"/>
          <w:w w:val="90"/>
        </w:rPr>
        <w:t xml:space="preserve"> </w:t>
      </w:r>
      <w:r>
        <w:rPr>
          <w:w w:val="90"/>
        </w:rPr>
        <w:t>values</w:t>
      </w:r>
      <w:r>
        <w:rPr>
          <w:spacing w:val="18"/>
          <w:w w:val="90"/>
        </w:rPr>
        <w:t xml:space="preserve"> </w:t>
      </w:r>
      <w:r>
        <w:rPr>
          <w:w w:val="90"/>
        </w:rPr>
        <w:t>from</w:t>
      </w:r>
      <w:r>
        <w:rPr>
          <w:spacing w:val="20"/>
          <w:w w:val="90"/>
        </w:rPr>
        <w:t xml:space="preserve"> </w:t>
      </w:r>
      <w:r>
        <w:rPr>
          <w:w w:val="90"/>
        </w:rPr>
        <w:t>this</w:t>
      </w:r>
      <w:r>
        <w:rPr>
          <w:spacing w:val="18"/>
          <w:w w:val="90"/>
        </w:rPr>
        <w:t xml:space="preserve"> </w:t>
      </w:r>
      <w:r>
        <w:rPr>
          <w:w w:val="90"/>
        </w:rPr>
        <w:t>first</w:t>
      </w:r>
      <w:r>
        <w:rPr>
          <w:spacing w:val="20"/>
          <w:w w:val="90"/>
        </w:rPr>
        <w:t xml:space="preserve"> </w:t>
      </w:r>
      <w:r>
        <w:rPr>
          <w:w w:val="90"/>
        </w:rPr>
        <w:t>model</w:t>
      </w:r>
      <w:r>
        <w:rPr>
          <w:spacing w:val="20"/>
          <w:w w:val="90"/>
        </w:rPr>
        <w:t xml:space="preserve"> </w:t>
      </w:r>
      <w:r>
        <w:rPr>
          <w:w w:val="90"/>
        </w:rPr>
        <w:t>as</w:t>
      </w:r>
      <w:r>
        <w:rPr>
          <w:spacing w:val="18"/>
          <w:w w:val="90"/>
        </w:rPr>
        <w:t xml:space="preserve"> </w:t>
      </w:r>
      <w:r>
        <w:rPr>
          <w:w w:val="90"/>
        </w:rPr>
        <w:t>an</w:t>
      </w:r>
      <w:r>
        <w:rPr>
          <w:spacing w:val="20"/>
          <w:w w:val="90"/>
        </w:rPr>
        <w:t xml:space="preserve"> </w:t>
      </w:r>
      <w:r>
        <w:rPr>
          <w:w w:val="90"/>
        </w:rPr>
        <w:t>offset</w:t>
      </w:r>
      <w:r>
        <w:rPr>
          <w:spacing w:val="18"/>
          <w:w w:val="90"/>
        </w:rPr>
        <w:t xml:space="preserve"> </w:t>
      </w:r>
      <w:r>
        <w:rPr>
          <w:w w:val="90"/>
        </w:rPr>
        <w:t>in</w:t>
      </w:r>
      <w:r>
        <w:rPr>
          <w:spacing w:val="20"/>
          <w:w w:val="90"/>
        </w:rPr>
        <w:t xml:space="preserve"> </w:t>
      </w:r>
      <w:r>
        <w:rPr>
          <w:w w:val="90"/>
        </w:rPr>
        <w:t>a</w:t>
      </w:r>
      <w:r>
        <w:rPr>
          <w:spacing w:val="18"/>
          <w:w w:val="90"/>
        </w:rPr>
        <w:t xml:space="preserve"> </w:t>
      </w:r>
      <w:r>
        <w:rPr>
          <w:w w:val="90"/>
        </w:rPr>
        <w:t>second</w:t>
      </w:r>
      <w:r>
        <w:rPr>
          <w:spacing w:val="20"/>
          <w:w w:val="90"/>
        </w:rPr>
        <w:t xml:space="preserve"> </w:t>
      </w:r>
      <w:r>
        <w:rPr>
          <w:w w:val="90"/>
        </w:rPr>
        <w:t>model</w:t>
      </w:r>
      <w:r>
        <w:rPr>
          <w:spacing w:val="20"/>
          <w:w w:val="90"/>
        </w:rPr>
        <w:t xml:space="preserve"> </w:t>
      </w:r>
      <w:r>
        <w:rPr>
          <w:w w:val="90"/>
        </w:rPr>
        <w:t>(M2)</w:t>
      </w:r>
      <w:r>
        <w:rPr>
          <w:spacing w:val="18"/>
          <w:w w:val="90"/>
        </w:rPr>
        <w:t xml:space="preserve"> </w:t>
      </w:r>
      <w:r>
        <w:rPr>
          <w:w w:val="90"/>
        </w:rPr>
        <w:t>created</w:t>
      </w:r>
    </w:p>
    <w:p w14:paraId="6333E03D" w14:textId="77777777" w:rsidR="00C544BC" w:rsidRDefault="00BD4BDE">
      <w:pPr>
        <w:pStyle w:val="BodyText"/>
        <w:spacing w:before="155"/>
      </w:pPr>
      <w:r>
        <w:rPr>
          <w:rFonts w:ascii="Trebuchet MS"/>
          <w:sz w:val="12"/>
        </w:rPr>
        <w:t xml:space="preserve">170    </w:t>
      </w:r>
      <w:r>
        <w:rPr>
          <w:rFonts w:ascii="Trebuchet MS"/>
          <w:spacing w:val="19"/>
          <w:sz w:val="12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when</w:t>
      </w:r>
      <w:r>
        <w:rPr>
          <w:spacing w:val="-4"/>
        </w:rPr>
        <w:t xml:space="preserve"> </w:t>
      </w:r>
      <w:r>
        <w:t>naval</w:t>
      </w:r>
      <w:r>
        <w:rPr>
          <w:spacing w:val="-3"/>
        </w:rPr>
        <w:t xml:space="preserve"> </w:t>
      </w:r>
      <w:r>
        <w:t>activity</w:t>
      </w:r>
      <w:r>
        <w:rPr>
          <w:spacing w:val="-4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present</w:t>
      </w:r>
      <w:r>
        <w:rPr>
          <w:spacing w:val="-4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range,</w:t>
      </w:r>
      <w:r>
        <w:rPr>
          <w:spacing w:val="-3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MFAS</w:t>
      </w:r>
      <w:r>
        <w:rPr>
          <w:spacing w:val="-4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(2.2.3).</w:t>
      </w:r>
    </w:p>
    <w:p w14:paraId="582E6F9B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171    </w:t>
      </w:r>
      <w:r>
        <w:rPr>
          <w:rFonts w:ascii="Trebuchet MS"/>
          <w:spacing w:val="7"/>
          <w:sz w:val="12"/>
        </w:rPr>
        <w:t xml:space="preserve"> </w:t>
      </w:r>
      <w:r>
        <w:rPr>
          <w:w w:val="95"/>
        </w:rPr>
        <w:t>We</w:t>
      </w:r>
      <w:r>
        <w:rPr>
          <w:spacing w:val="3"/>
          <w:w w:val="95"/>
        </w:rPr>
        <w:t xml:space="preserve"> </w:t>
      </w:r>
      <w:r>
        <w:rPr>
          <w:w w:val="95"/>
        </w:rPr>
        <w:t>then</w:t>
      </w:r>
      <w:r>
        <w:rPr>
          <w:spacing w:val="2"/>
          <w:w w:val="95"/>
        </w:rPr>
        <w:t xml:space="preserve"> </w:t>
      </w:r>
      <w:r>
        <w:rPr>
          <w:w w:val="95"/>
        </w:rPr>
        <w:t>used</w:t>
      </w:r>
      <w:r>
        <w:rPr>
          <w:spacing w:val="2"/>
          <w:w w:val="95"/>
        </w:rPr>
        <w:t xml:space="preserve"> </w:t>
      </w:r>
      <w:r>
        <w:rPr>
          <w:w w:val="95"/>
        </w:rPr>
        <w:t>the</w:t>
      </w:r>
      <w:r>
        <w:rPr>
          <w:spacing w:val="2"/>
          <w:w w:val="95"/>
        </w:rPr>
        <w:t xml:space="preserve"> </w:t>
      </w:r>
      <w:r>
        <w:rPr>
          <w:w w:val="95"/>
        </w:rPr>
        <w:t>predicted</w:t>
      </w:r>
      <w:r>
        <w:rPr>
          <w:spacing w:val="2"/>
          <w:w w:val="95"/>
        </w:rPr>
        <w:t xml:space="preserve"> </w:t>
      </w:r>
      <w:r>
        <w:rPr>
          <w:w w:val="95"/>
        </w:rPr>
        <w:t>values</w:t>
      </w:r>
      <w:r>
        <w:rPr>
          <w:spacing w:val="3"/>
          <w:w w:val="95"/>
        </w:rPr>
        <w:t xml:space="preserve"> </w:t>
      </w:r>
      <w:r>
        <w:rPr>
          <w:w w:val="95"/>
        </w:rPr>
        <w:t>from</w:t>
      </w:r>
      <w:r>
        <w:rPr>
          <w:spacing w:val="2"/>
          <w:w w:val="95"/>
        </w:rPr>
        <w:t xml:space="preserve"> </w:t>
      </w:r>
      <w:r>
        <w:rPr>
          <w:w w:val="95"/>
        </w:rPr>
        <w:t>this</w:t>
      </w:r>
      <w:r>
        <w:rPr>
          <w:spacing w:val="3"/>
          <w:w w:val="95"/>
        </w:rPr>
        <w:t xml:space="preserve"> </w:t>
      </w:r>
      <w:r>
        <w:rPr>
          <w:w w:val="95"/>
        </w:rPr>
        <w:t>second</w:t>
      </w:r>
      <w:r>
        <w:rPr>
          <w:spacing w:val="2"/>
          <w:w w:val="95"/>
        </w:rPr>
        <w:t xml:space="preserve"> </w:t>
      </w:r>
      <w:r>
        <w:rPr>
          <w:w w:val="95"/>
        </w:rPr>
        <w:t>model</w:t>
      </w:r>
      <w:r>
        <w:rPr>
          <w:spacing w:val="2"/>
          <w:w w:val="95"/>
        </w:rPr>
        <w:t xml:space="preserve"> </w:t>
      </w:r>
      <w:r>
        <w:rPr>
          <w:w w:val="95"/>
        </w:rPr>
        <w:t>as</w:t>
      </w:r>
      <w:r>
        <w:rPr>
          <w:spacing w:val="2"/>
          <w:w w:val="95"/>
        </w:rPr>
        <w:t xml:space="preserve"> </w:t>
      </w:r>
      <w:r>
        <w:rPr>
          <w:w w:val="95"/>
        </w:rPr>
        <w:t>an</w:t>
      </w:r>
      <w:r>
        <w:rPr>
          <w:spacing w:val="2"/>
          <w:w w:val="95"/>
        </w:rPr>
        <w:t xml:space="preserve"> </w:t>
      </w:r>
      <w:r>
        <w:rPr>
          <w:w w:val="95"/>
        </w:rPr>
        <w:t>offset</w:t>
      </w:r>
      <w:r>
        <w:rPr>
          <w:spacing w:val="3"/>
          <w:w w:val="95"/>
        </w:rPr>
        <w:t xml:space="preserve"> </w:t>
      </w:r>
      <w:r>
        <w:rPr>
          <w:w w:val="95"/>
        </w:rPr>
        <w:t>in</w:t>
      </w:r>
      <w:r>
        <w:rPr>
          <w:spacing w:val="2"/>
          <w:w w:val="95"/>
        </w:rPr>
        <w:t xml:space="preserve"> </w:t>
      </w:r>
      <w:r>
        <w:rPr>
          <w:w w:val="95"/>
        </w:rPr>
        <w:t>a</w:t>
      </w:r>
      <w:r>
        <w:rPr>
          <w:spacing w:val="2"/>
          <w:w w:val="95"/>
        </w:rPr>
        <w:t xml:space="preserve"> </w:t>
      </w:r>
      <w:r>
        <w:rPr>
          <w:w w:val="95"/>
        </w:rPr>
        <w:t>third</w:t>
      </w:r>
      <w:r>
        <w:rPr>
          <w:spacing w:val="2"/>
          <w:w w:val="95"/>
        </w:rPr>
        <w:t xml:space="preserve"> </w:t>
      </w:r>
      <w:r>
        <w:rPr>
          <w:w w:val="95"/>
        </w:rPr>
        <w:t>model</w:t>
      </w:r>
      <w:r>
        <w:rPr>
          <w:spacing w:val="3"/>
          <w:w w:val="95"/>
        </w:rPr>
        <w:t xml:space="preserve"> </w:t>
      </w:r>
      <w:r>
        <w:rPr>
          <w:w w:val="95"/>
        </w:rPr>
        <w:t>(M3)</w:t>
      </w:r>
    </w:p>
    <w:p w14:paraId="087C7949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172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created</w:t>
      </w:r>
      <w:r>
        <w:rPr>
          <w:spacing w:val="7"/>
          <w:w w:val="95"/>
        </w:rPr>
        <w:t xml:space="preserve"> </w:t>
      </w:r>
      <w:r>
        <w:rPr>
          <w:w w:val="95"/>
        </w:rPr>
        <w:t>using</w:t>
      </w:r>
      <w:r>
        <w:rPr>
          <w:spacing w:val="7"/>
          <w:w w:val="95"/>
        </w:rPr>
        <w:t xml:space="preserve"> </w:t>
      </w:r>
      <w:r>
        <w:rPr>
          <w:w w:val="95"/>
        </w:rPr>
        <w:t>data</w:t>
      </w:r>
      <w:r>
        <w:rPr>
          <w:spacing w:val="7"/>
          <w:w w:val="95"/>
        </w:rPr>
        <w:t xml:space="preserve"> </w:t>
      </w:r>
      <w:r>
        <w:rPr>
          <w:w w:val="95"/>
        </w:rPr>
        <w:t>when</w:t>
      </w:r>
      <w:r>
        <w:rPr>
          <w:spacing w:val="6"/>
          <w:w w:val="95"/>
        </w:rPr>
        <w:t xml:space="preserve"> </w:t>
      </w:r>
      <w:r>
        <w:rPr>
          <w:w w:val="95"/>
        </w:rPr>
        <w:t>naval</w:t>
      </w:r>
      <w:r>
        <w:rPr>
          <w:spacing w:val="6"/>
          <w:w w:val="95"/>
        </w:rPr>
        <w:t xml:space="preserve"> </w:t>
      </w:r>
      <w:r>
        <w:rPr>
          <w:w w:val="95"/>
        </w:rPr>
        <w:t>activity</w:t>
      </w:r>
      <w:r>
        <w:rPr>
          <w:spacing w:val="6"/>
          <w:w w:val="95"/>
        </w:rPr>
        <w:t xml:space="preserve"> </w:t>
      </w:r>
      <w:r>
        <w:rPr>
          <w:w w:val="95"/>
        </w:rPr>
        <w:t>and</w:t>
      </w:r>
      <w:r>
        <w:rPr>
          <w:spacing w:val="6"/>
          <w:w w:val="95"/>
        </w:rPr>
        <w:t xml:space="preserve"> </w:t>
      </w:r>
      <w:r>
        <w:rPr>
          <w:w w:val="95"/>
        </w:rPr>
        <w:t>MFAS</w:t>
      </w:r>
      <w:r>
        <w:rPr>
          <w:spacing w:val="7"/>
          <w:w w:val="95"/>
        </w:rPr>
        <w:t xml:space="preserve"> </w:t>
      </w:r>
      <w:r>
        <w:rPr>
          <w:w w:val="95"/>
        </w:rPr>
        <w:t>were</w:t>
      </w:r>
      <w:r>
        <w:rPr>
          <w:spacing w:val="7"/>
          <w:w w:val="95"/>
        </w:rPr>
        <w:t xml:space="preserve"> </w:t>
      </w:r>
      <w:r>
        <w:rPr>
          <w:w w:val="95"/>
        </w:rPr>
        <w:t>present</w:t>
      </w:r>
      <w:r>
        <w:rPr>
          <w:spacing w:val="5"/>
          <w:w w:val="95"/>
        </w:rPr>
        <w:t xml:space="preserve"> </w:t>
      </w:r>
      <w:r>
        <w:rPr>
          <w:w w:val="95"/>
        </w:rPr>
        <w:t>on</w:t>
      </w:r>
      <w:r>
        <w:rPr>
          <w:spacing w:val="6"/>
          <w:w w:val="95"/>
        </w:rPr>
        <w:t xml:space="preserve"> </w:t>
      </w:r>
      <w:r>
        <w:rPr>
          <w:w w:val="95"/>
        </w:rPr>
        <w:t>the</w:t>
      </w:r>
      <w:r>
        <w:rPr>
          <w:spacing w:val="6"/>
          <w:w w:val="95"/>
        </w:rPr>
        <w:t xml:space="preserve"> </w:t>
      </w:r>
      <w:r>
        <w:rPr>
          <w:w w:val="95"/>
        </w:rPr>
        <w:t>range</w:t>
      </w:r>
      <w:r>
        <w:rPr>
          <w:spacing w:val="6"/>
          <w:w w:val="95"/>
        </w:rPr>
        <w:t xml:space="preserve"> </w:t>
      </w:r>
      <w:r>
        <w:rPr>
          <w:w w:val="95"/>
        </w:rPr>
        <w:t>(2.2.4).</w:t>
      </w:r>
      <w:r>
        <w:rPr>
          <w:spacing w:val="28"/>
          <w:w w:val="95"/>
        </w:rPr>
        <w:t xml:space="preserve"> </w:t>
      </w:r>
      <w:r>
        <w:rPr>
          <w:w w:val="95"/>
        </w:rPr>
        <w:t>Finally,</w:t>
      </w:r>
    </w:p>
    <w:p w14:paraId="2A458F2E" w14:textId="77777777" w:rsidR="00C544BC" w:rsidRDefault="00BD4BDE">
      <w:pPr>
        <w:pStyle w:val="BodyText"/>
        <w:spacing w:before="155"/>
      </w:pPr>
      <w:r>
        <w:rPr>
          <w:rFonts w:ascii="Trebuchet MS"/>
          <w:sz w:val="12"/>
        </w:rPr>
        <w:t xml:space="preserve">173    </w:t>
      </w:r>
      <w:r>
        <w:rPr>
          <w:rFonts w:ascii="Trebuchet MS"/>
          <w:spacing w:val="11"/>
          <w:sz w:val="12"/>
        </w:rPr>
        <w:t xml:space="preserve"> </w:t>
      </w:r>
      <w:r>
        <w:rPr>
          <w:w w:val="95"/>
        </w:rPr>
        <w:t>we</w:t>
      </w:r>
      <w:r>
        <w:rPr>
          <w:spacing w:val="13"/>
          <w:w w:val="95"/>
        </w:rPr>
        <w:t xml:space="preserve"> </w:t>
      </w:r>
      <w:r>
        <w:rPr>
          <w:w w:val="95"/>
        </w:rPr>
        <w:t>used</w:t>
      </w:r>
      <w:r>
        <w:rPr>
          <w:spacing w:val="13"/>
          <w:w w:val="95"/>
        </w:rPr>
        <w:t xml:space="preserve"> </w:t>
      </w:r>
      <w:r>
        <w:rPr>
          <w:w w:val="95"/>
        </w:rPr>
        <w:t>posterior</w:t>
      </w:r>
      <w:r>
        <w:rPr>
          <w:spacing w:val="13"/>
          <w:w w:val="95"/>
        </w:rPr>
        <w:t xml:space="preserve"> </w:t>
      </w:r>
      <w:r>
        <w:rPr>
          <w:w w:val="95"/>
        </w:rPr>
        <w:t>simulation</w:t>
      </w:r>
      <w:r>
        <w:rPr>
          <w:spacing w:val="12"/>
          <w:w w:val="95"/>
        </w:rPr>
        <w:t xml:space="preserve"> </w:t>
      </w:r>
      <w:r>
        <w:rPr>
          <w:w w:val="95"/>
        </w:rPr>
        <w:t>to</w:t>
      </w:r>
      <w:r>
        <w:rPr>
          <w:spacing w:val="14"/>
          <w:w w:val="95"/>
        </w:rPr>
        <w:t xml:space="preserve"> </w:t>
      </w:r>
      <w:r>
        <w:rPr>
          <w:w w:val="95"/>
        </w:rPr>
        <w:t>calculate</w:t>
      </w:r>
      <w:r>
        <w:rPr>
          <w:spacing w:val="12"/>
          <w:w w:val="95"/>
        </w:rPr>
        <w:t xml:space="preserve"> </w:t>
      </w:r>
      <w:r>
        <w:rPr>
          <w:w w:val="95"/>
        </w:rPr>
        <w:t>confidence</w:t>
      </w:r>
      <w:r>
        <w:rPr>
          <w:spacing w:val="12"/>
          <w:w w:val="95"/>
        </w:rPr>
        <w:t xml:space="preserve"> </w:t>
      </w:r>
      <w:r>
        <w:rPr>
          <w:w w:val="95"/>
        </w:rPr>
        <w:t>intervals</w:t>
      </w:r>
      <w:r>
        <w:rPr>
          <w:spacing w:val="13"/>
          <w:w w:val="95"/>
        </w:rPr>
        <w:t xml:space="preserve"> </w:t>
      </w:r>
      <w:r>
        <w:rPr>
          <w:w w:val="95"/>
        </w:rPr>
        <w:t>and</w:t>
      </w:r>
      <w:r>
        <w:rPr>
          <w:spacing w:val="12"/>
          <w:w w:val="95"/>
        </w:rPr>
        <w:t xml:space="preserve"> </w:t>
      </w:r>
      <w:r>
        <w:rPr>
          <w:w w:val="95"/>
        </w:rPr>
        <w:t>quantified</w:t>
      </w:r>
      <w:r>
        <w:rPr>
          <w:spacing w:val="13"/>
          <w:w w:val="95"/>
        </w:rPr>
        <w:t xml:space="preserve"> </w:t>
      </w:r>
      <w:r>
        <w:rPr>
          <w:w w:val="95"/>
        </w:rPr>
        <w:t>the</w:t>
      </w:r>
      <w:r>
        <w:rPr>
          <w:spacing w:val="13"/>
          <w:w w:val="95"/>
        </w:rPr>
        <w:t xml:space="preserve"> </w:t>
      </w:r>
      <w:r>
        <w:rPr>
          <w:w w:val="95"/>
        </w:rPr>
        <w:t>change</w:t>
      </w:r>
      <w:r>
        <w:rPr>
          <w:spacing w:val="12"/>
          <w:w w:val="95"/>
        </w:rPr>
        <w:t xml:space="preserve"> </w:t>
      </w:r>
      <w:r>
        <w:rPr>
          <w:w w:val="95"/>
        </w:rPr>
        <w:t>in</w:t>
      </w:r>
    </w:p>
    <w:p w14:paraId="4992B140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174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the</w:t>
      </w:r>
      <w:r>
        <w:rPr>
          <w:spacing w:val="-1"/>
          <w:w w:val="95"/>
        </w:rPr>
        <w:t xml:space="preserve"> </w:t>
      </w:r>
      <w:r>
        <w:rPr>
          <w:w w:val="95"/>
        </w:rPr>
        <w:t>probability</w:t>
      </w:r>
      <w:r>
        <w:rPr>
          <w:spacing w:val="-1"/>
          <w:w w:val="95"/>
        </w:rPr>
        <w:t xml:space="preserve"> </w:t>
      </w:r>
      <w:r>
        <w:rPr>
          <w:w w:val="95"/>
        </w:rPr>
        <w:t>of</w:t>
      </w:r>
      <w:r>
        <w:rPr>
          <w:spacing w:val="-1"/>
          <w:w w:val="95"/>
        </w:rPr>
        <w:t xml:space="preserve"> </w:t>
      </w:r>
      <w:r>
        <w:rPr>
          <w:w w:val="95"/>
        </w:rPr>
        <w:t>detecting</w:t>
      </w:r>
      <w:r>
        <w:rPr>
          <w:spacing w:val="-1"/>
          <w:w w:val="95"/>
        </w:rPr>
        <w:t xml:space="preserve"> </w:t>
      </w:r>
      <w:r>
        <w:rPr>
          <w:w w:val="95"/>
        </w:rPr>
        <w:t>GVPs</w:t>
      </w:r>
      <w:r>
        <w:rPr>
          <w:spacing w:val="-1"/>
          <w:w w:val="95"/>
        </w:rPr>
        <w:t xml:space="preserve"> </w:t>
      </w:r>
      <w:r>
        <w:rPr>
          <w:w w:val="95"/>
        </w:rPr>
        <w:t>when</w:t>
      </w:r>
      <w:r>
        <w:rPr>
          <w:spacing w:val="-1"/>
          <w:w w:val="95"/>
        </w:rPr>
        <w:t xml:space="preserve"> </w:t>
      </w:r>
      <w:r>
        <w:rPr>
          <w:w w:val="95"/>
        </w:rPr>
        <w:t>naval</w:t>
      </w:r>
      <w:r>
        <w:rPr>
          <w:spacing w:val="-1"/>
          <w:w w:val="95"/>
        </w:rPr>
        <w:t xml:space="preserve"> </w:t>
      </w:r>
      <w:r>
        <w:rPr>
          <w:w w:val="95"/>
        </w:rPr>
        <w:t>activity</w:t>
      </w:r>
      <w:r>
        <w:rPr>
          <w:spacing w:val="-2"/>
          <w:w w:val="95"/>
        </w:rPr>
        <w:t xml:space="preserve"> </w:t>
      </w:r>
      <w:r>
        <w:rPr>
          <w:w w:val="95"/>
        </w:rPr>
        <w:t>was</w:t>
      </w:r>
      <w:r>
        <w:rPr>
          <w:spacing w:val="-1"/>
          <w:w w:val="95"/>
        </w:rPr>
        <w:t xml:space="preserve"> </w:t>
      </w:r>
      <w:r>
        <w:rPr>
          <w:w w:val="95"/>
        </w:rPr>
        <w:t>present</w:t>
      </w:r>
      <w:r>
        <w:rPr>
          <w:spacing w:val="-1"/>
          <w:w w:val="95"/>
        </w:rPr>
        <w:t xml:space="preserve"> </w:t>
      </w:r>
      <w:r>
        <w:rPr>
          <w:w w:val="95"/>
        </w:rPr>
        <w:t>and</w:t>
      </w:r>
      <w:r>
        <w:rPr>
          <w:spacing w:val="-1"/>
          <w:w w:val="95"/>
        </w:rPr>
        <w:t xml:space="preserve"> </w:t>
      </w:r>
      <w:r>
        <w:rPr>
          <w:w w:val="95"/>
        </w:rPr>
        <w:t>across</w:t>
      </w:r>
      <w:r>
        <w:rPr>
          <w:spacing w:val="-1"/>
          <w:w w:val="95"/>
        </w:rPr>
        <w:t xml:space="preserve"> </w:t>
      </w:r>
      <w:r>
        <w:rPr>
          <w:w w:val="95"/>
        </w:rPr>
        <w:t>received</w:t>
      </w:r>
      <w:r>
        <w:rPr>
          <w:spacing w:val="-1"/>
          <w:w w:val="95"/>
        </w:rPr>
        <w:t xml:space="preserve"> </w:t>
      </w:r>
      <w:r>
        <w:rPr>
          <w:w w:val="95"/>
        </w:rPr>
        <w:t>levels</w:t>
      </w:r>
    </w:p>
    <w:p w14:paraId="1BA6C06A" w14:textId="77777777" w:rsidR="00C544BC" w:rsidRDefault="00BD4BDE">
      <w:pPr>
        <w:pStyle w:val="BodyText"/>
        <w:spacing w:before="143"/>
      </w:pPr>
      <w:r>
        <w:rPr>
          <w:rFonts w:ascii="Trebuchet MS"/>
          <w:sz w:val="12"/>
        </w:rPr>
        <w:t xml:space="preserve">175    </w:t>
      </w:r>
      <w:r>
        <w:rPr>
          <w:rFonts w:ascii="Trebuchet MS"/>
          <w:spacing w:val="19"/>
          <w:sz w:val="12"/>
        </w:rPr>
        <w:t xml:space="preserve"> </w:t>
      </w:r>
      <w:r>
        <w:rPr>
          <w:spacing w:val="-1"/>
        </w:rPr>
        <w:t>of</w:t>
      </w:r>
      <w:r>
        <w:rPr>
          <w:spacing w:val="-3"/>
        </w:rPr>
        <w:t xml:space="preserve"> </w:t>
      </w:r>
      <w:r>
        <w:rPr>
          <w:spacing w:val="-1"/>
        </w:rPr>
        <w:t>MFAS</w:t>
      </w:r>
      <w:r>
        <w:rPr>
          <w:spacing w:val="-3"/>
        </w:rPr>
        <w:t xml:space="preserve"> </w:t>
      </w:r>
      <w:r>
        <w:rPr>
          <w:spacing w:val="-1"/>
        </w:rPr>
        <w:t>(2.2.5).</w:t>
      </w:r>
      <w:r>
        <w:rPr>
          <w:spacing w:val="16"/>
        </w:rPr>
        <w:t xml:space="preserve"> </w:t>
      </w:r>
      <w:r>
        <w:t>Analyses</w:t>
      </w:r>
      <w:r>
        <w:rPr>
          <w:spacing w:val="-3"/>
        </w:rPr>
        <w:t xml:space="preserve"> </w:t>
      </w:r>
      <w:r>
        <w:t>were</w:t>
      </w:r>
      <w:r>
        <w:rPr>
          <w:spacing w:val="-4"/>
        </w:rPr>
        <w:t xml:space="preserve"> </w:t>
      </w:r>
      <w:r>
        <w:t>undertaken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rPr>
          <w:rFonts w:ascii="Lucida Sans Unicode"/>
        </w:rPr>
        <w:t>R</w:t>
      </w:r>
      <w:r>
        <w:rPr>
          <w:rFonts w:ascii="Lucida Sans Unicode"/>
          <w:spacing w:val="-18"/>
        </w:rPr>
        <w:t xml:space="preserve"> </w:t>
      </w:r>
      <w:r>
        <w:t>(R</w:t>
      </w:r>
      <w:r>
        <w:rPr>
          <w:spacing w:val="-4"/>
        </w:rPr>
        <w:t xml:space="preserve"> </w:t>
      </w:r>
      <w:r>
        <w:t>Core</w:t>
      </w:r>
      <w:r>
        <w:rPr>
          <w:spacing w:val="-3"/>
        </w:rPr>
        <w:t xml:space="preserve"> </w:t>
      </w:r>
      <w:r>
        <w:t>Team,</w:t>
      </w:r>
      <w:r>
        <w:rPr>
          <w:spacing w:val="-3"/>
        </w:rPr>
        <w:t xml:space="preserve"> </w:t>
      </w:r>
      <w:r>
        <w:t>2018).</w:t>
      </w:r>
      <w:r>
        <w:rPr>
          <w:spacing w:val="16"/>
        </w:rPr>
        <w:t xml:space="preserve"> </w:t>
      </w:r>
      <w:r>
        <w:t>Code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are</w:t>
      </w:r>
    </w:p>
    <w:p w14:paraId="67306604" w14:textId="77777777" w:rsidR="00C544BC" w:rsidRDefault="00BD4BDE">
      <w:pPr>
        <w:pStyle w:val="BodyText"/>
        <w:spacing w:before="121"/>
      </w:pPr>
      <w:r>
        <w:rPr>
          <w:rFonts w:ascii="Trebuchet MS"/>
          <w:sz w:val="12"/>
        </w:rPr>
        <w:t xml:space="preserve">176    </w:t>
      </w:r>
      <w:r>
        <w:rPr>
          <w:rFonts w:ascii="Trebuchet MS"/>
          <w:spacing w:val="19"/>
          <w:sz w:val="12"/>
        </w:rPr>
        <w:t xml:space="preserve"> </w:t>
      </w:r>
      <w:r>
        <w:rPr>
          <w:spacing w:val="-2"/>
        </w:rPr>
        <w:t>available</w:t>
      </w:r>
      <w:r>
        <w:rPr>
          <w:spacing w:val="2"/>
        </w:rPr>
        <w:t xml:space="preserve"> </w:t>
      </w:r>
      <w:r>
        <w:rPr>
          <w:spacing w:val="-2"/>
        </w:rPr>
        <w:t>at</w:t>
      </w:r>
      <w:r>
        <w:rPr>
          <w:spacing w:val="1"/>
        </w:rPr>
        <w:t xml:space="preserve"> </w:t>
      </w:r>
      <w:hyperlink r:id="rId13">
        <w:r>
          <w:rPr>
            <w:spacing w:val="-2"/>
          </w:rPr>
          <w:t>https://github.com/eirenjacobson/MdMFASResponsePMRF.</w:t>
        </w:r>
      </w:hyperlink>
    </w:p>
    <w:p w14:paraId="46C69A8B" w14:textId="77777777" w:rsidR="00C544BC" w:rsidRDefault="00C544BC">
      <w:pPr>
        <w:pStyle w:val="BodyText"/>
        <w:spacing w:before="0"/>
        <w:ind w:left="0"/>
        <w:rPr>
          <w:sz w:val="20"/>
        </w:rPr>
      </w:pPr>
    </w:p>
    <w:p w14:paraId="4C23A056" w14:textId="77777777" w:rsidR="00C544BC" w:rsidRDefault="00C544BC">
      <w:pPr>
        <w:pStyle w:val="BodyText"/>
        <w:spacing w:before="0"/>
        <w:ind w:left="0"/>
        <w:rPr>
          <w:sz w:val="18"/>
        </w:rPr>
      </w:pPr>
    </w:p>
    <w:p w14:paraId="0DCAD4EB" w14:textId="77777777" w:rsidR="00C544BC" w:rsidRDefault="00BD4BDE">
      <w:pPr>
        <w:pStyle w:val="Heading2"/>
        <w:tabs>
          <w:tab w:val="left" w:pos="1361"/>
        </w:tabs>
        <w:spacing w:before="121"/>
      </w:pPr>
      <w:r>
        <w:rPr>
          <w:rFonts w:ascii="Trebuchet MS"/>
          <w:b w:val="0"/>
          <w:sz w:val="12"/>
        </w:rPr>
        <w:t xml:space="preserve">177    </w:t>
      </w:r>
      <w:r>
        <w:rPr>
          <w:rFonts w:ascii="Trebuchet MS"/>
          <w:b w:val="0"/>
          <w:spacing w:val="19"/>
          <w:sz w:val="12"/>
        </w:rPr>
        <w:t xml:space="preserve"> </w:t>
      </w:r>
      <w:bookmarkStart w:id="9" w:name="Determining_hydrophone_effort"/>
      <w:bookmarkEnd w:id="9"/>
      <w:r>
        <w:rPr>
          <w:w w:val="105"/>
        </w:rPr>
        <w:t>2.2.1</w:t>
      </w:r>
      <w:r>
        <w:rPr>
          <w:w w:val="105"/>
        </w:rPr>
        <w:tab/>
        <w:t>Determining hydrophone effort</w:t>
      </w:r>
    </w:p>
    <w:p w14:paraId="3956EE66" w14:textId="77777777" w:rsidR="00C544BC" w:rsidRDefault="00C544BC">
      <w:pPr>
        <w:pStyle w:val="BodyText"/>
        <w:spacing w:before="11"/>
        <w:ind w:left="0"/>
        <w:rPr>
          <w:b/>
        </w:rPr>
      </w:pPr>
    </w:p>
    <w:p w14:paraId="57048D47" w14:textId="77777777" w:rsidR="00C544BC" w:rsidRDefault="00BD4BDE">
      <w:pPr>
        <w:pStyle w:val="BodyText"/>
        <w:spacing w:before="118"/>
      </w:pPr>
      <w:r>
        <w:rPr>
          <w:rFonts w:ascii="Trebuchet MS"/>
          <w:sz w:val="12"/>
        </w:rPr>
        <w:t xml:space="preserve">178    </w:t>
      </w:r>
      <w:r>
        <w:rPr>
          <w:rFonts w:ascii="Trebuchet MS"/>
          <w:spacing w:val="19"/>
          <w:sz w:val="12"/>
        </w:rPr>
        <w:t xml:space="preserve"> </w:t>
      </w:r>
      <w:r>
        <w:t>For</w:t>
      </w:r>
      <w:r>
        <w:rPr>
          <w:spacing w:val="21"/>
        </w:rPr>
        <w:t xml:space="preserve"> </w:t>
      </w:r>
      <w:r>
        <w:t>security</w:t>
      </w:r>
      <w:r>
        <w:rPr>
          <w:spacing w:val="20"/>
        </w:rPr>
        <w:t xml:space="preserve"> </w:t>
      </w:r>
      <w:r>
        <w:t>reasons,</w:t>
      </w:r>
      <w:r>
        <w:rPr>
          <w:spacing w:val="27"/>
        </w:rPr>
        <w:t xml:space="preserve"> </w:t>
      </w:r>
      <w:r>
        <w:t>randomly</w:t>
      </w:r>
      <w:r>
        <w:rPr>
          <w:spacing w:val="20"/>
        </w:rPr>
        <w:t xml:space="preserve"> </w:t>
      </w:r>
      <w:r>
        <w:t>jittered</w:t>
      </w:r>
      <w:r>
        <w:rPr>
          <w:spacing w:val="20"/>
        </w:rPr>
        <w:t xml:space="preserve"> </w:t>
      </w:r>
      <w:proofErr w:type="gramStart"/>
      <w:r>
        <w:t>locations</w:t>
      </w:r>
      <w:proofErr w:type="gramEnd"/>
      <w:r>
        <w:rPr>
          <w:spacing w:val="21"/>
        </w:rPr>
        <w:t xml:space="preserve"> </w:t>
      </w:r>
      <w:r>
        <w:t>and</w:t>
      </w:r>
      <w:r>
        <w:rPr>
          <w:spacing w:val="20"/>
        </w:rPr>
        <w:t xml:space="preserve"> </w:t>
      </w:r>
      <w:r>
        <w:t>depths</w:t>
      </w:r>
      <w:r>
        <w:rPr>
          <w:spacing w:val="21"/>
        </w:rPr>
        <w:t xml:space="preserve"> </w:t>
      </w:r>
      <w:r>
        <w:t>of</w:t>
      </w:r>
      <w:r>
        <w:rPr>
          <w:spacing w:val="20"/>
        </w:rPr>
        <w:t xml:space="preserve"> </w:t>
      </w:r>
      <w:r>
        <w:t>hydrophones</w:t>
      </w:r>
      <w:r>
        <w:rPr>
          <w:spacing w:val="20"/>
        </w:rPr>
        <w:t xml:space="preserve"> </w:t>
      </w:r>
      <w:r>
        <w:t>at</w:t>
      </w:r>
      <w:r>
        <w:rPr>
          <w:spacing w:val="21"/>
        </w:rPr>
        <w:t xml:space="preserve"> </w:t>
      </w:r>
      <w:r>
        <w:t>PMRF</w:t>
      </w:r>
    </w:p>
    <w:p w14:paraId="64ACCEE8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179    </w:t>
      </w:r>
      <w:r>
        <w:rPr>
          <w:rFonts w:ascii="Trebuchet MS"/>
          <w:spacing w:val="11"/>
          <w:sz w:val="12"/>
        </w:rPr>
        <w:t xml:space="preserve"> </w:t>
      </w:r>
      <w:r>
        <w:rPr>
          <w:spacing w:val="-1"/>
        </w:rPr>
        <w:t>were</w:t>
      </w:r>
      <w:r>
        <w:rPr>
          <w:spacing w:val="6"/>
        </w:rPr>
        <w:t xml:space="preserve"> </w:t>
      </w:r>
      <w:r>
        <w:rPr>
          <w:spacing w:val="-1"/>
        </w:rPr>
        <w:t>used.</w:t>
      </w:r>
      <w:r>
        <w:rPr>
          <w:spacing w:val="53"/>
        </w:rPr>
        <w:t xml:space="preserve"> </w:t>
      </w:r>
      <w:r>
        <w:rPr>
          <w:spacing w:val="-1"/>
        </w:rPr>
        <w:t>We</w:t>
      </w:r>
      <w:r>
        <w:rPr>
          <w:spacing w:val="5"/>
        </w:rPr>
        <w:t xml:space="preserve"> </w:t>
      </w:r>
      <w:r>
        <w:rPr>
          <w:spacing w:val="-1"/>
        </w:rPr>
        <w:t>projected</w:t>
      </w:r>
      <w:r>
        <w:rPr>
          <w:spacing w:val="7"/>
        </w:rPr>
        <w:t xml:space="preserve"> </w:t>
      </w:r>
      <w:r>
        <w:rPr>
          <w:spacing w:val="-1"/>
        </w:rPr>
        <w:t>the</w:t>
      </w:r>
      <w:r>
        <w:rPr>
          <w:spacing w:val="5"/>
        </w:rPr>
        <w:t xml:space="preserve"> </w:t>
      </w:r>
      <w:r>
        <w:rPr>
          <w:spacing w:val="-1"/>
        </w:rPr>
        <w:t>coordinates</w:t>
      </w:r>
      <w:r>
        <w:rPr>
          <w:spacing w:val="5"/>
        </w:rPr>
        <w:t xml:space="preserve"> </w:t>
      </w:r>
      <w:r>
        <w:rPr>
          <w:spacing w:val="-1"/>
        </w:rPr>
        <w:t>of</w:t>
      </w:r>
      <w:r>
        <w:rPr>
          <w:spacing w:val="6"/>
        </w:rPr>
        <w:t xml:space="preserve"> </w:t>
      </w:r>
      <w:r>
        <w:rPr>
          <w:spacing w:val="-1"/>
        </w:rPr>
        <w:t>each</w:t>
      </w:r>
      <w:r>
        <w:rPr>
          <w:spacing w:val="5"/>
        </w:rPr>
        <w:t xml:space="preserve"> </w:t>
      </w:r>
      <w:r>
        <w:rPr>
          <w:spacing w:val="-1"/>
        </w:rPr>
        <w:t>hydrophone</w:t>
      </w:r>
      <w:r>
        <w:rPr>
          <w:spacing w:val="6"/>
        </w:rPr>
        <w:t xml:space="preserve"> </w:t>
      </w:r>
      <w:r>
        <w:rPr>
          <w:spacing w:val="-1"/>
        </w:rPr>
        <w:t>into</w:t>
      </w:r>
      <w:r>
        <w:rPr>
          <w:spacing w:val="5"/>
        </w:rPr>
        <w:t xml:space="preserve"> </w:t>
      </w:r>
      <w:r>
        <w:rPr>
          <w:spacing w:val="-1"/>
        </w:rPr>
        <w:t>Universal</w:t>
      </w:r>
      <w:r>
        <w:rPr>
          <w:spacing w:val="7"/>
        </w:rPr>
        <w:t xml:space="preserve"> </w:t>
      </w:r>
      <w:r>
        <w:t>Transverse</w:t>
      </w:r>
    </w:p>
    <w:p w14:paraId="548A8C9F" w14:textId="77777777" w:rsidR="00C544BC" w:rsidRDefault="00BD4BDE">
      <w:pPr>
        <w:pStyle w:val="BodyText"/>
        <w:spacing w:before="155"/>
      </w:pPr>
      <w:r>
        <w:rPr>
          <w:rFonts w:ascii="Trebuchet MS"/>
          <w:sz w:val="12"/>
        </w:rPr>
        <w:t xml:space="preserve">180    </w:t>
      </w:r>
      <w:r>
        <w:rPr>
          <w:rFonts w:ascii="Trebuchet MS"/>
          <w:spacing w:val="19"/>
          <w:sz w:val="12"/>
        </w:rPr>
        <w:t xml:space="preserve"> </w:t>
      </w:r>
      <w:r>
        <w:t>Mercator</w:t>
      </w:r>
      <w:r>
        <w:rPr>
          <w:spacing w:val="15"/>
        </w:rPr>
        <w:t xml:space="preserve"> </w:t>
      </w:r>
      <w:r>
        <w:t>Zone</w:t>
      </w:r>
      <w:r>
        <w:rPr>
          <w:spacing w:val="15"/>
        </w:rPr>
        <w:t xml:space="preserve"> </w:t>
      </w:r>
      <w:r>
        <w:t>4.</w:t>
      </w:r>
      <w:r>
        <w:rPr>
          <w:spacing w:val="65"/>
        </w:rPr>
        <w:t xml:space="preserve"> </w:t>
      </w:r>
      <w:r>
        <w:t>Because</w:t>
      </w:r>
      <w:r>
        <w:rPr>
          <w:spacing w:val="14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beaked</w:t>
      </w:r>
      <w:r>
        <w:rPr>
          <w:spacing w:val="15"/>
        </w:rPr>
        <w:t xml:space="preserve"> </w:t>
      </w:r>
      <w:r>
        <w:t>whale</w:t>
      </w:r>
      <w:r>
        <w:rPr>
          <w:spacing w:val="15"/>
        </w:rPr>
        <w:t xml:space="preserve"> </w:t>
      </w:r>
      <w:r>
        <w:t>detection</w:t>
      </w:r>
      <w:r>
        <w:rPr>
          <w:spacing w:val="14"/>
        </w:rPr>
        <w:t xml:space="preserve"> </w:t>
      </w:r>
      <w:r>
        <w:t>algorithm</w:t>
      </w:r>
      <w:r>
        <w:rPr>
          <w:spacing w:val="14"/>
        </w:rPr>
        <w:t xml:space="preserve"> </w:t>
      </w:r>
      <w:r>
        <w:t>assigned</w:t>
      </w:r>
      <w:r>
        <w:rPr>
          <w:spacing w:val="15"/>
        </w:rPr>
        <w:t xml:space="preserve"> </w:t>
      </w:r>
      <w:r>
        <w:t>GVPs</w:t>
      </w:r>
      <w:r>
        <w:rPr>
          <w:spacing w:val="15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the</w:t>
      </w:r>
    </w:p>
    <w:p w14:paraId="624190A4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181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hydrophone</w:t>
      </w:r>
      <w:r>
        <w:rPr>
          <w:spacing w:val="-3"/>
          <w:w w:val="95"/>
        </w:rPr>
        <w:t xml:space="preserve"> </w:t>
      </w:r>
      <w:r>
        <w:rPr>
          <w:w w:val="95"/>
        </w:rPr>
        <w:t>that</w:t>
      </w:r>
      <w:r>
        <w:rPr>
          <w:spacing w:val="-3"/>
          <w:w w:val="95"/>
        </w:rPr>
        <w:t xml:space="preserve"> </w:t>
      </w:r>
      <w:r>
        <w:rPr>
          <w:w w:val="95"/>
        </w:rPr>
        <w:t>recorded</w:t>
      </w:r>
      <w:r>
        <w:rPr>
          <w:spacing w:val="-3"/>
          <w:w w:val="95"/>
        </w:rPr>
        <w:t xml:space="preserve"> </w:t>
      </w:r>
      <w:r>
        <w:rPr>
          <w:w w:val="95"/>
        </w:rPr>
        <w:t>the</w:t>
      </w:r>
      <w:r>
        <w:rPr>
          <w:spacing w:val="-4"/>
          <w:w w:val="95"/>
        </w:rPr>
        <w:t xml:space="preserve"> </w:t>
      </w:r>
      <w:r>
        <w:rPr>
          <w:w w:val="95"/>
        </w:rPr>
        <w:t>most</w:t>
      </w:r>
      <w:r>
        <w:rPr>
          <w:spacing w:val="-3"/>
          <w:w w:val="95"/>
        </w:rPr>
        <w:t xml:space="preserve"> </w:t>
      </w:r>
      <w:r>
        <w:rPr>
          <w:w w:val="95"/>
        </w:rPr>
        <w:t>echolocation</w:t>
      </w:r>
      <w:r>
        <w:rPr>
          <w:spacing w:val="-3"/>
          <w:w w:val="95"/>
        </w:rPr>
        <w:t xml:space="preserve"> </w:t>
      </w:r>
      <w:r>
        <w:rPr>
          <w:w w:val="95"/>
        </w:rPr>
        <w:t>clicks,</w:t>
      </w:r>
      <w:r>
        <w:rPr>
          <w:spacing w:val="-3"/>
          <w:w w:val="95"/>
        </w:rPr>
        <w:t xml:space="preserve"> </w:t>
      </w:r>
      <w:r>
        <w:rPr>
          <w:w w:val="95"/>
        </w:rPr>
        <w:t>and</w:t>
      </w:r>
      <w:r>
        <w:rPr>
          <w:spacing w:val="-4"/>
          <w:w w:val="95"/>
        </w:rPr>
        <w:t xml:space="preserve"> </w:t>
      </w:r>
      <w:r>
        <w:rPr>
          <w:w w:val="95"/>
        </w:rPr>
        <w:t>because</w:t>
      </w:r>
      <w:r>
        <w:rPr>
          <w:spacing w:val="-3"/>
          <w:w w:val="95"/>
        </w:rPr>
        <w:t xml:space="preserve"> </w:t>
      </w:r>
      <w:r>
        <w:rPr>
          <w:w w:val="95"/>
        </w:rPr>
        <w:t>the</w:t>
      </w:r>
      <w:r>
        <w:rPr>
          <w:spacing w:val="-3"/>
          <w:w w:val="95"/>
        </w:rPr>
        <w:t xml:space="preserve"> </w:t>
      </w:r>
      <w:r>
        <w:rPr>
          <w:w w:val="95"/>
        </w:rPr>
        <w:t>spatial</w:t>
      </w:r>
      <w:r>
        <w:rPr>
          <w:spacing w:val="-3"/>
          <w:w w:val="95"/>
        </w:rPr>
        <w:t xml:space="preserve"> </w:t>
      </w:r>
      <w:r>
        <w:rPr>
          <w:w w:val="95"/>
        </w:rPr>
        <w:t>separation</w:t>
      </w:r>
      <w:r>
        <w:rPr>
          <w:spacing w:val="-4"/>
          <w:w w:val="95"/>
        </w:rPr>
        <w:t xml:space="preserve"> </w:t>
      </w:r>
      <w:r>
        <w:rPr>
          <w:w w:val="95"/>
        </w:rPr>
        <w:t>of</w:t>
      </w:r>
    </w:p>
    <w:p w14:paraId="0856DE77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182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the</w:t>
      </w:r>
      <w:r>
        <w:rPr>
          <w:spacing w:val="7"/>
          <w:w w:val="95"/>
        </w:rPr>
        <w:t xml:space="preserve"> </w:t>
      </w:r>
      <w:r>
        <w:rPr>
          <w:w w:val="95"/>
        </w:rPr>
        <w:t>hydrophones</w:t>
      </w:r>
      <w:r>
        <w:rPr>
          <w:spacing w:val="7"/>
          <w:w w:val="95"/>
        </w:rPr>
        <w:t xml:space="preserve"> </w:t>
      </w:r>
      <w:proofErr w:type="gramStart"/>
      <w:r>
        <w:rPr>
          <w:w w:val="95"/>
        </w:rPr>
        <w:t>was</w:t>
      </w:r>
      <w:proofErr w:type="gramEnd"/>
      <w:r>
        <w:rPr>
          <w:spacing w:val="7"/>
          <w:w w:val="95"/>
        </w:rPr>
        <w:t xml:space="preserve"> </w:t>
      </w:r>
      <w:r>
        <w:rPr>
          <w:w w:val="95"/>
        </w:rPr>
        <w:t>not</w:t>
      </w:r>
      <w:r>
        <w:rPr>
          <w:spacing w:val="8"/>
          <w:w w:val="95"/>
        </w:rPr>
        <w:t xml:space="preserve"> </w:t>
      </w:r>
      <w:r>
        <w:rPr>
          <w:w w:val="95"/>
        </w:rPr>
        <w:t>uniform,</w:t>
      </w:r>
      <w:r>
        <w:rPr>
          <w:spacing w:val="8"/>
          <w:w w:val="95"/>
        </w:rPr>
        <w:t xml:space="preserve"> </w:t>
      </w:r>
      <w:r>
        <w:rPr>
          <w:w w:val="95"/>
        </w:rPr>
        <w:t>effort</w:t>
      </w:r>
      <w:r>
        <w:rPr>
          <w:spacing w:val="8"/>
          <w:w w:val="95"/>
        </w:rPr>
        <w:t xml:space="preserve"> </w:t>
      </w:r>
      <w:r>
        <w:rPr>
          <w:w w:val="95"/>
        </w:rPr>
        <w:t>was</w:t>
      </w:r>
      <w:r>
        <w:rPr>
          <w:spacing w:val="7"/>
          <w:w w:val="95"/>
        </w:rPr>
        <w:t xml:space="preserve"> </w:t>
      </w:r>
      <w:r>
        <w:rPr>
          <w:w w:val="95"/>
        </w:rPr>
        <w:t>not</w:t>
      </w:r>
      <w:r>
        <w:rPr>
          <w:spacing w:val="7"/>
          <w:w w:val="95"/>
        </w:rPr>
        <w:t xml:space="preserve"> </w:t>
      </w:r>
      <w:r>
        <w:rPr>
          <w:w w:val="95"/>
        </w:rPr>
        <w:t>the</w:t>
      </w:r>
      <w:r>
        <w:rPr>
          <w:spacing w:val="7"/>
          <w:w w:val="95"/>
        </w:rPr>
        <w:t xml:space="preserve"> </w:t>
      </w:r>
      <w:r>
        <w:rPr>
          <w:w w:val="95"/>
        </w:rPr>
        <w:t>same</w:t>
      </w:r>
      <w:r>
        <w:rPr>
          <w:spacing w:val="7"/>
          <w:w w:val="95"/>
        </w:rPr>
        <w:t xml:space="preserve"> </w:t>
      </w:r>
      <w:r>
        <w:rPr>
          <w:w w:val="95"/>
        </w:rPr>
        <w:t>for</w:t>
      </w:r>
      <w:r>
        <w:rPr>
          <w:spacing w:val="8"/>
          <w:w w:val="95"/>
        </w:rPr>
        <w:t xml:space="preserve"> </w:t>
      </w:r>
      <w:r>
        <w:rPr>
          <w:w w:val="95"/>
        </w:rPr>
        <w:t>all</w:t>
      </w:r>
      <w:r>
        <w:rPr>
          <w:spacing w:val="7"/>
          <w:w w:val="95"/>
        </w:rPr>
        <w:t xml:space="preserve"> </w:t>
      </w:r>
      <w:r>
        <w:rPr>
          <w:w w:val="95"/>
        </w:rPr>
        <w:t>hydrophones.</w:t>
      </w:r>
      <w:r>
        <w:rPr>
          <w:spacing w:val="30"/>
          <w:w w:val="95"/>
        </w:rPr>
        <w:t xml:space="preserve"> </w:t>
      </w:r>
      <w:r>
        <w:rPr>
          <w:w w:val="95"/>
        </w:rPr>
        <w:t>This</w:t>
      </w:r>
      <w:r>
        <w:rPr>
          <w:spacing w:val="7"/>
          <w:w w:val="95"/>
        </w:rPr>
        <w:t xml:space="preserve"> </w:t>
      </w:r>
      <w:r>
        <w:rPr>
          <w:w w:val="95"/>
        </w:rPr>
        <w:t>meant</w:t>
      </w:r>
    </w:p>
    <w:p w14:paraId="07A12A84" w14:textId="77777777" w:rsidR="00C544BC" w:rsidRDefault="00BD4BDE">
      <w:pPr>
        <w:pStyle w:val="BodyText"/>
        <w:spacing w:before="155"/>
      </w:pPr>
      <w:r>
        <w:rPr>
          <w:rFonts w:ascii="Trebuchet MS"/>
          <w:sz w:val="12"/>
        </w:rPr>
        <w:t xml:space="preserve">183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that</w:t>
      </w:r>
      <w:r>
        <w:rPr>
          <w:spacing w:val="-4"/>
          <w:w w:val="95"/>
        </w:rPr>
        <w:t xml:space="preserve"> </w:t>
      </w:r>
      <w:r>
        <w:rPr>
          <w:w w:val="95"/>
        </w:rPr>
        <w:t>some</w:t>
      </w:r>
      <w:r>
        <w:rPr>
          <w:spacing w:val="-4"/>
          <w:w w:val="95"/>
        </w:rPr>
        <w:t xml:space="preserve"> </w:t>
      </w:r>
      <w:r>
        <w:rPr>
          <w:w w:val="95"/>
        </w:rPr>
        <w:t>hydrophones</w:t>
      </w:r>
      <w:r>
        <w:rPr>
          <w:spacing w:val="-4"/>
          <w:w w:val="95"/>
        </w:rPr>
        <w:t xml:space="preserve"> </w:t>
      </w:r>
      <w:r>
        <w:rPr>
          <w:w w:val="95"/>
        </w:rPr>
        <w:t>may</w:t>
      </w:r>
      <w:r>
        <w:rPr>
          <w:spacing w:val="-5"/>
          <w:w w:val="95"/>
        </w:rPr>
        <w:t xml:space="preserve"> </w:t>
      </w:r>
      <w:r>
        <w:rPr>
          <w:w w:val="95"/>
        </w:rPr>
        <w:t>have</w:t>
      </w:r>
      <w:r>
        <w:rPr>
          <w:spacing w:val="-4"/>
          <w:w w:val="95"/>
        </w:rPr>
        <w:t xml:space="preserve"> </w:t>
      </w:r>
      <w:r>
        <w:rPr>
          <w:w w:val="95"/>
        </w:rPr>
        <w:t>detected</w:t>
      </w:r>
      <w:r>
        <w:rPr>
          <w:spacing w:val="-4"/>
          <w:w w:val="95"/>
        </w:rPr>
        <w:t xml:space="preserve"> </w:t>
      </w:r>
      <w:r>
        <w:rPr>
          <w:w w:val="95"/>
        </w:rPr>
        <w:t>more</w:t>
      </w:r>
      <w:r>
        <w:rPr>
          <w:spacing w:val="-4"/>
          <w:w w:val="95"/>
        </w:rPr>
        <w:t xml:space="preserve"> </w:t>
      </w:r>
      <w:r>
        <w:rPr>
          <w:w w:val="95"/>
        </w:rPr>
        <w:t>GVPs</w:t>
      </w:r>
      <w:r>
        <w:rPr>
          <w:spacing w:val="-4"/>
          <w:w w:val="95"/>
        </w:rPr>
        <w:t xml:space="preserve"> </w:t>
      </w:r>
      <w:r>
        <w:rPr>
          <w:w w:val="95"/>
        </w:rPr>
        <w:t>because</w:t>
      </w:r>
      <w:r>
        <w:rPr>
          <w:spacing w:val="-4"/>
          <w:w w:val="95"/>
        </w:rPr>
        <w:t xml:space="preserve"> </w:t>
      </w:r>
      <w:r>
        <w:rPr>
          <w:w w:val="95"/>
        </w:rPr>
        <w:t>they</w:t>
      </w:r>
      <w:r>
        <w:rPr>
          <w:spacing w:val="-5"/>
          <w:w w:val="95"/>
        </w:rPr>
        <w:t xml:space="preserve"> </w:t>
      </w:r>
      <w:r>
        <w:rPr>
          <w:w w:val="95"/>
        </w:rPr>
        <w:t>were</w:t>
      </w:r>
      <w:r>
        <w:rPr>
          <w:spacing w:val="-3"/>
          <w:w w:val="95"/>
        </w:rPr>
        <w:t xml:space="preserve"> </w:t>
      </w:r>
      <w:r>
        <w:rPr>
          <w:w w:val="95"/>
        </w:rPr>
        <w:t>further</w:t>
      </w:r>
      <w:r>
        <w:rPr>
          <w:spacing w:val="-4"/>
          <w:w w:val="95"/>
        </w:rPr>
        <w:t xml:space="preserve"> </w:t>
      </w:r>
      <w:r>
        <w:rPr>
          <w:w w:val="95"/>
        </w:rPr>
        <w:t>away</w:t>
      </w:r>
      <w:r>
        <w:rPr>
          <w:spacing w:val="-4"/>
          <w:w w:val="95"/>
        </w:rPr>
        <w:t xml:space="preserve"> </w:t>
      </w:r>
      <w:r>
        <w:rPr>
          <w:w w:val="95"/>
        </w:rPr>
        <w:t>from</w:t>
      </w:r>
    </w:p>
    <w:p w14:paraId="4CE8AEAB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184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other</w:t>
      </w:r>
      <w:r>
        <w:rPr>
          <w:spacing w:val="24"/>
          <w:w w:val="95"/>
        </w:rPr>
        <w:t xml:space="preserve"> </w:t>
      </w:r>
      <w:r>
        <w:rPr>
          <w:w w:val="95"/>
        </w:rPr>
        <w:t>hydrophones,</w:t>
      </w:r>
      <w:r>
        <w:rPr>
          <w:spacing w:val="24"/>
          <w:w w:val="95"/>
        </w:rPr>
        <w:t xml:space="preserve"> </w:t>
      </w:r>
      <w:r>
        <w:rPr>
          <w:w w:val="95"/>
        </w:rPr>
        <w:t>not</w:t>
      </w:r>
      <w:r>
        <w:rPr>
          <w:spacing w:val="24"/>
          <w:w w:val="95"/>
        </w:rPr>
        <w:t xml:space="preserve"> </w:t>
      </w:r>
      <w:r>
        <w:rPr>
          <w:w w:val="95"/>
        </w:rPr>
        <w:t>because</w:t>
      </w:r>
      <w:r>
        <w:rPr>
          <w:spacing w:val="24"/>
          <w:w w:val="95"/>
        </w:rPr>
        <w:t xml:space="preserve"> </w:t>
      </w:r>
      <w:r>
        <w:rPr>
          <w:w w:val="95"/>
        </w:rPr>
        <w:t>they</w:t>
      </w:r>
      <w:r>
        <w:rPr>
          <w:spacing w:val="24"/>
          <w:w w:val="95"/>
        </w:rPr>
        <w:t xml:space="preserve"> </w:t>
      </w:r>
      <w:proofErr w:type="gramStart"/>
      <w:r>
        <w:rPr>
          <w:w w:val="95"/>
        </w:rPr>
        <w:t>were</w:t>
      </w:r>
      <w:r>
        <w:rPr>
          <w:spacing w:val="24"/>
          <w:w w:val="95"/>
        </w:rPr>
        <w:t xml:space="preserve"> </w:t>
      </w:r>
      <w:r>
        <w:rPr>
          <w:w w:val="95"/>
        </w:rPr>
        <w:t>located</w:t>
      </w:r>
      <w:r>
        <w:rPr>
          <w:spacing w:val="24"/>
          <w:w w:val="95"/>
        </w:rPr>
        <w:t xml:space="preserve"> </w:t>
      </w:r>
      <w:r>
        <w:rPr>
          <w:w w:val="95"/>
        </w:rPr>
        <w:t>in</w:t>
      </w:r>
      <w:proofErr w:type="gramEnd"/>
      <w:r>
        <w:rPr>
          <w:spacing w:val="24"/>
          <w:w w:val="95"/>
        </w:rPr>
        <w:t xml:space="preserve"> </w:t>
      </w:r>
      <w:r>
        <w:rPr>
          <w:w w:val="95"/>
        </w:rPr>
        <w:t>higher-density</w:t>
      </w:r>
      <w:r>
        <w:rPr>
          <w:spacing w:val="24"/>
          <w:w w:val="95"/>
        </w:rPr>
        <w:t xml:space="preserve"> </w:t>
      </w:r>
      <w:r>
        <w:rPr>
          <w:w w:val="95"/>
        </w:rPr>
        <w:t>areas.</w:t>
      </w:r>
      <w:r>
        <w:rPr>
          <w:spacing w:val="53"/>
          <w:w w:val="95"/>
        </w:rPr>
        <w:t xml:space="preserve"> </w:t>
      </w:r>
      <w:r>
        <w:rPr>
          <w:w w:val="95"/>
        </w:rPr>
        <w:t>To</w:t>
      </w:r>
      <w:r>
        <w:rPr>
          <w:spacing w:val="24"/>
          <w:w w:val="95"/>
        </w:rPr>
        <w:t xml:space="preserve"> </w:t>
      </w:r>
      <w:r>
        <w:rPr>
          <w:w w:val="95"/>
        </w:rPr>
        <w:t>account</w:t>
      </w:r>
      <w:r>
        <w:rPr>
          <w:spacing w:val="24"/>
          <w:w w:val="95"/>
        </w:rPr>
        <w:t xml:space="preserve"> </w:t>
      </w:r>
      <w:r>
        <w:rPr>
          <w:w w:val="95"/>
        </w:rPr>
        <w:t>for</w:t>
      </w:r>
    </w:p>
    <w:p w14:paraId="1581B01D" w14:textId="77777777" w:rsidR="00C544BC" w:rsidRDefault="00C544BC">
      <w:pPr>
        <w:sectPr w:rsidR="00C544BC">
          <w:pgSz w:w="12240" w:h="15840"/>
          <w:pgMar w:top="1320" w:right="1280" w:bottom="1100" w:left="900" w:header="0" w:footer="832" w:gutter="0"/>
          <w:cols w:space="720"/>
        </w:sectPr>
      </w:pPr>
    </w:p>
    <w:p w14:paraId="2B4E01C8" w14:textId="77777777" w:rsidR="00C544BC" w:rsidRDefault="00BD4BDE">
      <w:pPr>
        <w:pStyle w:val="BodyText"/>
        <w:spacing w:before="96"/>
      </w:pPr>
      <w:r>
        <w:rPr>
          <w:rFonts w:ascii="Trebuchet MS"/>
          <w:sz w:val="12"/>
        </w:rPr>
        <w:lastRenderedPageBreak/>
        <w:t xml:space="preserve">185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this,</w:t>
      </w:r>
      <w:r>
        <w:rPr>
          <w:spacing w:val="17"/>
          <w:w w:val="95"/>
        </w:rPr>
        <w:t xml:space="preserve"> </w:t>
      </w:r>
      <w:r>
        <w:rPr>
          <w:w w:val="95"/>
        </w:rPr>
        <w:t>we</w:t>
      </w:r>
      <w:r>
        <w:rPr>
          <w:spacing w:val="17"/>
          <w:w w:val="95"/>
        </w:rPr>
        <w:t xml:space="preserve"> </w:t>
      </w:r>
      <w:r>
        <w:rPr>
          <w:w w:val="95"/>
        </w:rPr>
        <w:t>used</w:t>
      </w:r>
      <w:r>
        <w:rPr>
          <w:spacing w:val="16"/>
          <w:w w:val="95"/>
        </w:rPr>
        <w:t xml:space="preserve"> </w:t>
      </w:r>
      <w:r>
        <w:rPr>
          <w:w w:val="95"/>
        </w:rPr>
        <w:t>a</w:t>
      </w:r>
      <w:r>
        <w:rPr>
          <w:spacing w:val="17"/>
          <w:w w:val="95"/>
        </w:rPr>
        <w:t xml:space="preserve"> </w:t>
      </w:r>
      <w:r>
        <w:rPr>
          <w:w w:val="95"/>
        </w:rPr>
        <w:t>Voronoi</w:t>
      </w:r>
      <w:r>
        <w:rPr>
          <w:spacing w:val="16"/>
          <w:w w:val="95"/>
        </w:rPr>
        <w:t xml:space="preserve"> </w:t>
      </w:r>
      <w:r>
        <w:rPr>
          <w:w w:val="95"/>
        </w:rPr>
        <w:t>tessellation</w:t>
      </w:r>
      <w:r>
        <w:rPr>
          <w:spacing w:val="17"/>
          <w:w w:val="95"/>
        </w:rPr>
        <w:t xml:space="preserve"> </w:t>
      </w:r>
      <w:r>
        <w:rPr>
          <w:w w:val="95"/>
        </w:rPr>
        <w:t>implemented</w:t>
      </w:r>
      <w:r>
        <w:rPr>
          <w:spacing w:val="16"/>
          <w:w w:val="95"/>
        </w:rPr>
        <w:t xml:space="preserve"> </w:t>
      </w:r>
      <w:r>
        <w:rPr>
          <w:w w:val="95"/>
        </w:rPr>
        <w:t>in</w:t>
      </w:r>
      <w:r>
        <w:rPr>
          <w:spacing w:val="17"/>
          <w:w w:val="95"/>
        </w:rPr>
        <w:t xml:space="preserve"> </w:t>
      </w:r>
      <w:r>
        <w:rPr>
          <w:w w:val="95"/>
        </w:rPr>
        <w:t>the</w:t>
      </w:r>
      <w:r>
        <w:rPr>
          <w:spacing w:val="17"/>
          <w:w w:val="95"/>
        </w:rPr>
        <w:t xml:space="preserve"> </w:t>
      </w:r>
      <w:r>
        <w:rPr>
          <w:rFonts w:ascii="Lucida Sans Unicode"/>
          <w:w w:val="95"/>
        </w:rPr>
        <w:t>R</w:t>
      </w:r>
      <w:r>
        <w:rPr>
          <w:rFonts w:ascii="Lucida Sans Unicode"/>
          <w:spacing w:val="2"/>
          <w:w w:val="95"/>
        </w:rPr>
        <w:t xml:space="preserve"> </w:t>
      </w:r>
      <w:r>
        <w:rPr>
          <w:w w:val="95"/>
        </w:rPr>
        <w:t>package</w:t>
      </w:r>
      <w:r>
        <w:rPr>
          <w:spacing w:val="16"/>
          <w:w w:val="95"/>
        </w:rPr>
        <w:t xml:space="preserve"> </w:t>
      </w:r>
      <w:proofErr w:type="spellStart"/>
      <w:r>
        <w:rPr>
          <w:w w:val="95"/>
        </w:rPr>
        <w:t>deldir</w:t>
      </w:r>
      <w:proofErr w:type="spellEnd"/>
      <w:r>
        <w:rPr>
          <w:spacing w:val="17"/>
          <w:w w:val="95"/>
        </w:rPr>
        <w:t xml:space="preserve"> </w:t>
      </w:r>
      <w:r>
        <w:rPr>
          <w:w w:val="95"/>
        </w:rPr>
        <w:t>(Turner,</w:t>
      </w:r>
      <w:r>
        <w:rPr>
          <w:spacing w:val="17"/>
          <w:w w:val="95"/>
        </w:rPr>
        <w:t xml:space="preserve"> </w:t>
      </w:r>
      <w:r>
        <w:rPr>
          <w:w w:val="95"/>
        </w:rPr>
        <w:t>2019)</w:t>
      </w:r>
      <w:r>
        <w:rPr>
          <w:spacing w:val="16"/>
          <w:w w:val="95"/>
        </w:rPr>
        <w:t xml:space="preserve"> </w:t>
      </w:r>
      <w:r>
        <w:rPr>
          <w:w w:val="95"/>
        </w:rPr>
        <w:t>to</w:t>
      </w:r>
    </w:p>
    <w:p w14:paraId="6AA726CD" w14:textId="77777777" w:rsidR="00C544BC" w:rsidRDefault="00BD4BDE">
      <w:pPr>
        <w:pStyle w:val="BodyText"/>
        <w:spacing w:before="120"/>
      </w:pPr>
      <w:r>
        <w:rPr>
          <w:rFonts w:ascii="Trebuchet MS"/>
          <w:sz w:val="12"/>
        </w:rPr>
        <w:t xml:space="preserve">186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define</w:t>
      </w:r>
      <w:r>
        <w:rPr>
          <w:spacing w:val="10"/>
          <w:w w:val="95"/>
        </w:rPr>
        <w:t xml:space="preserve"> </w:t>
      </w:r>
      <w:r>
        <w:rPr>
          <w:w w:val="95"/>
        </w:rPr>
        <w:t>a</w:t>
      </w:r>
      <w:r>
        <w:rPr>
          <w:spacing w:val="10"/>
          <w:w w:val="95"/>
        </w:rPr>
        <w:t xml:space="preserve"> </w:t>
      </w:r>
      <w:r>
        <w:rPr>
          <w:w w:val="95"/>
        </w:rPr>
        <w:t>tile</w:t>
      </w:r>
      <w:r>
        <w:rPr>
          <w:spacing w:val="10"/>
          <w:w w:val="95"/>
        </w:rPr>
        <w:t xml:space="preserve"> </w:t>
      </w:r>
      <w:r>
        <w:rPr>
          <w:w w:val="95"/>
        </w:rPr>
        <w:t>for</w:t>
      </w:r>
      <w:r>
        <w:rPr>
          <w:spacing w:val="10"/>
          <w:w w:val="95"/>
        </w:rPr>
        <w:t xml:space="preserve"> </w:t>
      </w:r>
      <w:r>
        <w:rPr>
          <w:w w:val="95"/>
        </w:rPr>
        <w:t>each</w:t>
      </w:r>
      <w:r>
        <w:rPr>
          <w:spacing w:val="10"/>
          <w:w w:val="95"/>
        </w:rPr>
        <w:t xml:space="preserve"> </w:t>
      </w:r>
      <w:r>
        <w:rPr>
          <w:w w:val="95"/>
        </w:rPr>
        <w:t>hydrophone</w:t>
      </w:r>
      <w:r>
        <w:rPr>
          <w:spacing w:val="10"/>
          <w:w w:val="95"/>
        </w:rPr>
        <w:t xml:space="preserve"> </w:t>
      </w:r>
      <w:r>
        <w:rPr>
          <w:w w:val="95"/>
        </w:rPr>
        <w:t>that</w:t>
      </w:r>
      <w:r>
        <w:rPr>
          <w:spacing w:val="10"/>
          <w:w w:val="95"/>
        </w:rPr>
        <w:t xml:space="preserve"> </w:t>
      </w:r>
      <w:r>
        <w:rPr>
          <w:w w:val="95"/>
        </w:rPr>
        <w:t>contained</w:t>
      </w:r>
      <w:r>
        <w:rPr>
          <w:spacing w:val="11"/>
          <w:w w:val="95"/>
        </w:rPr>
        <w:t xml:space="preserve"> </w:t>
      </w:r>
      <w:r>
        <w:rPr>
          <w:w w:val="95"/>
        </w:rPr>
        <w:t>all</w:t>
      </w:r>
      <w:r>
        <w:rPr>
          <w:spacing w:val="10"/>
          <w:w w:val="95"/>
        </w:rPr>
        <w:t xml:space="preserve"> </w:t>
      </w:r>
      <w:r>
        <w:rPr>
          <w:w w:val="95"/>
        </w:rPr>
        <w:t>points</w:t>
      </w:r>
      <w:r>
        <w:rPr>
          <w:spacing w:val="10"/>
          <w:w w:val="95"/>
        </w:rPr>
        <w:t xml:space="preserve"> </w:t>
      </w:r>
      <w:r>
        <w:rPr>
          <w:w w:val="95"/>
        </w:rPr>
        <w:t>on</w:t>
      </w:r>
      <w:r>
        <w:rPr>
          <w:spacing w:val="10"/>
          <w:w w:val="95"/>
        </w:rPr>
        <w:t xml:space="preserve"> </w:t>
      </w:r>
      <w:r>
        <w:rPr>
          <w:w w:val="95"/>
        </w:rPr>
        <w:t>the</w:t>
      </w:r>
      <w:r>
        <w:rPr>
          <w:spacing w:val="10"/>
          <w:w w:val="95"/>
        </w:rPr>
        <w:t xml:space="preserve"> </w:t>
      </w:r>
      <w:r>
        <w:rPr>
          <w:w w:val="95"/>
        </w:rPr>
        <w:t>range</w:t>
      </w:r>
      <w:r>
        <w:rPr>
          <w:spacing w:val="10"/>
          <w:w w:val="95"/>
        </w:rPr>
        <w:t xml:space="preserve"> </w:t>
      </w:r>
      <w:r>
        <w:rPr>
          <w:w w:val="95"/>
        </w:rPr>
        <w:t>that</w:t>
      </w:r>
      <w:r>
        <w:rPr>
          <w:spacing w:val="10"/>
          <w:w w:val="95"/>
        </w:rPr>
        <w:t xml:space="preserve"> </w:t>
      </w:r>
      <w:r>
        <w:rPr>
          <w:w w:val="95"/>
        </w:rPr>
        <w:t>were</w:t>
      </w:r>
      <w:r>
        <w:rPr>
          <w:spacing w:val="10"/>
          <w:w w:val="95"/>
        </w:rPr>
        <w:t xml:space="preserve"> </w:t>
      </w:r>
      <w:r>
        <w:rPr>
          <w:w w:val="95"/>
        </w:rPr>
        <w:t>closest</w:t>
      </w:r>
      <w:r>
        <w:rPr>
          <w:spacing w:val="10"/>
          <w:w w:val="95"/>
        </w:rPr>
        <w:t xml:space="preserve"> </w:t>
      </w:r>
      <w:r>
        <w:rPr>
          <w:w w:val="95"/>
        </w:rPr>
        <w:t>to</w:t>
      </w:r>
    </w:p>
    <w:p w14:paraId="29887BD0" w14:textId="77777777" w:rsidR="00C544BC" w:rsidRDefault="00BD4BDE">
      <w:pPr>
        <w:pStyle w:val="BodyText"/>
        <w:spacing w:before="155"/>
      </w:pPr>
      <w:r>
        <w:rPr>
          <w:rFonts w:ascii="Trebuchet MS"/>
          <w:sz w:val="12"/>
        </w:rPr>
        <w:t xml:space="preserve">187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that</w:t>
      </w:r>
      <w:r>
        <w:rPr>
          <w:spacing w:val="20"/>
          <w:w w:val="95"/>
        </w:rPr>
        <w:t xml:space="preserve"> </w:t>
      </w:r>
      <w:r>
        <w:rPr>
          <w:w w:val="95"/>
        </w:rPr>
        <w:t>hydrophone.</w:t>
      </w:r>
      <w:r>
        <w:rPr>
          <w:spacing w:val="45"/>
          <w:w w:val="95"/>
        </w:rPr>
        <w:t xml:space="preserve"> </w:t>
      </w:r>
      <w:r>
        <w:rPr>
          <w:w w:val="95"/>
        </w:rPr>
        <w:t>We</w:t>
      </w:r>
      <w:r>
        <w:rPr>
          <w:spacing w:val="21"/>
          <w:w w:val="95"/>
        </w:rPr>
        <w:t xml:space="preserve"> </w:t>
      </w:r>
      <w:r>
        <w:rPr>
          <w:w w:val="95"/>
        </w:rPr>
        <w:t>assumed</w:t>
      </w:r>
      <w:r>
        <w:rPr>
          <w:spacing w:val="19"/>
          <w:w w:val="95"/>
        </w:rPr>
        <w:t xml:space="preserve"> </w:t>
      </w:r>
      <w:r>
        <w:rPr>
          <w:w w:val="95"/>
        </w:rPr>
        <w:t>that</w:t>
      </w:r>
      <w:r>
        <w:rPr>
          <w:spacing w:val="20"/>
          <w:w w:val="95"/>
        </w:rPr>
        <w:t xml:space="preserve"> </w:t>
      </w:r>
      <w:r>
        <w:rPr>
          <w:w w:val="95"/>
        </w:rPr>
        <w:t>beaked</w:t>
      </w:r>
      <w:r>
        <w:rPr>
          <w:spacing w:val="20"/>
          <w:w w:val="95"/>
        </w:rPr>
        <w:t xml:space="preserve"> </w:t>
      </w:r>
      <w:r>
        <w:rPr>
          <w:w w:val="95"/>
        </w:rPr>
        <w:t>whale</w:t>
      </w:r>
      <w:r>
        <w:rPr>
          <w:spacing w:val="20"/>
          <w:w w:val="95"/>
        </w:rPr>
        <w:t xml:space="preserve"> </w:t>
      </w:r>
      <w:r>
        <w:rPr>
          <w:w w:val="95"/>
        </w:rPr>
        <w:t>groups</w:t>
      </w:r>
      <w:r>
        <w:rPr>
          <w:spacing w:val="19"/>
          <w:w w:val="95"/>
        </w:rPr>
        <w:t xml:space="preserve"> </w:t>
      </w:r>
      <w:r>
        <w:rPr>
          <w:w w:val="95"/>
        </w:rPr>
        <w:t>occur</w:t>
      </w:r>
      <w:r>
        <w:rPr>
          <w:spacing w:val="21"/>
          <w:w w:val="95"/>
        </w:rPr>
        <w:t xml:space="preserve"> </w:t>
      </w:r>
      <w:r>
        <w:rPr>
          <w:w w:val="95"/>
        </w:rPr>
        <w:t>within</w:t>
      </w:r>
      <w:r>
        <w:rPr>
          <w:spacing w:val="20"/>
          <w:w w:val="95"/>
        </w:rPr>
        <w:t xml:space="preserve"> </w:t>
      </w:r>
      <w:r>
        <w:rPr>
          <w:w w:val="95"/>
        </w:rPr>
        <w:t>the</w:t>
      </w:r>
      <w:r>
        <w:rPr>
          <w:spacing w:val="20"/>
          <w:w w:val="95"/>
        </w:rPr>
        <w:t xml:space="preserve"> </w:t>
      </w:r>
      <w:r>
        <w:rPr>
          <w:w w:val="95"/>
        </w:rPr>
        <w:t>tessellation</w:t>
      </w:r>
      <w:r>
        <w:rPr>
          <w:spacing w:val="19"/>
          <w:w w:val="95"/>
        </w:rPr>
        <w:t xml:space="preserve"> </w:t>
      </w:r>
      <w:r>
        <w:rPr>
          <w:w w:val="95"/>
        </w:rPr>
        <w:t>tile</w:t>
      </w:r>
    </w:p>
    <w:p w14:paraId="74029F45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188    </w:t>
      </w:r>
      <w:r>
        <w:rPr>
          <w:rFonts w:ascii="Trebuchet MS"/>
          <w:spacing w:val="19"/>
          <w:sz w:val="12"/>
        </w:rPr>
        <w:t xml:space="preserve"> </w:t>
      </w:r>
      <w:r>
        <w:rPr>
          <w:spacing w:val="-1"/>
        </w:rPr>
        <w:t>of</w:t>
      </w:r>
      <w:r>
        <w:rPr>
          <w:spacing w:val="-10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proofErr w:type="gramStart"/>
      <w:r>
        <w:rPr>
          <w:spacing w:val="-1"/>
        </w:rPr>
        <w:t>hydrophone</w:t>
      </w:r>
      <w:proofErr w:type="gramEnd"/>
      <w:r>
        <w:rPr>
          <w:spacing w:val="-10"/>
        </w:rPr>
        <w:t xml:space="preserve"> </w:t>
      </w:r>
      <w:r>
        <w:rPr>
          <w:spacing w:val="-1"/>
        </w:rPr>
        <w:t>to</w:t>
      </w:r>
      <w:r>
        <w:rPr>
          <w:spacing w:val="-10"/>
        </w:rPr>
        <w:t xml:space="preserve"> </w:t>
      </w:r>
      <w:r>
        <w:rPr>
          <w:spacing w:val="-1"/>
        </w:rPr>
        <w:t>which</w:t>
      </w:r>
      <w:r>
        <w:rPr>
          <w:spacing w:val="-10"/>
        </w:rPr>
        <w:t xml:space="preserve"> </w:t>
      </w:r>
      <w:r>
        <w:rPr>
          <w:spacing w:val="-1"/>
        </w:rPr>
        <w:t>the</w:t>
      </w:r>
      <w:r>
        <w:rPr>
          <w:spacing w:val="-10"/>
        </w:rPr>
        <w:t xml:space="preserve"> </w:t>
      </w:r>
      <w:r>
        <w:rPr>
          <w:spacing w:val="-1"/>
        </w:rPr>
        <w:t>GVP</w:t>
      </w:r>
      <w:r>
        <w:rPr>
          <w:spacing w:val="-9"/>
        </w:rPr>
        <w:t xml:space="preserve"> </w:t>
      </w:r>
      <w:r>
        <w:rPr>
          <w:spacing w:val="-1"/>
        </w:rPr>
        <w:t>is</w:t>
      </w:r>
      <w:r>
        <w:rPr>
          <w:spacing w:val="-10"/>
        </w:rPr>
        <w:t xml:space="preserve"> </w:t>
      </w:r>
      <w:r>
        <w:rPr>
          <w:spacing w:val="-1"/>
        </w:rPr>
        <w:t>assigned,</w:t>
      </w:r>
      <w:r>
        <w:rPr>
          <w:spacing w:val="-10"/>
        </w:rPr>
        <w:t xml:space="preserve"> </w:t>
      </w:r>
      <w:r>
        <w:rPr>
          <w:spacing w:val="-1"/>
        </w:rPr>
        <w:t>and</w:t>
      </w:r>
      <w:r>
        <w:rPr>
          <w:spacing w:val="-10"/>
        </w:rPr>
        <w:t xml:space="preserve"> </w:t>
      </w:r>
      <w:r>
        <w:t>that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area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each</w:t>
      </w:r>
      <w:r>
        <w:rPr>
          <w:spacing w:val="-9"/>
        </w:rPr>
        <w:t xml:space="preserve"> </w:t>
      </w:r>
      <w:r>
        <w:t>tessellation</w:t>
      </w:r>
      <w:r>
        <w:rPr>
          <w:spacing w:val="-10"/>
        </w:rPr>
        <w:t xml:space="preserve"> </w:t>
      </w:r>
      <w:r>
        <w:t>tile</w:t>
      </w:r>
    </w:p>
    <w:p w14:paraId="23A50990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189    </w:t>
      </w:r>
      <w:r>
        <w:rPr>
          <w:rFonts w:ascii="Trebuchet MS"/>
          <w:spacing w:val="19"/>
          <w:sz w:val="12"/>
        </w:rPr>
        <w:t xml:space="preserve"> </w:t>
      </w:r>
      <w:r>
        <w:rPr>
          <w:spacing w:val="-1"/>
        </w:rPr>
        <w:t>influences</w:t>
      </w:r>
      <w:r>
        <w:rPr>
          <w:spacing w:val="-9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GVP</w:t>
      </w:r>
      <w:r>
        <w:rPr>
          <w:spacing w:val="-10"/>
        </w:rPr>
        <w:t xml:space="preserve"> </w:t>
      </w:r>
      <w:r>
        <w:rPr>
          <w:spacing w:val="-1"/>
        </w:rPr>
        <w:t>detection</w:t>
      </w:r>
      <w:r>
        <w:rPr>
          <w:spacing w:val="-9"/>
        </w:rPr>
        <w:t xml:space="preserve"> </w:t>
      </w:r>
      <w:r>
        <w:rPr>
          <w:spacing w:val="-1"/>
        </w:rPr>
        <w:t>rate</w:t>
      </w:r>
      <w:r>
        <w:rPr>
          <w:spacing w:val="-9"/>
        </w:rPr>
        <w:t xml:space="preserve"> </w:t>
      </w:r>
      <w:r>
        <w:rPr>
          <w:spacing w:val="-1"/>
        </w:rPr>
        <w:t>at</w:t>
      </w:r>
      <w:r>
        <w:rPr>
          <w:spacing w:val="-9"/>
        </w:rPr>
        <w:t xml:space="preserve"> </w:t>
      </w:r>
      <w:r>
        <w:t>that</w:t>
      </w:r>
      <w:r>
        <w:rPr>
          <w:spacing w:val="-10"/>
        </w:rPr>
        <w:t xml:space="preserve"> </w:t>
      </w:r>
      <w:r>
        <w:t>hydrophone.</w:t>
      </w:r>
      <w:r>
        <w:rPr>
          <w:spacing w:val="8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hydrophones</w:t>
      </w:r>
      <w:r>
        <w:rPr>
          <w:spacing w:val="-10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outside</w:t>
      </w:r>
      <w:r>
        <w:rPr>
          <w:spacing w:val="-9"/>
        </w:rPr>
        <w:t xml:space="preserve"> </w:t>
      </w:r>
      <w:r>
        <w:t>of</w:t>
      </w:r>
    </w:p>
    <w:p w14:paraId="0D6C9795" w14:textId="77777777" w:rsidR="00C544BC" w:rsidRDefault="00BD4BDE">
      <w:pPr>
        <w:pStyle w:val="BodyText"/>
        <w:spacing w:before="155"/>
      </w:pPr>
      <w:r>
        <w:rPr>
          <w:rFonts w:ascii="Trebuchet MS"/>
          <w:sz w:val="12"/>
        </w:rPr>
        <w:t xml:space="preserve">190    </w:t>
      </w:r>
      <w:r>
        <w:rPr>
          <w:rFonts w:ascii="Trebuchet MS"/>
          <w:spacing w:val="19"/>
          <w:sz w:val="12"/>
        </w:rPr>
        <w:t xml:space="preserve"> </w:t>
      </w:r>
      <w:r>
        <w:rPr>
          <w:spacing w:val="-1"/>
        </w:rPr>
        <w:t>the</w:t>
      </w:r>
      <w:r>
        <w:rPr>
          <w:spacing w:val="-10"/>
        </w:rPr>
        <w:t xml:space="preserve"> </w:t>
      </w:r>
      <w:r>
        <w:rPr>
          <w:spacing w:val="-1"/>
        </w:rPr>
        <w:t>range,</w:t>
      </w:r>
      <w:r>
        <w:rPr>
          <w:spacing w:val="-9"/>
        </w:rPr>
        <w:t xml:space="preserve"> </w:t>
      </w:r>
      <w:r>
        <w:rPr>
          <w:spacing w:val="-1"/>
        </w:rPr>
        <w:t>i.e.,</w:t>
      </w:r>
      <w:r>
        <w:rPr>
          <w:spacing w:val="-10"/>
        </w:rPr>
        <w:t xml:space="preserve"> </w:t>
      </w:r>
      <w:r>
        <w:rPr>
          <w:spacing w:val="-1"/>
        </w:rPr>
        <w:t>not</w:t>
      </w:r>
      <w:r>
        <w:rPr>
          <w:spacing w:val="-9"/>
        </w:rPr>
        <w:t xml:space="preserve"> </w:t>
      </w:r>
      <w:r>
        <w:rPr>
          <w:spacing w:val="-1"/>
        </w:rPr>
        <w:t>surrounded</w:t>
      </w:r>
      <w:r>
        <w:rPr>
          <w:spacing w:val="-10"/>
        </w:rPr>
        <w:t xml:space="preserve"> </w:t>
      </w:r>
      <w:r>
        <w:rPr>
          <w:spacing w:val="-1"/>
        </w:rPr>
        <w:t>by</w:t>
      </w:r>
      <w:r>
        <w:rPr>
          <w:spacing w:val="-9"/>
        </w:rPr>
        <w:t xml:space="preserve"> </w:t>
      </w:r>
      <w:r>
        <w:rPr>
          <w:spacing w:val="-1"/>
        </w:rPr>
        <w:t>other</w:t>
      </w:r>
      <w:r>
        <w:rPr>
          <w:spacing w:val="-10"/>
        </w:rPr>
        <w:t xml:space="preserve"> </w:t>
      </w:r>
      <w:r>
        <w:rPr>
          <w:spacing w:val="-1"/>
        </w:rPr>
        <w:t>hydrophones,</w:t>
      </w:r>
      <w:r>
        <w:rPr>
          <w:spacing w:val="-9"/>
        </w:rPr>
        <w:t xml:space="preserve"> </w:t>
      </w:r>
      <w:r>
        <w:rPr>
          <w:spacing w:val="-1"/>
        </w:rPr>
        <w:t>we</w:t>
      </w:r>
      <w:r>
        <w:rPr>
          <w:spacing w:val="-9"/>
        </w:rPr>
        <w:t xml:space="preserve"> </w:t>
      </w:r>
      <w:r>
        <w:rPr>
          <w:spacing w:val="-1"/>
        </w:rPr>
        <w:t>used</w:t>
      </w:r>
      <w:r>
        <w:rPr>
          <w:spacing w:val="-10"/>
        </w:rPr>
        <w:t xml:space="preserve"> </w:t>
      </w:r>
      <w:r>
        <w:rPr>
          <w:spacing w:val="-1"/>
        </w:rPr>
        <w:t>a</w:t>
      </w:r>
      <w:r>
        <w:rPr>
          <w:spacing w:val="-9"/>
        </w:rPr>
        <w:t xml:space="preserve"> </w:t>
      </w:r>
      <w:r>
        <w:rPr>
          <w:spacing w:val="-1"/>
        </w:rPr>
        <w:t>cutoff</w:t>
      </w:r>
      <w:r>
        <w:rPr>
          <w:spacing w:val="-9"/>
        </w:rPr>
        <w:t xml:space="preserve"> </w:t>
      </w:r>
      <w:r>
        <w:rPr>
          <w:spacing w:val="-1"/>
        </w:rPr>
        <w:t>radius</w:t>
      </w:r>
      <w:r>
        <w:rPr>
          <w:spacing w:val="-10"/>
        </w:rPr>
        <w:t xml:space="preserve"> </w:t>
      </w:r>
      <w:r>
        <w:rPr>
          <w:spacing w:val="-1"/>
        </w:rPr>
        <w:t>of</w:t>
      </w:r>
      <w:r>
        <w:rPr>
          <w:spacing w:val="-9"/>
        </w:rPr>
        <w:t xml:space="preserve"> </w:t>
      </w:r>
      <w:r>
        <w:t>6.5</w:t>
      </w:r>
      <w:r>
        <w:rPr>
          <w:spacing w:val="-10"/>
        </w:rPr>
        <w:t xml:space="preserve"> </w:t>
      </w:r>
      <w:r>
        <w:t>km</w:t>
      </w:r>
      <w:r>
        <w:rPr>
          <w:spacing w:val="-9"/>
        </w:rPr>
        <w:t xml:space="preserve"> </w:t>
      </w:r>
      <w:r>
        <w:t>to</w:t>
      </w:r>
    </w:p>
    <w:p w14:paraId="19FFE06F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191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bound</w:t>
      </w:r>
      <w:r>
        <w:rPr>
          <w:spacing w:val="22"/>
          <w:w w:val="95"/>
        </w:rPr>
        <w:t xml:space="preserve"> </w:t>
      </w:r>
      <w:r>
        <w:rPr>
          <w:w w:val="95"/>
        </w:rPr>
        <w:t>the</w:t>
      </w:r>
      <w:r>
        <w:rPr>
          <w:spacing w:val="21"/>
          <w:w w:val="95"/>
        </w:rPr>
        <w:t xml:space="preserve"> </w:t>
      </w:r>
      <w:r>
        <w:rPr>
          <w:w w:val="95"/>
        </w:rPr>
        <w:t>tessellation</w:t>
      </w:r>
      <w:r>
        <w:rPr>
          <w:spacing w:val="21"/>
          <w:w w:val="95"/>
        </w:rPr>
        <w:t xml:space="preserve"> </w:t>
      </w:r>
      <w:r>
        <w:rPr>
          <w:w w:val="95"/>
        </w:rPr>
        <w:t>tiles.</w:t>
      </w:r>
      <w:r>
        <w:rPr>
          <w:spacing w:val="48"/>
          <w:w w:val="95"/>
        </w:rPr>
        <w:t xml:space="preserve"> </w:t>
      </w:r>
      <w:r>
        <w:rPr>
          <w:w w:val="95"/>
        </w:rPr>
        <w:t>This</w:t>
      </w:r>
      <w:r>
        <w:rPr>
          <w:spacing w:val="21"/>
          <w:w w:val="95"/>
        </w:rPr>
        <w:t xml:space="preserve"> </w:t>
      </w:r>
      <w:r>
        <w:rPr>
          <w:w w:val="95"/>
        </w:rPr>
        <w:t>distance</w:t>
      </w:r>
      <w:r>
        <w:rPr>
          <w:spacing w:val="21"/>
          <w:w w:val="95"/>
        </w:rPr>
        <w:t xml:space="preserve"> </w:t>
      </w:r>
      <w:r>
        <w:rPr>
          <w:w w:val="95"/>
        </w:rPr>
        <w:t>was</w:t>
      </w:r>
      <w:r>
        <w:rPr>
          <w:spacing w:val="21"/>
          <w:w w:val="95"/>
        </w:rPr>
        <w:t xml:space="preserve"> </w:t>
      </w:r>
      <w:r>
        <w:rPr>
          <w:w w:val="95"/>
        </w:rPr>
        <w:t>based</w:t>
      </w:r>
      <w:r>
        <w:rPr>
          <w:spacing w:val="21"/>
          <w:w w:val="95"/>
        </w:rPr>
        <w:t xml:space="preserve"> </w:t>
      </w:r>
      <w:r>
        <w:rPr>
          <w:w w:val="95"/>
        </w:rPr>
        <w:t>on</w:t>
      </w:r>
      <w:r>
        <w:rPr>
          <w:spacing w:val="22"/>
          <w:w w:val="95"/>
        </w:rPr>
        <w:t xml:space="preserve"> </w:t>
      </w:r>
      <w:r>
        <w:rPr>
          <w:w w:val="95"/>
        </w:rPr>
        <w:t>the</w:t>
      </w:r>
      <w:r>
        <w:rPr>
          <w:spacing w:val="21"/>
          <w:w w:val="95"/>
        </w:rPr>
        <w:t xml:space="preserve"> </w:t>
      </w:r>
      <w:r>
        <w:rPr>
          <w:w w:val="95"/>
        </w:rPr>
        <w:t>estimated</w:t>
      </w:r>
      <w:r>
        <w:rPr>
          <w:spacing w:val="21"/>
          <w:w w:val="95"/>
        </w:rPr>
        <w:t xml:space="preserve"> </w:t>
      </w:r>
      <w:r>
        <w:rPr>
          <w:w w:val="95"/>
        </w:rPr>
        <w:t>maximum</w:t>
      </w:r>
      <w:r>
        <w:rPr>
          <w:spacing w:val="21"/>
          <w:w w:val="95"/>
        </w:rPr>
        <w:t xml:space="preserve"> </w:t>
      </w:r>
      <w:r>
        <w:rPr>
          <w:w w:val="95"/>
        </w:rPr>
        <w:t>detection</w:t>
      </w:r>
    </w:p>
    <w:p w14:paraId="0851C9BC" w14:textId="77777777" w:rsidR="00C544BC" w:rsidRDefault="00BD4BDE">
      <w:pPr>
        <w:pStyle w:val="BodyText"/>
      </w:pPr>
      <w:r>
        <w:rPr>
          <w:rFonts w:ascii="Trebuchet MS" w:hAnsi="Trebuchet MS"/>
          <w:sz w:val="12"/>
        </w:rPr>
        <w:t xml:space="preserve">192    </w:t>
      </w:r>
      <w:r>
        <w:rPr>
          <w:rFonts w:ascii="Trebuchet MS" w:hAnsi="Trebuchet MS"/>
          <w:spacing w:val="19"/>
          <w:sz w:val="12"/>
        </w:rPr>
        <w:t xml:space="preserve"> </w:t>
      </w:r>
      <w:proofErr w:type="gramStart"/>
      <w:r>
        <w:rPr>
          <w:w w:val="95"/>
        </w:rPr>
        <w:t>distance</w:t>
      </w:r>
      <w:proofErr w:type="gramEnd"/>
      <w:r>
        <w:rPr>
          <w:spacing w:val="8"/>
          <w:w w:val="95"/>
        </w:rPr>
        <w:t xml:space="preserve"> </w:t>
      </w:r>
      <w:r>
        <w:rPr>
          <w:w w:val="95"/>
        </w:rPr>
        <w:t>of</w:t>
      </w:r>
      <w:r>
        <w:rPr>
          <w:spacing w:val="8"/>
          <w:w w:val="95"/>
        </w:rPr>
        <w:t xml:space="preserve"> </w:t>
      </w:r>
      <w:r>
        <w:rPr>
          <w:w w:val="95"/>
        </w:rPr>
        <w:t>individual</w:t>
      </w:r>
      <w:r>
        <w:rPr>
          <w:spacing w:val="8"/>
          <w:w w:val="95"/>
        </w:rPr>
        <w:t xml:space="preserve"> </w:t>
      </w:r>
      <w:r>
        <w:rPr>
          <w:w w:val="95"/>
        </w:rPr>
        <w:t>Blainville’s</w:t>
      </w:r>
      <w:r>
        <w:rPr>
          <w:spacing w:val="8"/>
          <w:w w:val="95"/>
        </w:rPr>
        <w:t xml:space="preserve"> </w:t>
      </w:r>
      <w:r>
        <w:rPr>
          <w:w w:val="95"/>
        </w:rPr>
        <w:t>beaked</w:t>
      </w:r>
      <w:r>
        <w:rPr>
          <w:spacing w:val="8"/>
          <w:w w:val="95"/>
        </w:rPr>
        <w:t xml:space="preserve"> </w:t>
      </w:r>
      <w:r>
        <w:rPr>
          <w:w w:val="95"/>
        </w:rPr>
        <w:t>whale</w:t>
      </w:r>
      <w:r>
        <w:rPr>
          <w:spacing w:val="8"/>
          <w:w w:val="95"/>
        </w:rPr>
        <w:t xml:space="preserve"> </w:t>
      </w:r>
      <w:r>
        <w:rPr>
          <w:w w:val="95"/>
        </w:rPr>
        <w:t>clicks</w:t>
      </w:r>
      <w:r>
        <w:rPr>
          <w:spacing w:val="8"/>
          <w:w w:val="95"/>
        </w:rPr>
        <w:t xml:space="preserve"> </w:t>
      </w:r>
      <w:r>
        <w:rPr>
          <w:w w:val="95"/>
        </w:rPr>
        <w:t>at</w:t>
      </w:r>
      <w:r>
        <w:rPr>
          <w:spacing w:val="8"/>
          <w:w w:val="95"/>
        </w:rPr>
        <w:t xml:space="preserve"> </w:t>
      </w:r>
      <w:r>
        <w:rPr>
          <w:w w:val="95"/>
        </w:rPr>
        <w:t>a</w:t>
      </w:r>
      <w:r>
        <w:rPr>
          <w:spacing w:val="8"/>
          <w:w w:val="95"/>
        </w:rPr>
        <w:t xml:space="preserve"> </w:t>
      </w:r>
      <w:r>
        <w:rPr>
          <w:w w:val="95"/>
        </w:rPr>
        <w:t>U.S.</w:t>
      </w:r>
      <w:r>
        <w:rPr>
          <w:spacing w:val="8"/>
          <w:w w:val="95"/>
        </w:rPr>
        <w:t xml:space="preserve"> </w:t>
      </w:r>
      <w:r>
        <w:rPr>
          <w:w w:val="95"/>
        </w:rPr>
        <w:t>Naval</w:t>
      </w:r>
      <w:r>
        <w:rPr>
          <w:spacing w:val="8"/>
          <w:w w:val="95"/>
        </w:rPr>
        <w:t xml:space="preserve"> </w:t>
      </w:r>
      <w:r>
        <w:rPr>
          <w:w w:val="95"/>
        </w:rPr>
        <w:t>range</w:t>
      </w:r>
      <w:r>
        <w:rPr>
          <w:spacing w:val="8"/>
          <w:w w:val="95"/>
        </w:rPr>
        <w:t xml:space="preserve"> </w:t>
      </w:r>
      <w:r>
        <w:rPr>
          <w:w w:val="95"/>
        </w:rPr>
        <w:t>in</w:t>
      </w:r>
      <w:r>
        <w:rPr>
          <w:spacing w:val="8"/>
          <w:w w:val="95"/>
        </w:rPr>
        <w:t xml:space="preserve"> </w:t>
      </w:r>
      <w:r>
        <w:rPr>
          <w:w w:val="95"/>
        </w:rPr>
        <w:t>the</w:t>
      </w:r>
      <w:r>
        <w:rPr>
          <w:spacing w:val="8"/>
          <w:w w:val="95"/>
        </w:rPr>
        <w:t xml:space="preserve"> </w:t>
      </w:r>
      <w:r>
        <w:rPr>
          <w:w w:val="95"/>
        </w:rPr>
        <w:t>Bahamas</w:t>
      </w:r>
    </w:p>
    <w:p w14:paraId="44B4E8BE" w14:textId="77777777" w:rsidR="00C544BC" w:rsidRDefault="00BD4BDE">
      <w:pPr>
        <w:pStyle w:val="BodyText"/>
        <w:spacing w:before="155"/>
      </w:pPr>
      <w:r>
        <w:rPr>
          <w:rFonts w:ascii="Trebuchet MS"/>
          <w:sz w:val="12"/>
        </w:rPr>
        <w:t xml:space="preserve">193 </w:t>
      </w:r>
      <w:proofErr w:type="gramStart"/>
      <w:r>
        <w:rPr>
          <w:rFonts w:ascii="Trebuchet MS"/>
          <w:sz w:val="12"/>
        </w:rPr>
        <w:t xml:space="preserve">  </w:t>
      </w:r>
      <w:r>
        <w:rPr>
          <w:rFonts w:ascii="Trebuchet MS"/>
          <w:spacing w:val="28"/>
          <w:sz w:val="12"/>
        </w:rPr>
        <w:t xml:space="preserve"> </w:t>
      </w:r>
      <w:r>
        <w:rPr>
          <w:w w:val="95"/>
        </w:rPr>
        <w:t>(</w:t>
      </w:r>
      <w:proofErr w:type="gramEnd"/>
      <w:r>
        <w:rPr>
          <w:w w:val="95"/>
        </w:rPr>
        <w:t>Marques</w:t>
      </w:r>
      <w:r>
        <w:rPr>
          <w:spacing w:val="26"/>
          <w:w w:val="95"/>
        </w:rPr>
        <w:t xml:space="preserve"> </w:t>
      </w:r>
      <w:r>
        <w:rPr>
          <w:w w:val="95"/>
        </w:rPr>
        <w:t>et</w:t>
      </w:r>
      <w:r>
        <w:rPr>
          <w:spacing w:val="26"/>
          <w:w w:val="95"/>
        </w:rPr>
        <w:t xml:space="preserve"> </w:t>
      </w:r>
      <w:r>
        <w:rPr>
          <w:w w:val="95"/>
        </w:rPr>
        <w:t>al.,</w:t>
      </w:r>
      <w:r>
        <w:rPr>
          <w:spacing w:val="28"/>
          <w:w w:val="95"/>
        </w:rPr>
        <w:t xml:space="preserve"> </w:t>
      </w:r>
      <w:r>
        <w:rPr>
          <w:w w:val="95"/>
        </w:rPr>
        <w:t>2009).</w:t>
      </w:r>
      <w:r>
        <w:rPr>
          <w:spacing w:val="64"/>
        </w:rPr>
        <w:t xml:space="preserve"> </w:t>
      </w:r>
      <w:r>
        <w:rPr>
          <w:w w:val="95"/>
        </w:rPr>
        <w:t>Different</w:t>
      </w:r>
      <w:r>
        <w:rPr>
          <w:spacing w:val="26"/>
          <w:w w:val="95"/>
        </w:rPr>
        <w:t xml:space="preserve"> </w:t>
      </w:r>
      <w:r>
        <w:rPr>
          <w:w w:val="95"/>
        </w:rPr>
        <w:t>combinations</w:t>
      </w:r>
      <w:r>
        <w:rPr>
          <w:spacing w:val="26"/>
          <w:w w:val="95"/>
        </w:rPr>
        <w:t xml:space="preserve"> </w:t>
      </w:r>
      <w:r>
        <w:rPr>
          <w:w w:val="95"/>
        </w:rPr>
        <w:t>of</w:t>
      </w:r>
      <w:r>
        <w:rPr>
          <w:spacing w:val="26"/>
          <w:w w:val="95"/>
        </w:rPr>
        <w:t xml:space="preserve"> </w:t>
      </w:r>
      <w:r>
        <w:rPr>
          <w:w w:val="95"/>
        </w:rPr>
        <w:t>hydrophones</w:t>
      </w:r>
      <w:r>
        <w:rPr>
          <w:spacing w:val="26"/>
          <w:w w:val="95"/>
        </w:rPr>
        <w:t xml:space="preserve"> </w:t>
      </w:r>
      <w:r>
        <w:rPr>
          <w:w w:val="95"/>
        </w:rPr>
        <w:t>were</w:t>
      </w:r>
      <w:r>
        <w:rPr>
          <w:spacing w:val="26"/>
          <w:w w:val="95"/>
        </w:rPr>
        <w:t xml:space="preserve"> </w:t>
      </w:r>
      <w:r>
        <w:rPr>
          <w:w w:val="95"/>
        </w:rPr>
        <w:t>used</w:t>
      </w:r>
      <w:r>
        <w:rPr>
          <w:spacing w:val="25"/>
          <w:w w:val="95"/>
        </w:rPr>
        <w:t xml:space="preserve"> </w:t>
      </w:r>
      <w:r>
        <w:rPr>
          <w:w w:val="95"/>
        </w:rPr>
        <w:t>during</w:t>
      </w:r>
      <w:r>
        <w:rPr>
          <w:spacing w:val="26"/>
          <w:w w:val="95"/>
        </w:rPr>
        <w:t xml:space="preserve"> </w:t>
      </w:r>
      <w:r>
        <w:rPr>
          <w:w w:val="95"/>
        </w:rPr>
        <w:t>different</w:t>
      </w:r>
    </w:p>
    <w:p w14:paraId="6B51AABF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194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SCCs,</w:t>
      </w:r>
      <w:r>
        <w:rPr>
          <w:spacing w:val="19"/>
          <w:w w:val="95"/>
        </w:rPr>
        <w:t xml:space="preserve"> </w:t>
      </w:r>
      <w:r>
        <w:rPr>
          <w:w w:val="95"/>
        </w:rPr>
        <w:t>so</w:t>
      </w:r>
      <w:r>
        <w:rPr>
          <w:spacing w:val="19"/>
          <w:w w:val="95"/>
        </w:rPr>
        <w:t xml:space="preserve"> </w:t>
      </w:r>
      <w:r>
        <w:rPr>
          <w:w w:val="95"/>
        </w:rPr>
        <w:t>separate</w:t>
      </w:r>
      <w:r>
        <w:rPr>
          <w:spacing w:val="19"/>
          <w:w w:val="95"/>
        </w:rPr>
        <w:t xml:space="preserve"> </w:t>
      </w:r>
      <w:r>
        <w:rPr>
          <w:w w:val="95"/>
        </w:rPr>
        <w:t>tessellations</w:t>
      </w:r>
      <w:r>
        <w:rPr>
          <w:spacing w:val="18"/>
          <w:w w:val="95"/>
        </w:rPr>
        <w:t xml:space="preserve"> </w:t>
      </w:r>
      <w:r>
        <w:rPr>
          <w:w w:val="95"/>
        </w:rPr>
        <w:t>were</w:t>
      </w:r>
      <w:r>
        <w:rPr>
          <w:spacing w:val="20"/>
          <w:w w:val="95"/>
        </w:rPr>
        <w:t xml:space="preserve"> </w:t>
      </w:r>
      <w:r>
        <w:rPr>
          <w:w w:val="95"/>
        </w:rPr>
        <w:t>created</w:t>
      </w:r>
      <w:r>
        <w:rPr>
          <w:spacing w:val="19"/>
          <w:w w:val="95"/>
        </w:rPr>
        <w:t xml:space="preserve"> </w:t>
      </w:r>
      <w:r>
        <w:rPr>
          <w:w w:val="95"/>
        </w:rPr>
        <w:t>for</w:t>
      </w:r>
      <w:r>
        <w:rPr>
          <w:spacing w:val="19"/>
          <w:w w:val="95"/>
        </w:rPr>
        <w:t xml:space="preserve"> </w:t>
      </w:r>
      <w:r>
        <w:rPr>
          <w:w w:val="95"/>
        </w:rPr>
        <w:t>each</w:t>
      </w:r>
      <w:r>
        <w:rPr>
          <w:spacing w:val="18"/>
          <w:w w:val="95"/>
        </w:rPr>
        <w:t xml:space="preserve"> </w:t>
      </w:r>
      <w:r>
        <w:rPr>
          <w:w w:val="95"/>
        </w:rPr>
        <w:t>SCC.</w:t>
      </w:r>
    </w:p>
    <w:p w14:paraId="3710468A" w14:textId="77777777" w:rsidR="00C544BC" w:rsidRDefault="00C544BC">
      <w:pPr>
        <w:pStyle w:val="BodyText"/>
        <w:spacing w:before="0"/>
        <w:ind w:left="0"/>
        <w:rPr>
          <w:sz w:val="20"/>
        </w:rPr>
      </w:pPr>
    </w:p>
    <w:p w14:paraId="066EFE5E" w14:textId="77777777" w:rsidR="00C544BC" w:rsidRDefault="00C544BC">
      <w:pPr>
        <w:pStyle w:val="BodyText"/>
        <w:spacing w:before="1"/>
        <w:ind w:left="0"/>
        <w:rPr>
          <w:sz w:val="18"/>
        </w:rPr>
      </w:pPr>
    </w:p>
    <w:p w14:paraId="6B2114A4" w14:textId="77777777" w:rsidR="00C544BC" w:rsidRDefault="00BD4BDE">
      <w:pPr>
        <w:pStyle w:val="Heading2"/>
        <w:tabs>
          <w:tab w:val="left" w:pos="1361"/>
        </w:tabs>
      </w:pPr>
      <w:r>
        <w:rPr>
          <w:rFonts w:ascii="Trebuchet MS"/>
          <w:b w:val="0"/>
          <w:sz w:val="12"/>
        </w:rPr>
        <w:t xml:space="preserve">195    </w:t>
      </w:r>
      <w:r>
        <w:rPr>
          <w:rFonts w:ascii="Trebuchet MS"/>
          <w:b w:val="0"/>
          <w:spacing w:val="19"/>
          <w:sz w:val="12"/>
        </w:rPr>
        <w:t xml:space="preserve"> </w:t>
      </w:r>
      <w:bookmarkStart w:id="10" w:name="M1:_Modelling_the_pre-activity_probabili"/>
      <w:bookmarkEnd w:id="10"/>
      <w:r>
        <w:rPr>
          <w:w w:val="105"/>
        </w:rPr>
        <w:t>2.2.2</w:t>
      </w:r>
      <w:r>
        <w:rPr>
          <w:w w:val="105"/>
        </w:rPr>
        <w:tab/>
        <w:t>M1:</w:t>
      </w:r>
      <w:r>
        <w:rPr>
          <w:spacing w:val="55"/>
          <w:w w:val="105"/>
        </w:rPr>
        <w:t xml:space="preserve"> </w:t>
      </w:r>
      <w:r>
        <w:rPr>
          <w:w w:val="105"/>
        </w:rPr>
        <w:t>Modelling</w:t>
      </w:r>
      <w:r>
        <w:rPr>
          <w:spacing w:val="26"/>
          <w:w w:val="105"/>
        </w:rPr>
        <w:t xml:space="preserve"> </w:t>
      </w:r>
      <w:r>
        <w:rPr>
          <w:w w:val="105"/>
        </w:rPr>
        <w:t>the</w:t>
      </w:r>
      <w:r>
        <w:rPr>
          <w:spacing w:val="25"/>
          <w:w w:val="105"/>
        </w:rPr>
        <w:t xml:space="preserve"> </w:t>
      </w:r>
      <w:r>
        <w:rPr>
          <w:w w:val="105"/>
        </w:rPr>
        <w:t>pre-activity</w:t>
      </w:r>
      <w:r>
        <w:rPr>
          <w:spacing w:val="25"/>
          <w:w w:val="105"/>
        </w:rPr>
        <w:t xml:space="preserve"> </w:t>
      </w:r>
      <w:r>
        <w:rPr>
          <w:w w:val="105"/>
        </w:rPr>
        <w:t>probability</w:t>
      </w:r>
      <w:r>
        <w:rPr>
          <w:spacing w:val="26"/>
          <w:w w:val="105"/>
        </w:rPr>
        <w:t xml:space="preserve"> </w:t>
      </w:r>
      <w:r>
        <w:rPr>
          <w:w w:val="105"/>
        </w:rPr>
        <w:t>of</w:t>
      </w:r>
      <w:r>
        <w:rPr>
          <w:spacing w:val="25"/>
          <w:w w:val="105"/>
        </w:rPr>
        <w:t xml:space="preserve"> </w:t>
      </w:r>
      <w:r>
        <w:rPr>
          <w:w w:val="105"/>
        </w:rPr>
        <w:t>dive</w:t>
      </w:r>
      <w:r>
        <w:rPr>
          <w:spacing w:val="25"/>
          <w:w w:val="105"/>
        </w:rPr>
        <w:t xml:space="preserve"> </w:t>
      </w:r>
      <w:r>
        <w:rPr>
          <w:w w:val="105"/>
        </w:rPr>
        <w:t>detection</w:t>
      </w:r>
    </w:p>
    <w:p w14:paraId="6F21D621" w14:textId="77777777" w:rsidR="00C544BC" w:rsidRDefault="00C544BC">
      <w:pPr>
        <w:pStyle w:val="BodyText"/>
        <w:spacing w:before="12"/>
        <w:ind w:left="0"/>
        <w:rPr>
          <w:b/>
        </w:rPr>
      </w:pPr>
    </w:p>
    <w:p w14:paraId="0020A841" w14:textId="77777777" w:rsidR="00C544BC" w:rsidRDefault="00BD4BDE">
      <w:pPr>
        <w:pStyle w:val="BodyText"/>
        <w:spacing w:before="117"/>
      </w:pPr>
      <w:r>
        <w:rPr>
          <w:rFonts w:ascii="Trebuchet MS"/>
          <w:sz w:val="12"/>
        </w:rPr>
        <w:t xml:space="preserve">196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In</w:t>
      </w:r>
      <w:r>
        <w:rPr>
          <w:spacing w:val="-5"/>
          <w:w w:val="95"/>
        </w:rPr>
        <w:t xml:space="preserve"> </w:t>
      </w:r>
      <w:r>
        <w:rPr>
          <w:w w:val="95"/>
        </w:rPr>
        <w:t>the</w:t>
      </w:r>
      <w:r>
        <w:rPr>
          <w:spacing w:val="-5"/>
          <w:w w:val="95"/>
        </w:rPr>
        <w:t xml:space="preserve"> </w:t>
      </w:r>
      <w:r>
        <w:rPr>
          <w:w w:val="95"/>
        </w:rPr>
        <w:t>first</w:t>
      </w:r>
      <w:r>
        <w:rPr>
          <w:spacing w:val="-6"/>
          <w:w w:val="95"/>
        </w:rPr>
        <w:t xml:space="preserve"> </w:t>
      </w:r>
      <w:r>
        <w:rPr>
          <w:w w:val="95"/>
        </w:rPr>
        <w:t>model,</w:t>
      </w:r>
      <w:r>
        <w:rPr>
          <w:spacing w:val="-4"/>
          <w:w w:val="95"/>
        </w:rPr>
        <w:t xml:space="preserve"> </w:t>
      </w:r>
      <w:r>
        <w:rPr>
          <w:w w:val="95"/>
        </w:rPr>
        <w:t>we</w:t>
      </w:r>
      <w:r>
        <w:rPr>
          <w:spacing w:val="-6"/>
          <w:w w:val="95"/>
        </w:rPr>
        <w:t xml:space="preserve"> </w:t>
      </w:r>
      <w:r>
        <w:rPr>
          <w:w w:val="95"/>
        </w:rPr>
        <w:t>used</w:t>
      </w:r>
      <w:r>
        <w:rPr>
          <w:spacing w:val="-5"/>
          <w:w w:val="95"/>
        </w:rPr>
        <w:t xml:space="preserve"> </w:t>
      </w:r>
      <w:r>
        <w:rPr>
          <w:w w:val="95"/>
        </w:rPr>
        <w:t>data</w:t>
      </w:r>
      <w:r>
        <w:rPr>
          <w:spacing w:val="-5"/>
          <w:w w:val="95"/>
        </w:rPr>
        <w:t xml:space="preserve"> </w:t>
      </w:r>
      <w:r>
        <w:rPr>
          <w:w w:val="95"/>
        </w:rPr>
        <w:t>collected</w:t>
      </w:r>
      <w:r>
        <w:rPr>
          <w:spacing w:val="-6"/>
          <w:w w:val="95"/>
        </w:rPr>
        <w:t xml:space="preserve"> </w:t>
      </w:r>
      <w:r>
        <w:rPr>
          <w:w w:val="95"/>
        </w:rPr>
        <w:t>prior</w:t>
      </w:r>
      <w:r>
        <w:rPr>
          <w:spacing w:val="-5"/>
          <w:w w:val="95"/>
        </w:rPr>
        <w:t xml:space="preserve"> </w:t>
      </w:r>
      <w:r>
        <w:rPr>
          <w:w w:val="95"/>
        </w:rPr>
        <w:t>to</w:t>
      </w:r>
      <w:r>
        <w:rPr>
          <w:spacing w:val="-5"/>
          <w:w w:val="95"/>
        </w:rPr>
        <w:t xml:space="preserve"> </w:t>
      </w:r>
      <w:r>
        <w:rPr>
          <w:w w:val="95"/>
        </w:rPr>
        <w:t>SCCs,</w:t>
      </w:r>
      <w:r>
        <w:rPr>
          <w:spacing w:val="-5"/>
          <w:w w:val="95"/>
        </w:rPr>
        <w:t xml:space="preserve"> </w:t>
      </w:r>
      <w:r>
        <w:rPr>
          <w:w w:val="95"/>
        </w:rPr>
        <w:t>when</w:t>
      </w:r>
      <w:r>
        <w:rPr>
          <w:spacing w:val="-5"/>
          <w:w w:val="95"/>
        </w:rPr>
        <w:t xml:space="preserve"> </w:t>
      </w:r>
      <w:r>
        <w:rPr>
          <w:w w:val="95"/>
        </w:rPr>
        <w:t>no</w:t>
      </w:r>
      <w:r>
        <w:rPr>
          <w:spacing w:val="-6"/>
          <w:w w:val="95"/>
        </w:rPr>
        <w:t xml:space="preserve"> </w:t>
      </w:r>
      <w:r>
        <w:rPr>
          <w:w w:val="95"/>
        </w:rPr>
        <w:t>naval</w:t>
      </w:r>
      <w:r>
        <w:rPr>
          <w:spacing w:val="-5"/>
          <w:w w:val="95"/>
        </w:rPr>
        <w:t xml:space="preserve"> </w:t>
      </w:r>
      <w:r>
        <w:rPr>
          <w:w w:val="95"/>
        </w:rPr>
        <w:t>ships</w:t>
      </w:r>
      <w:r>
        <w:rPr>
          <w:spacing w:val="-5"/>
          <w:w w:val="95"/>
        </w:rPr>
        <w:t xml:space="preserve"> </w:t>
      </w:r>
      <w:r>
        <w:rPr>
          <w:w w:val="95"/>
        </w:rPr>
        <w:t>were</w:t>
      </w:r>
      <w:r>
        <w:rPr>
          <w:spacing w:val="-6"/>
          <w:w w:val="95"/>
        </w:rPr>
        <w:t xml:space="preserve"> </w:t>
      </w:r>
      <w:r>
        <w:rPr>
          <w:w w:val="95"/>
        </w:rPr>
        <w:t>present</w:t>
      </w:r>
      <w:r>
        <w:rPr>
          <w:spacing w:val="-5"/>
          <w:w w:val="95"/>
        </w:rPr>
        <w:t xml:space="preserve"> </w:t>
      </w:r>
      <w:r>
        <w:rPr>
          <w:w w:val="95"/>
        </w:rPr>
        <w:t>on</w:t>
      </w:r>
    </w:p>
    <w:p w14:paraId="7FE36741" w14:textId="77777777" w:rsidR="00C544BC" w:rsidRDefault="00BD4BDE">
      <w:pPr>
        <w:pStyle w:val="BodyText"/>
        <w:spacing w:before="155"/>
      </w:pPr>
      <w:r>
        <w:rPr>
          <w:rFonts w:ascii="Trebuchet MS"/>
          <w:sz w:val="12"/>
        </w:rPr>
        <w:t xml:space="preserve">197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the</w:t>
      </w:r>
      <w:r>
        <w:rPr>
          <w:spacing w:val="-6"/>
          <w:w w:val="95"/>
        </w:rPr>
        <w:t xml:space="preserve"> </w:t>
      </w:r>
      <w:r>
        <w:rPr>
          <w:w w:val="95"/>
        </w:rPr>
        <w:t>range</w:t>
      </w:r>
      <w:r>
        <w:rPr>
          <w:spacing w:val="-7"/>
          <w:w w:val="95"/>
        </w:rPr>
        <w:t xml:space="preserve"> </w:t>
      </w:r>
      <w:r>
        <w:rPr>
          <w:w w:val="95"/>
        </w:rPr>
        <w:t>and</w:t>
      </w:r>
      <w:r>
        <w:rPr>
          <w:spacing w:val="-6"/>
          <w:w w:val="95"/>
        </w:rPr>
        <w:t xml:space="preserve"> </w:t>
      </w:r>
      <w:r>
        <w:rPr>
          <w:w w:val="95"/>
        </w:rPr>
        <w:t>no</w:t>
      </w:r>
      <w:r>
        <w:rPr>
          <w:spacing w:val="-7"/>
          <w:w w:val="95"/>
        </w:rPr>
        <w:t xml:space="preserve"> </w:t>
      </w:r>
      <w:r>
        <w:rPr>
          <w:w w:val="95"/>
        </w:rPr>
        <w:t>other</w:t>
      </w:r>
      <w:r>
        <w:rPr>
          <w:spacing w:val="-6"/>
          <w:w w:val="95"/>
        </w:rPr>
        <w:t xml:space="preserve"> </w:t>
      </w:r>
      <w:r>
        <w:rPr>
          <w:w w:val="95"/>
        </w:rPr>
        <w:t>naval</w:t>
      </w:r>
      <w:r>
        <w:rPr>
          <w:spacing w:val="-7"/>
          <w:w w:val="95"/>
        </w:rPr>
        <w:t xml:space="preserve"> </w:t>
      </w:r>
      <w:r>
        <w:rPr>
          <w:w w:val="95"/>
        </w:rPr>
        <w:t>activity</w:t>
      </w:r>
      <w:r>
        <w:rPr>
          <w:spacing w:val="-7"/>
          <w:w w:val="95"/>
        </w:rPr>
        <w:t xml:space="preserve"> </w:t>
      </w:r>
      <w:r>
        <w:rPr>
          <w:w w:val="95"/>
        </w:rPr>
        <w:t>was</w:t>
      </w:r>
      <w:r>
        <w:rPr>
          <w:spacing w:val="-6"/>
          <w:w w:val="95"/>
        </w:rPr>
        <w:t xml:space="preserve"> </w:t>
      </w:r>
      <w:r>
        <w:rPr>
          <w:w w:val="95"/>
        </w:rPr>
        <w:t>known</w:t>
      </w:r>
      <w:r>
        <w:rPr>
          <w:spacing w:val="-7"/>
          <w:w w:val="95"/>
        </w:rPr>
        <w:t xml:space="preserve"> </w:t>
      </w:r>
      <w:r>
        <w:rPr>
          <w:w w:val="95"/>
        </w:rPr>
        <w:t>to</w:t>
      </w:r>
      <w:r>
        <w:rPr>
          <w:spacing w:val="-6"/>
          <w:w w:val="95"/>
        </w:rPr>
        <w:t xml:space="preserve"> </w:t>
      </w:r>
      <w:r>
        <w:rPr>
          <w:w w:val="95"/>
        </w:rPr>
        <w:t>occur,</w:t>
      </w:r>
      <w:r>
        <w:rPr>
          <w:spacing w:val="-5"/>
          <w:w w:val="95"/>
        </w:rPr>
        <w:t xml:space="preserve"> </w:t>
      </w:r>
      <w:r>
        <w:rPr>
          <w:w w:val="95"/>
        </w:rPr>
        <w:t>to</w:t>
      </w:r>
      <w:r>
        <w:rPr>
          <w:spacing w:val="-7"/>
          <w:w w:val="95"/>
        </w:rPr>
        <w:t xml:space="preserve"> </w:t>
      </w:r>
      <w:r>
        <w:rPr>
          <w:w w:val="95"/>
        </w:rPr>
        <w:t>model</w:t>
      </w:r>
      <w:r>
        <w:rPr>
          <w:spacing w:val="-6"/>
          <w:w w:val="95"/>
        </w:rPr>
        <w:t xml:space="preserve"> </w:t>
      </w:r>
      <w:r>
        <w:rPr>
          <w:w w:val="95"/>
        </w:rPr>
        <w:t>the</w:t>
      </w:r>
      <w:r>
        <w:rPr>
          <w:spacing w:val="-7"/>
          <w:w w:val="95"/>
        </w:rPr>
        <w:t xml:space="preserve"> </w:t>
      </w:r>
      <w:r>
        <w:rPr>
          <w:w w:val="95"/>
        </w:rPr>
        <w:t>spatial</w:t>
      </w:r>
      <w:r>
        <w:rPr>
          <w:spacing w:val="-7"/>
          <w:w w:val="95"/>
        </w:rPr>
        <w:t xml:space="preserve"> </w:t>
      </w:r>
      <w:r>
        <w:rPr>
          <w:w w:val="95"/>
        </w:rPr>
        <w:t>distribution</w:t>
      </w:r>
      <w:r>
        <w:rPr>
          <w:spacing w:val="-6"/>
          <w:w w:val="95"/>
        </w:rPr>
        <w:t xml:space="preserve"> </w:t>
      </w:r>
      <w:r>
        <w:rPr>
          <w:w w:val="95"/>
        </w:rPr>
        <w:t>of</w:t>
      </w:r>
    </w:p>
    <w:p w14:paraId="51FD17CF" w14:textId="625A2879" w:rsidR="00C544BC" w:rsidRDefault="00BD4BDE">
      <w:pPr>
        <w:pStyle w:val="BodyText"/>
      </w:pPr>
      <w:r>
        <w:rPr>
          <w:rFonts w:ascii="Trebuchet MS"/>
          <w:sz w:val="12"/>
        </w:rPr>
        <w:t xml:space="preserve">198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0"/>
        </w:rPr>
        <w:t>GVP</w:t>
      </w:r>
      <w:r>
        <w:rPr>
          <w:spacing w:val="17"/>
          <w:w w:val="90"/>
        </w:rPr>
        <w:t xml:space="preserve"> </w:t>
      </w:r>
      <w:r>
        <w:rPr>
          <w:w w:val="90"/>
        </w:rPr>
        <w:t>detections</w:t>
      </w:r>
      <w:r>
        <w:rPr>
          <w:spacing w:val="17"/>
          <w:w w:val="90"/>
        </w:rPr>
        <w:t xml:space="preserve"> </w:t>
      </w:r>
      <w:r>
        <w:rPr>
          <w:w w:val="90"/>
        </w:rPr>
        <w:t>across</w:t>
      </w:r>
      <w:r>
        <w:rPr>
          <w:spacing w:val="17"/>
          <w:w w:val="90"/>
        </w:rPr>
        <w:t xml:space="preserve"> </w:t>
      </w:r>
      <w:r>
        <w:rPr>
          <w:w w:val="90"/>
        </w:rPr>
        <w:t>the</w:t>
      </w:r>
      <w:r>
        <w:rPr>
          <w:spacing w:val="18"/>
          <w:w w:val="90"/>
        </w:rPr>
        <w:t xml:space="preserve"> </w:t>
      </w:r>
      <w:r>
        <w:rPr>
          <w:w w:val="90"/>
        </w:rPr>
        <w:t>range.</w:t>
      </w:r>
      <w:r>
        <w:rPr>
          <w:spacing w:val="60"/>
        </w:rPr>
        <w:t xml:space="preserve"> </w:t>
      </w:r>
      <w:r>
        <w:rPr>
          <w:w w:val="90"/>
        </w:rPr>
        <w:t>Because</w:t>
      </w:r>
      <w:r>
        <w:rPr>
          <w:spacing w:val="17"/>
          <w:w w:val="90"/>
        </w:rPr>
        <w:t xml:space="preserve"> </w:t>
      </w:r>
      <w:r>
        <w:rPr>
          <w:w w:val="90"/>
        </w:rPr>
        <w:t>of</w:t>
      </w:r>
      <w:r>
        <w:rPr>
          <w:spacing w:val="18"/>
          <w:w w:val="90"/>
        </w:rPr>
        <w:t xml:space="preserve"> </w:t>
      </w:r>
      <w:r>
        <w:rPr>
          <w:w w:val="90"/>
        </w:rPr>
        <w:t>the</w:t>
      </w:r>
      <w:r>
        <w:rPr>
          <w:spacing w:val="17"/>
          <w:w w:val="90"/>
        </w:rPr>
        <w:t xml:space="preserve"> </w:t>
      </w:r>
      <w:r>
        <w:rPr>
          <w:w w:val="90"/>
        </w:rPr>
        <w:t>way</w:t>
      </w:r>
      <w:r>
        <w:rPr>
          <w:spacing w:val="17"/>
          <w:w w:val="90"/>
        </w:rPr>
        <w:t xml:space="preserve"> </w:t>
      </w:r>
      <w:r>
        <w:rPr>
          <w:w w:val="90"/>
        </w:rPr>
        <w:t>that</w:t>
      </w:r>
      <w:r>
        <w:rPr>
          <w:spacing w:val="17"/>
          <w:w w:val="90"/>
        </w:rPr>
        <w:t xml:space="preserve"> </w:t>
      </w:r>
      <w:r>
        <w:rPr>
          <w:w w:val="90"/>
        </w:rPr>
        <w:t>GVPs</w:t>
      </w:r>
      <w:r>
        <w:rPr>
          <w:spacing w:val="17"/>
          <w:w w:val="90"/>
        </w:rPr>
        <w:t xml:space="preserve"> </w:t>
      </w:r>
      <w:r>
        <w:rPr>
          <w:w w:val="90"/>
        </w:rPr>
        <w:t>were</w:t>
      </w:r>
      <w:r>
        <w:rPr>
          <w:spacing w:val="17"/>
          <w:w w:val="90"/>
        </w:rPr>
        <w:t xml:space="preserve"> </w:t>
      </w:r>
      <w:r>
        <w:rPr>
          <w:w w:val="90"/>
        </w:rPr>
        <w:t>assigned</w:t>
      </w:r>
      <w:r>
        <w:rPr>
          <w:spacing w:val="17"/>
          <w:w w:val="90"/>
        </w:rPr>
        <w:t xml:space="preserve"> </w:t>
      </w:r>
      <w:r>
        <w:rPr>
          <w:w w:val="90"/>
        </w:rPr>
        <w:t>to</w:t>
      </w:r>
      <w:r>
        <w:rPr>
          <w:spacing w:val="17"/>
          <w:w w:val="90"/>
        </w:rPr>
        <w:t xml:space="preserve"> </w:t>
      </w:r>
      <w:r>
        <w:rPr>
          <w:w w:val="90"/>
        </w:rPr>
        <w:t>hydrophones</w:t>
      </w:r>
      <w:ins w:id="11" w:author="Daryl Boness" w:date="2022-04-15T12:58:00Z">
        <w:r w:rsidR="004A1208">
          <w:rPr>
            <w:w w:val="90"/>
          </w:rPr>
          <w:t>,</w:t>
        </w:r>
      </w:ins>
    </w:p>
    <w:p w14:paraId="75873756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199 </w:t>
      </w:r>
      <w:proofErr w:type="gramStart"/>
      <w:r>
        <w:rPr>
          <w:rFonts w:ascii="Trebuchet MS"/>
          <w:sz w:val="12"/>
        </w:rPr>
        <w:t xml:space="preserve">  </w:t>
      </w:r>
      <w:r>
        <w:rPr>
          <w:rFonts w:ascii="Trebuchet MS"/>
          <w:spacing w:val="28"/>
          <w:sz w:val="12"/>
        </w:rPr>
        <w:t xml:space="preserve"> </w:t>
      </w:r>
      <w:r>
        <w:t>(</w:t>
      </w:r>
      <w:proofErr w:type="gramEnd"/>
      <w:r>
        <w:t>see</w:t>
      </w:r>
      <w:r>
        <w:rPr>
          <w:spacing w:val="7"/>
        </w:rPr>
        <w:t xml:space="preserve"> </w:t>
      </w:r>
      <w:r>
        <w:t>Section</w:t>
      </w:r>
      <w:r>
        <w:rPr>
          <w:spacing w:val="7"/>
        </w:rPr>
        <w:t xml:space="preserve"> </w:t>
      </w:r>
      <w:r>
        <w:t>2.1.1)</w:t>
      </w:r>
      <w:r>
        <w:rPr>
          <w:spacing w:val="6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data</w:t>
      </w:r>
      <w:r>
        <w:rPr>
          <w:spacing w:val="7"/>
        </w:rPr>
        <w:t xml:space="preserve"> </w:t>
      </w:r>
      <w:r>
        <w:t>were</w:t>
      </w:r>
      <w:r>
        <w:rPr>
          <w:spacing w:val="7"/>
        </w:rPr>
        <w:t xml:space="preserve"> </w:t>
      </w:r>
      <w:r>
        <w:t>not</w:t>
      </w:r>
      <w:r>
        <w:rPr>
          <w:spacing w:val="6"/>
        </w:rPr>
        <w:t xml:space="preserve"> </w:t>
      </w:r>
      <w:r>
        <w:t>continuous</w:t>
      </w:r>
      <w:r>
        <w:rPr>
          <w:spacing w:val="7"/>
        </w:rPr>
        <w:t xml:space="preserve"> </w:t>
      </w:r>
      <w:r>
        <w:t>in</w:t>
      </w:r>
      <w:r>
        <w:rPr>
          <w:spacing w:val="7"/>
        </w:rPr>
        <w:t xml:space="preserve"> </w:t>
      </w:r>
      <w:r>
        <w:t>space.</w:t>
      </w:r>
      <w:r>
        <w:rPr>
          <w:spacing w:val="39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account</w:t>
      </w:r>
      <w:r>
        <w:rPr>
          <w:spacing w:val="6"/>
        </w:rPr>
        <w:t xml:space="preserve"> </w:t>
      </w:r>
      <w:r>
        <w:t>for</w:t>
      </w:r>
      <w:r>
        <w:rPr>
          <w:spacing w:val="7"/>
        </w:rPr>
        <w:t xml:space="preserve"> </w:t>
      </w:r>
      <w:r>
        <w:t>this,</w:t>
      </w:r>
      <w:r>
        <w:rPr>
          <w:spacing w:val="8"/>
        </w:rPr>
        <w:t xml:space="preserve"> </w:t>
      </w:r>
      <w:r>
        <w:t>we</w:t>
      </w:r>
      <w:r>
        <w:rPr>
          <w:spacing w:val="7"/>
        </w:rPr>
        <w:t xml:space="preserve"> </w:t>
      </w:r>
      <w:r>
        <w:t>used</w:t>
      </w:r>
      <w:r>
        <w:rPr>
          <w:spacing w:val="7"/>
        </w:rPr>
        <w:t xml:space="preserve"> </w:t>
      </w:r>
      <w:r>
        <w:t>a</w:t>
      </w:r>
    </w:p>
    <w:p w14:paraId="5F62E7F5" w14:textId="77777777" w:rsidR="00C544BC" w:rsidRDefault="00BD4BDE">
      <w:pPr>
        <w:pStyle w:val="BodyText"/>
        <w:spacing w:before="144"/>
      </w:pPr>
      <w:r>
        <w:rPr>
          <w:rFonts w:ascii="Trebuchet MS"/>
          <w:sz w:val="12"/>
        </w:rPr>
        <w:t xml:space="preserve">200    </w:t>
      </w:r>
      <w:r>
        <w:rPr>
          <w:rFonts w:ascii="Trebuchet MS"/>
          <w:spacing w:val="19"/>
          <w:sz w:val="12"/>
        </w:rPr>
        <w:t xml:space="preserve"> </w:t>
      </w:r>
      <w:r>
        <w:rPr>
          <w:spacing w:val="-2"/>
        </w:rPr>
        <w:t>Markov</w:t>
      </w:r>
      <w:r>
        <w:rPr>
          <w:spacing w:val="-1"/>
        </w:rPr>
        <w:t xml:space="preserve"> </w:t>
      </w:r>
      <w:r>
        <w:rPr>
          <w:spacing w:val="-2"/>
        </w:rPr>
        <w:t xml:space="preserve">random </w:t>
      </w:r>
      <w:r>
        <w:rPr>
          <w:spacing w:val="-1"/>
        </w:rPr>
        <w:t>field</w:t>
      </w:r>
      <w:r>
        <w:rPr>
          <w:spacing w:val="-2"/>
        </w:rPr>
        <w:t xml:space="preserve"> </w:t>
      </w:r>
      <w:r>
        <w:rPr>
          <w:spacing w:val="-1"/>
        </w:rPr>
        <w:t>(MRF)</w:t>
      </w:r>
      <w:r>
        <w:rPr>
          <w:spacing w:val="-2"/>
        </w:rPr>
        <w:t xml:space="preserve"> </w:t>
      </w:r>
      <w:r>
        <w:rPr>
          <w:spacing w:val="-1"/>
        </w:rPr>
        <w:t>implemented</w:t>
      </w:r>
      <w:r>
        <w:rPr>
          <w:spacing w:val="-2"/>
        </w:rPr>
        <w:t xml:space="preserve"> </w:t>
      </w:r>
      <w:r>
        <w:rPr>
          <w:spacing w:val="-1"/>
        </w:rPr>
        <w:t>in the</w:t>
      </w:r>
      <w:r>
        <w:rPr>
          <w:spacing w:val="-2"/>
        </w:rPr>
        <w:t xml:space="preserve"> </w:t>
      </w:r>
      <w:r>
        <w:rPr>
          <w:rFonts w:ascii="Lucida Sans Unicode"/>
          <w:spacing w:val="-1"/>
        </w:rPr>
        <w:t>R</w:t>
      </w:r>
      <w:r>
        <w:rPr>
          <w:rFonts w:ascii="Lucida Sans Unicode"/>
          <w:spacing w:val="-18"/>
        </w:rPr>
        <w:t xml:space="preserve"> </w:t>
      </w:r>
      <w:r>
        <w:rPr>
          <w:spacing w:val="-1"/>
        </w:rPr>
        <w:t>package</w:t>
      </w:r>
      <w:r>
        <w:rPr>
          <w:spacing w:val="-2"/>
        </w:rPr>
        <w:t xml:space="preserve"> </w:t>
      </w:r>
      <w:proofErr w:type="spellStart"/>
      <w:r>
        <w:rPr>
          <w:spacing w:val="-1"/>
        </w:rPr>
        <w:t>mgcv</w:t>
      </w:r>
      <w:proofErr w:type="spellEnd"/>
      <w:r>
        <w:rPr>
          <w:spacing w:val="-1"/>
        </w:rPr>
        <w:t xml:space="preserve"> (Wood,</w:t>
      </w:r>
      <w:r>
        <w:rPr>
          <w:spacing w:val="-2"/>
        </w:rPr>
        <w:t xml:space="preserve"> </w:t>
      </w:r>
      <w:r>
        <w:rPr>
          <w:spacing w:val="-1"/>
        </w:rPr>
        <w:t>2017) to</w:t>
      </w:r>
      <w:r>
        <w:rPr>
          <w:spacing w:val="-2"/>
        </w:rPr>
        <w:t xml:space="preserve"> </w:t>
      </w:r>
      <w:r>
        <w:rPr>
          <w:spacing w:val="-1"/>
        </w:rPr>
        <w:t>model</w:t>
      </w:r>
    </w:p>
    <w:p w14:paraId="70699CCF" w14:textId="77777777" w:rsidR="00C544BC" w:rsidRDefault="00BD4BDE">
      <w:pPr>
        <w:pStyle w:val="BodyText"/>
        <w:spacing w:before="120"/>
      </w:pPr>
      <w:r>
        <w:rPr>
          <w:rFonts w:ascii="Trebuchet MS"/>
          <w:sz w:val="12"/>
        </w:rPr>
        <w:t xml:space="preserve">201    </w:t>
      </w:r>
      <w:r>
        <w:rPr>
          <w:rFonts w:ascii="Trebuchet MS"/>
          <w:spacing w:val="19"/>
          <w:sz w:val="12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spatial</w:t>
      </w:r>
      <w:r>
        <w:rPr>
          <w:spacing w:val="10"/>
        </w:rPr>
        <w:t xml:space="preserve"> </w:t>
      </w:r>
      <w:r>
        <w:t>distribution</w:t>
      </w:r>
      <w:r>
        <w:rPr>
          <w:spacing w:val="11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GVP</w:t>
      </w:r>
      <w:r>
        <w:rPr>
          <w:spacing w:val="11"/>
        </w:rPr>
        <w:t xml:space="preserve"> </w:t>
      </w:r>
      <w:r>
        <w:t>detections.</w:t>
      </w:r>
      <w:r>
        <w:rPr>
          <w:spacing w:val="53"/>
        </w:rPr>
        <w:t xml:space="preserve"> </w:t>
      </w:r>
      <w:r>
        <w:t>Markov</w:t>
      </w:r>
      <w:r>
        <w:rPr>
          <w:spacing w:val="10"/>
        </w:rPr>
        <w:t xml:space="preserve"> </w:t>
      </w:r>
      <w:r>
        <w:t>random</w:t>
      </w:r>
      <w:r>
        <w:rPr>
          <w:spacing w:val="11"/>
        </w:rPr>
        <w:t xml:space="preserve"> </w:t>
      </w:r>
      <w:r>
        <w:t>fields</w:t>
      </w:r>
      <w:r>
        <w:rPr>
          <w:spacing w:val="10"/>
        </w:rPr>
        <w:t xml:space="preserve"> </w:t>
      </w:r>
      <w:r>
        <w:t>(Rue</w:t>
      </w:r>
      <w:r>
        <w:rPr>
          <w:spacing w:val="11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Held,</w:t>
      </w:r>
      <w:r>
        <w:rPr>
          <w:spacing w:val="14"/>
        </w:rPr>
        <w:t xml:space="preserve"> </w:t>
      </w:r>
      <w:r>
        <w:t>2005)</w:t>
      </w:r>
    </w:p>
    <w:p w14:paraId="1EB1A63D" w14:textId="77777777" w:rsidR="00C544BC" w:rsidRDefault="00BD4BDE">
      <w:pPr>
        <w:pStyle w:val="BodyText"/>
        <w:spacing w:before="155"/>
      </w:pPr>
      <w:r>
        <w:rPr>
          <w:rFonts w:ascii="Trebuchet MS" w:hAnsi="Trebuchet MS"/>
          <w:sz w:val="12"/>
        </w:rPr>
        <w:t xml:space="preserve">202    </w:t>
      </w:r>
      <w:r>
        <w:rPr>
          <w:rFonts w:ascii="Trebuchet MS" w:hAnsi="Trebuchet MS"/>
          <w:spacing w:val="19"/>
          <w:sz w:val="12"/>
        </w:rPr>
        <w:t xml:space="preserve"> </w:t>
      </w:r>
      <w:r>
        <w:rPr>
          <w:w w:val="95"/>
        </w:rPr>
        <w:t>model</w:t>
      </w:r>
      <w:r>
        <w:rPr>
          <w:spacing w:val="-8"/>
          <w:w w:val="95"/>
        </w:rPr>
        <w:t xml:space="preserve"> </w:t>
      </w:r>
      <w:r>
        <w:rPr>
          <w:w w:val="95"/>
        </w:rPr>
        <w:t>correlation</w:t>
      </w:r>
      <w:r>
        <w:rPr>
          <w:spacing w:val="-8"/>
          <w:w w:val="95"/>
        </w:rPr>
        <w:t xml:space="preserve"> </w:t>
      </w:r>
      <w:r>
        <w:rPr>
          <w:w w:val="95"/>
        </w:rPr>
        <w:t>in</w:t>
      </w:r>
      <w:r>
        <w:rPr>
          <w:spacing w:val="-8"/>
          <w:w w:val="95"/>
        </w:rPr>
        <w:t xml:space="preserve"> </w:t>
      </w:r>
      <w:r>
        <w:rPr>
          <w:w w:val="95"/>
        </w:rPr>
        <w:t>space</w:t>
      </w:r>
      <w:r>
        <w:rPr>
          <w:spacing w:val="-9"/>
          <w:w w:val="95"/>
        </w:rPr>
        <w:t xml:space="preserve"> </w:t>
      </w:r>
      <w:r>
        <w:rPr>
          <w:w w:val="95"/>
        </w:rPr>
        <w:t>between</w:t>
      </w:r>
      <w:r>
        <w:rPr>
          <w:spacing w:val="-8"/>
          <w:w w:val="95"/>
        </w:rPr>
        <w:t xml:space="preserve"> </w:t>
      </w:r>
      <w:r>
        <w:rPr>
          <w:w w:val="95"/>
        </w:rPr>
        <w:t>discrete</w:t>
      </w:r>
      <w:r>
        <w:rPr>
          <w:spacing w:val="-8"/>
          <w:w w:val="95"/>
        </w:rPr>
        <w:t xml:space="preserve"> </w:t>
      </w:r>
      <w:r>
        <w:rPr>
          <w:w w:val="95"/>
        </w:rPr>
        <w:t>spatial</w:t>
      </w:r>
      <w:r>
        <w:rPr>
          <w:spacing w:val="-8"/>
          <w:w w:val="95"/>
        </w:rPr>
        <w:t xml:space="preserve"> </w:t>
      </w:r>
      <w:r>
        <w:rPr>
          <w:w w:val="95"/>
        </w:rPr>
        <w:t>units</w:t>
      </w:r>
      <w:r>
        <w:rPr>
          <w:spacing w:val="-8"/>
          <w:w w:val="95"/>
        </w:rPr>
        <w:t xml:space="preserve"> </w:t>
      </w:r>
      <w:r>
        <w:rPr>
          <w:w w:val="95"/>
        </w:rPr>
        <w:t>(henceforth,</w:t>
      </w:r>
      <w:r>
        <w:rPr>
          <w:spacing w:val="-7"/>
          <w:w w:val="95"/>
        </w:rPr>
        <w:t xml:space="preserve"> </w:t>
      </w:r>
      <w:r>
        <w:rPr>
          <w:w w:val="95"/>
        </w:rPr>
        <w:t>“tiles”).</w:t>
      </w:r>
      <w:r>
        <w:rPr>
          <w:spacing w:val="17"/>
          <w:w w:val="95"/>
        </w:rPr>
        <w:t xml:space="preserve"> </w:t>
      </w:r>
      <w:r>
        <w:rPr>
          <w:w w:val="95"/>
        </w:rPr>
        <w:t>The</w:t>
      </w:r>
      <w:r>
        <w:rPr>
          <w:spacing w:val="-9"/>
          <w:w w:val="95"/>
        </w:rPr>
        <w:t xml:space="preserve"> </w:t>
      </w:r>
      <w:r>
        <w:rPr>
          <w:w w:val="95"/>
        </w:rPr>
        <w:t>correlation</w:t>
      </w:r>
    </w:p>
    <w:p w14:paraId="20434183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203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between</w:t>
      </w:r>
      <w:r>
        <w:rPr>
          <w:spacing w:val="-2"/>
          <w:w w:val="95"/>
        </w:rPr>
        <w:t xml:space="preserve"> </w:t>
      </w:r>
      <w:r>
        <w:rPr>
          <w:w w:val="95"/>
        </w:rPr>
        <w:t>two</w:t>
      </w:r>
      <w:r>
        <w:rPr>
          <w:spacing w:val="-2"/>
          <w:w w:val="95"/>
        </w:rPr>
        <w:t xml:space="preserve"> </w:t>
      </w:r>
      <w:r>
        <w:rPr>
          <w:w w:val="95"/>
        </w:rPr>
        <w:t>tiles</w:t>
      </w:r>
      <w:r>
        <w:rPr>
          <w:spacing w:val="-2"/>
          <w:w w:val="95"/>
        </w:rPr>
        <w:t xml:space="preserve"> </w:t>
      </w:r>
      <w:r>
        <w:rPr>
          <w:w w:val="95"/>
        </w:rPr>
        <w:t>is</w:t>
      </w:r>
      <w:r>
        <w:rPr>
          <w:spacing w:val="-2"/>
          <w:w w:val="95"/>
        </w:rPr>
        <w:t xml:space="preserve"> </w:t>
      </w:r>
      <w:r>
        <w:rPr>
          <w:w w:val="95"/>
        </w:rPr>
        <w:t>dictated</w:t>
      </w:r>
      <w:r>
        <w:rPr>
          <w:spacing w:val="-2"/>
          <w:w w:val="95"/>
        </w:rPr>
        <w:t xml:space="preserve"> </w:t>
      </w:r>
      <w:r>
        <w:rPr>
          <w:w w:val="95"/>
        </w:rPr>
        <w:t>by</w:t>
      </w:r>
      <w:r>
        <w:rPr>
          <w:spacing w:val="-3"/>
          <w:w w:val="95"/>
        </w:rPr>
        <w:t xml:space="preserve"> </w:t>
      </w:r>
      <w:r>
        <w:rPr>
          <w:w w:val="95"/>
        </w:rPr>
        <w:t>distance,</w:t>
      </w:r>
      <w:r>
        <w:rPr>
          <w:spacing w:val="-1"/>
          <w:w w:val="95"/>
        </w:rPr>
        <w:t xml:space="preserve"> </w:t>
      </w:r>
      <w:r>
        <w:rPr>
          <w:w w:val="95"/>
        </w:rPr>
        <w:t>as</w:t>
      </w:r>
      <w:r>
        <w:rPr>
          <w:spacing w:val="-2"/>
          <w:w w:val="95"/>
        </w:rPr>
        <w:t xml:space="preserve"> </w:t>
      </w:r>
      <w:r>
        <w:rPr>
          <w:w w:val="95"/>
        </w:rPr>
        <w:t>measured</w:t>
      </w:r>
      <w:r>
        <w:rPr>
          <w:spacing w:val="-2"/>
          <w:w w:val="95"/>
        </w:rPr>
        <w:t xml:space="preserve"> </w:t>
      </w:r>
      <w:r>
        <w:rPr>
          <w:w w:val="95"/>
        </w:rPr>
        <w:t>by</w:t>
      </w:r>
      <w:r>
        <w:rPr>
          <w:spacing w:val="-2"/>
          <w:w w:val="95"/>
        </w:rPr>
        <w:t xml:space="preserve"> </w:t>
      </w:r>
      <w:r>
        <w:rPr>
          <w:w w:val="95"/>
        </w:rPr>
        <w:t>the</w:t>
      </w:r>
      <w:r>
        <w:rPr>
          <w:spacing w:val="-3"/>
          <w:w w:val="95"/>
        </w:rPr>
        <w:t xml:space="preserve"> </w:t>
      </w:r>
      <w:r>
        <w:rPr>
          <w:w w:val="95"/>
        </w:rPr>
        <w:t>number</w:t>
      </w:r>
      <w:r>
        <w:rPr>
          <w:spacing w:val="-2"/>
          <w:w w:val="95"/>
        </w:rPr>
        <w:t xml:space="preserve"> </w:t>
      </w:r>
      <w:r>
        <w:rPr>
          <w:w w:val="95"/>
        </w:rPr>
        <w:t>of</w:t>
      </w:r>
      <w:r>
        <w:rPr>
          <w:spacing w:val="-2"/>
          <w:w w:val="95"/>
        </w:rPr>
        <w:t xml:space="preserve"> </w:t>
      </w:r>
      <w:r>
        <w:rPr>
          <w:w w:val="95"/>
        </w:rPr>
        <w:t>other</w:t>
      </w:r>
      <w:r>
        <w:rPr>
          <w:spacing w:val="-2"/>
          <w:w w:val="95"/>
        </w:rPr>
        <w:t xml:space="preserve"> </w:t>
      </w:r>
      <w:r>
        <w:rPr>
          <w:w w:val="95"/>
        </w:rPr>
        <w:t>tiles</w:t>
      </w:r>
      <w:r>
        <w:rPr>
          <w:spacing w:val="-2"/>
          <w:w w:val="95"/>
        </w:rPr>
        <w:t xml:space="preserve"> </w:t>
      </w:r>
      <w:r>
        <w:rPr>
          <w:w w:val="95"/>
        </w:rPr>
        <w:t>one</w:t>
      </w:r>
      <w:r>
        <w:rPr>
          <w:spacing w:val="-2"/>
          <w:w w:val="95"/>
        </w:rPr>
        <w:t xml:space="preserve"> </w:t>
      </w:r>
      <w:r>
        <w:rPr>
          <w:w w:val="95"/>
        </w:rPr>
        <w:t>needs</w:t>
      </w:r>
    </w:p>
    <w:p w14:paraId="4F34FFC7" w14:textId="77777777" w:rsidR="00C544BC" w:rsidRDefault="00BD4BDE">
      <w:pPr>
        <w:pStyle w:val="BodyText"/>
      </w:pPr>
      <w:r>
        <w:rPr>
          <w:rFonts w:ascii="Trebuchet MS" w:hAnsi="Trebuchet MS"/>
          <w:sz w:val="12"/>
        </w:rPr>
        <w:t xml:space="preserve">204    </w:t>
      </w:r>
      <w:r>
        <w:rPr>
          <w:rFonts w:ascii="Trebuchet MS" w:hAnsi="Trebuchet MS"/>
          <w:spacing w:val="19"/>
          <w:sz w:val="12"/>
        </w:rPr>
        <w:t xml:space="preserve"> </w:t>
      </w:r>
      <w:r>
        <w:rPr>
          <w:w w:val="95"/>
        </w:rPr>
        <w:t>to</w:t>
      </w:r>
      <w:r>
        <w:rPr>
          <w:spacing w:val="18"/>
          <w:w w:val="95"/>
        </w:rPr>
        <w:t xml:space="preserve"> </w:t>
      </w:r>
      <w:r>
        <w:rPr>
          <w:w w:val="95"/>
        </w:rPr>
        <w:t>pass</w:t>
      </w:r>
      <w:r>
        <w:rPr>
          <w:spacing w:val="17"/>
          <w:w w:val="95"/>
        </w:rPr>
        <w:t xml:space="preserve"> </w:t>
      </w:r>
      <w:r>
        <w:rPr>
          <w:w w:val="95"/>
        </w:rPr>
        <w:t>through</w:t>
      </w:r>
      <w:r>
        <w:rPr>
          <w:spacing w:val="17"/>
          <w:w w:val="95"/>
        </w:rPr>
        <w:t xml:space="preserve"> </w:t>
      </w:r>
      <w:r>
        <w:rPr>
          <w:w w:val="95"/>
        </w:rPr>
        <w:t>to</w:t>
      </w:r>
      <w:r>
        <w:rPr>
          <w:spacing w:val="17"/>
          <w:w w:val="95"/>
        </w:rPr>
        <w:t xml:space="preserve"> </w:t>
      </w:r>
      <w:r>
        <w:rPr>
          <w:w w:val="95"/>
        </w:rPr>
        <w:t>travel</w:t>
      </w:r>
      <w:r>
        <w:rPr>
          <w:spacing w:val="17"/>
          <w:w w:val="95"/>
        </w:rPr>
        <w:t xml:space="preserve"> </w:t>
      </w:r>
      <w:r>
        <w:rPr>
          <w:w w:val="95"/>
        </w:rPr>
        <w:t>between</w:t>
      </w:r>
      <w:r>
        <w:rPr>
          <w:spacing w:val="18"/>
          <w:w w:val="95"/>
        </w:rPr>
        <w:t xml:space="preserve"> </w:t>
      </w:r>
      <w:r>
        <w:rPr>
          <w:w w:val="95"/>
        </w:rPr>
        <w:t>two</w:t>
      </w:r>
      <w:r>
        <w:rPr>
          <w:spacing w:val="17"/>
          <w:w w:val="95"/>
        </w:rPr>
        <w:t xml:space="preserve"> </w:t>
      </w:r>
      <w:r>
        <w:rPr>
          <w:w w:val="95"/>
        </w:rPr>
        <w:t>tiles</w:t>
      </w:r>
      <w:r>
        <w:rPr>
          <w:spacing w:val="17"/>
          <w:w w:val="95"/>
        </w:rPr>
        <w:t xml:space="preserve"> </w:t>
      </w:r>
      <w:r>
        <w:rPr>
          <w:w w:val="95"/>
        </w:rPr>
        <w:t>(“hops”);</w:t>
      </w:r>
      <w:r>
        <w:rPr>
          <w:spacing w:val="17"/>
          <w:w w:val="95"/>
        </w:rPr>
        <w:t xml:space="preserve"> </w:t>
      </w:r>
      <w:r>
        <w:rPr>
          <w:w w:val="95"/>
        </w:rPr>
        <w:t>correlation</w:t>
      </w:r>
      <w:r>
        <w:rPr>
          <w:spacing w:val="17"/>
          <w:w w:val="95"/>
        </w:rPr>
        <w:t xml:space="preserve"> </w:t>
      </w:r>
      <w:r>
        <w:rPr>
          <w:w w:val="95"/>
        </w:rPr>
        <w:t>is</w:t>
      </w:r>
      <w:r>
        <w:rPr>
          <w:spacing w:val="18"/>
          <w:w w:val="95"/>
        </w:rPr>
        <w:t xml:space="preserve"> </w:t>
      </w:r>
      <w:r>
        <w:rPr>
          <w:w w:val="95"/>
        </w:rPr>
        <w:t>strongest</w:t>
      </w:r>
      <w:r>
        <w:rPr>
          <w:spacing w:val="17"/>
          <w:w w:val="95"/>
        </w:rPr>
        <w:t xml:space="preserve"> </w:t>
      </w:r>
      <w:r>
        <w:rPr>
          <w:w w:val="95"/>
        </w:rPr>
        <w:t>between</w:t>
      </w:r>
      <w:r>
        <w:rPr>
          <w:spacing w:val="17"/>
          <w:w w:val="95"/>
        </w:rPr>
        <w:t xml:space="preserve"> </w:t>
      </w:r>
      <w:r>
        <w:rPr>
          <w:w w:val="95"/>
        </w:rPr>
        <w:t>a</w:t>
      </w:r>
      <w:r>
        <w:rPr>
          <w:spacing w:val="17"/>
          <w:w w:val="95"/>
        </w:rPr>
        <w:t xml:space="preserve"> </w:t>
      </w:r>
      <w:r>
        <w:rPr>
          <w:w w:val="95"/>
        </w:rPr>
        <w:t>tile</w:t>
      </w:r>
    </w:p>
    <w:p w14:paraId="3F45502E" w14:textId="77777777" w:rsidR="00C544BC" w:rsidRDefault="00BD4BDE">
      <w:pPr>
        <w:pStyle w:val="BodyText"/>
        <w:spacing w:before="155"/>
      </w:pPr>
      <w:r>
        <w:rPr>
          <w:rFonts w:ascii="Trebuchet MS"/>
          <w:sz w:val="12"/>
        </w:rPr>
        <w:t xml:space="preserve">205    </w:t>
      </w:r>
      <w:r>
        <w:rPr>
          <w:rFonts w:ascii="Trebuchet MS"/>
          <w:spacing w:val="19"/>
          <w:sz w:val="12"/>
        </w:rPr>
        <w:t xml:space="preserve"> </w:t>
      </w:r>
      <w:r>
        <w:rPr>
          <w:spacing w:val="-1"/>
        </w:rPr>
        <w:t>and</w:t>
      </w:r>
      <w:r>
        <w:rPr>
          <w:spacing w:val="-9"/>
        </w:rPr>
        <w:t xml:space="preserve"> </w:t>
      </w:r>
      <w:r>
        <w:rPr>
          <w:spacing w:val="-1"/>
        </w:rPr>
        <w:t>its</w:t>
      </w:r>
      <w:r>
        <w:rPr>
          <w:spacing w:val="-10"/>
        </w:rPr>
        <w:t xml:space="preserve"> </w:t>
      </w:r>
      <w:r>
        <w:rPr>
          <w:spacing w:val="-1"/>
        </w:rPr>
        <w:t>direct</w:t>
      </w:r>
      <w:r>
        <w:rPr>
          <w:spacing w:val="-9"/>
        </w:rPr>
        <w:t xml:space="preserve"> </w:t>
      </w:r>
      <w:r>
        <w:t>neighbors</w:t>
      </w:r>
      <w:r>
        <w:rPr>
          <w:spacing w:val="-10"/>
        </w:rPr>
        <w:t xml:space="preserve"> </w:t>
      </w:r>
      <w:r>
        <w:t>(those</w:t>
      </w:r>
      <w:r>
        <w:rPr>
          <w:spacing w:val="-10"/>
        </w:rPr>
        <w:t xml:space="preserve"> </w:t>
      </w:r>
      <w:r>
        <w:t>tiles</w:t>
      </w:r>
      <w:r>
        <w:rPr>
          <w:spacing w:val="-9"/>
        </w:rPr>
        <w:t xml:space="preserve"> </w:t>
      </w:r>
      <w:r>
        <w:t>it</w:t>
      </w:r>
      <w:r>
        <w:rPr>
          <w:spacing w:val="-10"/>
        </w:rPr>
        <w:t xml:space="preserve"> </w:t>
      </w:r>
      <w:r>
        <w:t>shares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border</w:t>
      </w:r>
      <w:r>
        <w:rPr>
          <w:spacing w:val="-10"/>
        </w:rPr>
        <w:t xml:space="preserve"> </w:t>
      </w:r>
      <w:r>
        <w:t>with)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decreases</w:t>
      </w:r>
      <w:r>
        <w:rPr>
          <w:spacing w:val="-10"/>
        </w:rPr>
        <w:t xml:space="preserve"> </w:t>
      </w:r>
      <w:r>
        <w:t>with</w:t>
      </w:r>
      <w:r>
        <w:rPr>
          <w:spacing w:val="-9"/>
        </w:rPr>
        <w:t xml:space="preserve"> </w:t>
      </w:r>
      <w:r>
        <w:t>additional</w:t>
      </w:r>
    </w:p>
    <w:p w14:paraId="6121DB36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206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hops.</w:t>
      </w:r>
      <w:r>
        <w:rPr>
          <w:spacing w:val="27"/>
          <w:w w:val="95"/>
        </w:rPr>
        <w:t xml:space="preserve"> </w:t>
      </w:r>
      <w:r>
        <w:rPr>
          <w:w w:val="95"/>
        </w:rPr>
        <w:t>This</w:t>
      </w:r>
      <w:r>
        <w:rPr>
          <w:spacing w:val="6"/>
          <w:w w:val="95"/>
        </w:rPr>
        <w:t xml:space="preserve"> </w:t>
      </w:r>
      <w:r>
        <w:rPr>
          <w:w w:val="95"/>
        </w:rPr>
        <w:t>was</w:t>
      </w:r>
      <w:r>
        <w:rPr>
          <w:spacing w:val="5"/>
          <w:w w:val="95"/>
        </w:rPr>
        <w:t xml:space="preserve"> </w:t>
      </w:r>
      <w:r>
        <w:rPr>
          <w:w w:val="95"/>
        </w:rPr>
        <w:t>appropriate</w:t>
      </w:r>
      <w:r>
        <w:rPr>
          <w:spacing w:val="5"/>
          <w:w w:val="95"/>
        </w:rPr>
        <w:t xml:space="preserve"> </w:t>
      </w:r>
      <w:r>
        <w:rPr>
          <w:w w:val="95"/>
        </w:rPr>
        <w:t>for</w:t>
      </w:r>
      <w:r>
        <w:rPr>
          <w:spacing w:val="6"/>
          <w:w w:val="95"/>
        </w:rPr>
        <w:t xml:space="preserve"> </w:t>
      </w:r>
      <w:r>
        <w:rPr>
          <w:w w:val="95"/>
        </w:rPr>
        <w:t>our</w:t>
      </w:r>
      <w:r>
        <w:rPr>
          <w:spacing w:val="5"/>
          <w:w w:val="95"/>
        </w:rPr>
        <w:t xml:space="preserve"> </w:t>
      </w:r>
      <w:r>
        <w:rPr>
          <w:w w:val="95"/>
        </w:rPr>
        <w:t>data</w:t>
      </w:r>
      <w:r>
        <w:rPr>
          <w:spacing w:val="5"/>
          <w:w w:val="95"/>
        </w:rPr>
        <w:t xml:space="preserve"> </w:t>
      </w:r>
      <w:r>
        <w:rPr>
          <w:w w:val="95"/>
        </w:rPr>
        <w:t>as</w:t>
      </w:r>
      <w:r>
        <w:rPr>
          <w:spacing w:val="5"/>
          <w:w w:val="95"/>
        </w:rPr>
        <w:t xml:space="preserve"> </w:t>
      </w:r>
      <w:r>
        <w:rPr>
          <w:w w:val="95"/>
        </w:rPr>
        <w:t>we</w:t>
      </w:r>
      <w:r>
        <w:rPr>
          <w:spacing w:val="6"/>
          <w:w w:val="95"/>
        </w:rPr>
        <w:t xml:space="preserve"> </w:t>
      </w:r>
      <w:r>
        <w:rPr>
          <w:w w:val="95"/>
        </w:rPr>
        <w:t>did</w:t>
      </w:r>
      <w:r>
        <w:rPr>
          <w:spacing w:val="5"/>
          <w:w w:val="95"/>
        </w:rPr>
        <w:t xml:space="preserve"> </w:t>
      </w:r>
      <w:r>
        <w:rPr>
          <w:w w:val="95"/>
        </w:rPr>
        <w:t>not</w:t>
      </w:r>
      <w:r>
        <w:rPr>
          <w:spacing w:val="5"/>
          <w:w w:val="95"/>
        </w:rPr>
        <w:t xml:space="preserve"> </w:t>
      </w:r>
      <w:r>
        <w:rPr>
          <w:w w:val="95"/>
        </w:rPr>
        <w:t>know</w:t>
      </w:r>
      <w:r>
        <w:rPr>
          <w:spacing w:val="6"/>
          <w:w w:val="95"/>
        </w:rPr>
        <w:t xml:space="preserve"> </w:t>
      </w:r>
      <w:r>
        <w:rPr>
          <w:w w:val="95"/>
        </w:rPr>
        <w:t>where</w:t>
      </w:r>
      <w:r>
        <w:rPr>
          <w:spacing w:val="6"/>
          <w:w w:val="95"/>
        </w:rPr>
        <w:t xml:space="preserve"> </w:t>
      </w:r>
      <w:r>
        <w:rPr>
          <w:w w:val="95"/>
        </w:rPr>
        <w:t>in</w:t>
      </w:r>
      <w:r>
        <w:rPr>
          <w:spacing w:val="6"/>
          <w:w w:val="95"/>
        </w:rPr>
        <w:t xml:space="preserve"> </w:t>
      </w:r>
      <w:r>
        <w:rPr>
          <w:w w:val="95"/>
        </w:rPr>
        <w:t>each</w:t>
      </w:r>
      <w:r>
        <w:rPr>
          <w:spacing w:val="5"/>
          <w:w w:val="95"/>
        </w:rPr>
        <w:t xml:space="preserve"> </w:t>
      </w:r>
      <w:r>
        <w:rPr>
          <w:w w:val="95"/>
        </w:rPr>
        <w:t>tile</w:t>
      </w:r>
      <w:r>
        <w:rPr>
          <w:spacing w:val="5"/>
          <w:w w:val="95"/>
        </w:rPr>
        <w:t xml:space="preserve"> </w:t>
      </w:r>
      <w:r>
        <w:rPr>
          <w:w w:val="95"/>
        </w:rPr>
        <w:t>a</w:t>
      </w:r>
      <w:r>
        <w:rPr>
          <w:spacing w:val="5"/>
          <w:w w:val="95"/>
        </w:rPr>
        <w:t xml:space="preserve"> </w:t>
      </w:r>
      <w:r>
        <w:rPr>
          <w:w w:val="95"/>
        </w:rPr>
        <w:t>given</w:t>
      </w:r>
      <w:r>
        <w:rPr>
          <w:spacing w:val="7"/>
          <w:w w:val="95"/>
        </w:rPr>
        <w:t xml:space="preserve"> </w:t>
      </w:r>
      <w:r>
        <w:rPr>
          <w:w w:val="95"/>
        </w:rPr>
        <w:t>GVP</w:t>
      </w:r>
    </w:p>
    <w:p w14:paraId="6AE39309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207    </w:t>
      </w:r>
      <w:r>
        <w:rPr>
          <w:rFonts w:ascii="Trebuchet MS"/>
          <w:spacing w:val="19"/>
          <w:sz w:val="12"/>
        </w:rPr>
        <w:t xml:space="preserve"> </w:t>
      </w:r>
      <w:r>
        <w:t>occurred,</w:t>
      </w:r>
      <w:r>
        <w:rPr>
          <w:spacing w:val="-7"/>
        </w:rPr>
        <w:t xml:space="preserve"> </w:t>
      </w:r>
      <w:r>
        <w:t>but</w:t>
      </w:r>
      <w:r>
        <w:rPr>
          <w:spacing w:val="-7"/>
        </w:rPr>
        <w:t xml:space="preserve"> </w:t>
      </w:r>
      <w:r>
        <w:t>we</w:t>
      </w:r>
      <w:r>
        <w:rPr>
          <w:spacing w:val="-6"/>
        </w:rPr>
        <w:t xml:space="preserve"> </w:t>
      </w:r>
      <w:r>
        <w:t>assumed</w:t>
      </w:r>
      <w:r>
        <w:rPr>
          <w:spacing w:val="-8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it</w:t>
      </w:r>
      <w:r>
        <w:rPr>
          <w:spacing w:val="-8"/>
        </w:rPr>
        <w:t xml:space="preserve"> </w:t>
      </w:r>
      <w:r>
        <w:t>did</w:t>
      </w:r>
      <w:r>
        <w:rPr>
          <w:spacing w:val="-7"/>
        </w:rPr>
        <w:t xml:space="preserve"> </w:t>
      </w:r>
      <w:r>
        <w:t>occur</w:t>
      </w:r>
      <w:r>
        <w:rPr>
          <w:spacing w:val="-7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tile.</w:t>
      </w:r>
    </w:p>
    <w:p w14:paraId="378CBA1B" w14:textId="77777777" w:rsidR="00C544BC" w:rsidRDefault="00BD4BDE">
      <w:pPr>
        <w:pStyle w:val="BodyText"/>
        <w:spacing w:before="299"/>
      </w:pPr>
      <w:r>
        <w:rPr>
          <w:rFonts w:ascii="Trebuchet MS" w:hAnsi="Trebuchet MS"/>
          <w:sz w:val="12"/>
        </w:rPr>
        <w:t xml:space="preserve">208    </w:t>
      </w:r>
      <w:r>
        <w:rPr>
          <w:rFonts w:ascii="Trebuchet MS" w:hAnsi="Trebuchet MS"/>
          <w:spacing w:val="7"/>
          <w:sz w:val="12"/>
        </w:rPr>
        <w:t xml:space="preserve"> </w:t>
      </w:r>
      <w:r>
        <w:t>We</w:t>
      </w:r>
      <w:r>
        <w:rPr>
          <w:spacing w:val="-6"/>
        </w:rPr>
        <w:t xml:space="preserve"> </w:t>
      </w:r>
      <w:r>
        <w:t>modelled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probability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GVP</w:t>
      </w:r>
      <w:r>
        <w:rPr>
          <w:spacing w:val="-6"/>
        </w:rPr>
        <w:t xml:space="preserve"> </w:t>
      </w:r>
      <w:r>
        <w:t>at</w:t>
      </w:r>
      <w:r>
        <w:rPr>
          <w:spacing w:val="-6"/>
        </w:rPr>
        <w:t xml:space="preserve"> </w:t>
      </w:r>
      <w:r>
        <w:t>tile</w:t>
      </w:r>
      <w:r>
        <w:rPr>
          <w:spacing w:val="-6"/>
        </w:rPr>
        <w:t xml:space="preserve"> </w:t>
      </w:r>
      <w:proofErr w:type="spellStart"/>
      <w:r>
        <w:rPr>
          <w:rFonts w:ascii="Georgia" w:hAnsi="Georgia"/>
          <w:i/>
        </w:rPr>
        <w:t>i</w:t>
      </w:r>
      <w:proofErr w:type="spellEnd"/>
      <w:r>
        <w:rPr>
          <w:rFonts w:ascii="Georgia" w:hAnsi="Georgia"/>
          <w:i/>
          <w:spacing w:val="-4"/>
        </w:rPr>
        <w:t xml:space="preserve"> </w:t>
      </w:r>
      <w:r>
        <w:t>during</w:t>
      </w:r>
      <w:r>
        <w:rPr>
          <w:spacing w:val="-7"/>
        </w:rPr>
        <w:t xml:space="preserve"> </w:t>
      </w:r>
      <w:r>
        <w:t>SCC</w:t>
      </w:r>
      <w:r>
        <w:rPr>
          <w:spacing w:val="-6"/>
        </w:rPr>
        <w:t xml:space="preserve"> </w:t>
      </w:r>
      <w:r>
        <w:rPr>
          <w:rFonts w:ascii="Georgia" w:hAnsi="Georgia"/>
          <w:i/>
        </w:rPr>
        <w:t>s</w:t>
      </w:r>
      <w:r>
        <w:rPr>
          <w:rFonts w:ascii="Georgia" w:hAnsi="Georgia"/>
          <w:i/>
          <w:spacing w:val="-4"/>
        </w:rPr>
        <w:t xml:space="preserve"> </w:t>
      </w:r>
      <w:r>
        <w:t>(</w:t>
      </w:r>
      <w:r>
        <w:rPr>
          <w:rFonts w:ascii="Georgia" w:hAnsi="Georgia"/>
          <w:i/>
        </w:rPr>
        <w:t>µ</w:t>
      </w:r>
      <w:r>
        <w:rPr>
          <w:rFonts w:ascii="Trebuchet MS" w:hAnsi="Trebuchet MS"/>
          <w:vertAlign w:val="subscript"/>
        </w:rPr>
        <w:t>M</w:t>
      </w:r>
      <w:proofErr w:type="gramStart"/>
      <w:r>
        <w:rPr>
          <w:rFonts w:ascii="Trebuchet MS" w:hAnsi="Trebuchet MS"/>
          <w:vertAlign w:val="subscript"/>
        </w:rPr>
        <w:t>1</w:t>
      </w:r>
      <w:r>
        <w:rPr>
          <w:rFonts w:ascii="Calibri" w:hAnsi="Calibri"/>
          <w:i/>
          <w:vertAlign w:val="subscript"/>
        </w:rPr>
        <w:t>,i</w:t>
      </w:r>
      <w:proofErr w:type="gramEnd"/>
      <w:r>
        <w:rPr>
          <w:rFonts w:ascii="Calibri" w:hAnsi="Calibri"/>
          <w:i/>
          <w:vertAlign w:val="subscript"/>
        </w:rPr>
        <w:t>,s</w:t>
      </w:r>
      <w:r>
        <w:t>)</w:t>
      </w:r>
      <w:r>
        <w:rPr>
          <w:spacing w:val="-6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Bernoulli</w:t>
      </w:r>
      <w:r>
        <w:rPr>
          <w:spacing w:val="-7"/>
        </w:rPr>
        <w:t xml:space="preserve"> </w:t>
      </w:r>
      <w:r>
        <w:t>random</w:t>
      </w:r>
    </w:p>
    <w:p w14:paraId="2CCC5EC6" w14:textId="77777777" w:rsidR="00C544BC" w:rsidRDefault="00BD4BDE">
      <w:pPr>
        <w:pStyle w:val="BodyText"/>
        <w:spacing w:before="155"/>
      </w:pPr>
      <w:r>
        <w:rPr>
          <w:rFonts w:ascii="Trebuchet MS"/>
          <w:sz w:val="12"/>
        </w:rPr>
        <w:t xml:space="preserve">209    </w:t>
      </w:r>
      <w:r>
        <w:rPr>
          <w:rFonts w:ascii="Trebuchet MS"/>
          <w:spacing w:val="13"/>
          <w:sz w:val="12"/>
        </w:rPr>
        <w:t xml:space="preserve"> </w:t>
      </w:r>
      <w:proofErr w:type="gramStart"/>
      <w:r>
        <w:rPr>
          <w:w w:val="95"/>
        </w:rPr>
        <w:t>variable</w:t>
      </w:r>
      <w:proofErr w:type="gramEnd"/>
      <w:r>
        <w:rPr>
          <w:w w:val="95"/>
        </w:rPr>
        <w:t>.</w:t>
      </w:r>
      <w:r>
        <w:rPr>
          <w:spacing w:val="42"/>
          <w:w w:val="95"/>
        </w:rPr>
        <w:t xml:space="preserve"> </w:t>
      </w:r>
      <w:r>
        <w:rPr>
          <w:w w:val="95"/>
        </w:rPr>
        <w:t>The</w:t>
      </w:r>
      <w:r>
        <w:rPr>
          <w:spacing w:val="16"/>
          <w:w w:val="95"/>
        </w:rPr>
        <w:t xml:space="preserve"> </w:t>
      </w:r>
      <w:r>
        <w:rPr>
          <w:w w:val="95"/>
        </w:rPr>
        <w:t>linear</w:t>
      </w:r>
      <w:r>
        <w:rPr>
          <w:spacing w:val="16"/>
          <w:w w:val="95"/>
        </w:rPr>
        <w:t xml:space="preserve"> </w:t>
      </w:r>
      <w:r>
        <w:rPr>
          <w:w w:val="95"/>
        </w:rPr>
        <w:t>predictor</w:t>
      </w:r>
      <w:r>
        <w:rPr>
          <w:spacing w:val="16"/>
          <w:w w:val="95"/>
        </w:rPr>
        <w:t xml:space="preserve"> </w:t>
      </w:r>
      <w:r>
        <w:rPr>
          <w:w w:val="95"/>
        </w:rPr>
        <w:t>(on</w:t>
      </w:r>
      <w:r>
        <w:rPr>
          <w:spacing w:val="17"/>
          <w:w w:val="95"/>
        </w:rPr>
        <w:t xml:space="preserve"> </w:t>
      </w:r>
      <w:r>
        <w:rPr>
          <w:w w:val="95"/>
        </w:rPr>
        <w:t>the</w:t>
      </w:r>
      <w:r>
        <w:rPr>
          <w:spacing w:val="16"/>
          <w:w w:val="95"/>
        </w:rPr>
        <w:t xml:space="preserve"> </w:t>
      </w:r>
      <w:r>
        <w:rPr>
          <w:w w:val="95"/>
        </w:rPr>
        <w:t>logit</w:t>
      </w:r>
      <w:r>
        <w:rPr>
          <w:spacing w:val="15"/>
          <w:w w:val="95"/>
        </w:rPr>
        <w:t xml:space="preserve"> </w:t>
      </w:r>
      <w:r>
        <w:rPr>
          <w:w w:val="95"/>
        </w:rPr>
        <w:t>scale)</w:t>
      </w:r>
      <w:r>
        <w:rPr>
          <w:spacing w:val="17"/>
          <w:w w:val="95"/>
        </w:rPr>
        <w:t xml:space="preserve"> </w:t>
      </w:r>
      <w:r>
        <w:rPr>
          <w:w w:val="95"/>
        </w:rPr>
        <w:t>was</w:t>
      </w:r>
      <w:r>
        <w:rPr>
          <w:spacing w:val="17"/>
          <w:w w:val="95"/>
        </w:rPr>
        <w:t xml:space="preserve"> </w:t>
      </w:r>
      <w:r>
        <w:rPr>
          <w:w w:val="95"/>
        </w:rPr>
        <w:t>given</w:t>
      </w:r>
      <w:r>
        <w:rPr>
          <w:spacing w:val="17"/>
          <w:w w:val="95"/>
        </w:rPr>
        <w:t xml:space="preserve"> </w:t>
      </w:r>
      <w:r>
        <w:rPr>
          <w:w w:val="95"/>
        </w:rPr>
        <w:t>as:</w:t>
      </w:r>
    </w:p>
    <w:p w14:paraId="375C97EA" w14:textId="77777777" w:rsidR="00C544BC" w:rsidRDefault="00C544BC">
      <w:pPr>
        <w:sectPr w:rsidR="00C544BC">
          <w:pgSz w:w="12240" w:h="15840"/>
          <w:pgMar w:top="1320" w:right="1280" w:bottom="1100" w:left="900" w:header="0" w:footer="832" w:gutter="0"/>
          <w:cols w:space="720"/>
        </w:sectPr>
      </w:pPr>
    </w:p>
    <w:p w14:paraId="763CB882" w14:textId="77777777" w:rsidR="00C544BC" w:rsidRDefault="00C544BC">
      <w:pPr>
        <w:pStyle w:val="BodyText"/>
        <w:spacing w:before="4"/>
        <w:ind w:left="0"/>
        <w:rPr>
          <w:sz w:val="21"/>
        </w:rPr>
      </w:pPr>
    </w:p>
    <w:p w14:paraId="127F3E87" w14:textId="77777777" w:rsidR="00C544BC" w:rsidRDefault="00BD4BDE">
      <w:pPr>
        <w:tabs>
          <w:tab w:val="left" w:pos="6389"/>
        </w:tabs>
        <w:spacing w:before="118"/>
        <w:ind w:left="380"/>
        <w:jc w:val="center"/>
        <w:rPr>
          <w:sz w:val="24"/>
        </w:rPr>
      </w:pPr>
      <w:r>
        <w:rPr>
          <w:w w:val="105"/>
          <w:sz w:val="24"/>
        </w:rPr>
        <w:t>logit</w:t>
      </w:r>
      <w:r>
        <w:rPr>
          <w:spacing w:val="-22"/>
          <w:w w:val="105"/>
          <w:sz w:val="24"/>
        </w:rPr>
        <w:t xml:space="preserve"> </w:t>
      </w:r>
      <w:r>
        <w:rPr>
          <w:w w:val="105"/>
          <w:sz w:val="24"/>
        </w:rPr>
        <w:t>(</w:t>
      </w:r>
      <w:r>
        <w:rPr>
          <w:rFonts w:ascii="Georgia" w:hAnsi="Georgia"/>
          <w:i/>
          <w:w w:val="105"/>
          <w:sz w:val="24"/>
        </w:rPr>
        <w:t>µ</w:t>
      </w:r>
      <w:r>
        <w:rPr>
          <w:rFonts w:ascii="Trebuchet MS" w:hAnsi="Trebuchet MS"/>
          <w:w w:val="105"/>
          <w:sz w:val="24"/>
          <w:vertAlign w:val="subscript"/>
        </w:rPr>
        <w:t>M</w:t>
      </w:r>
      <w:proofErr w:type="gramStart"/>
      <w:r>
        <w:rPr>
          <w:rFonts w:ascii="Trebuchet MS" w:hAnsi="Trebuchet MS"/>
          <w:w w:val="105"/>
          <w:sz w:val="24"/>
          <w:vertAlign w:val="subscript"/>
        </w:rPr>
        <w:t>1</w:t>
      </w:r>
      <w:r>
        <w:rPr>
          <w:rFonts w:ascii="Calibri" w:hAnsi="Calibri"/>
          <w:i/>
          <w:w w:val="105"/>
          <w:sz w:val="24"/>
          <w:vertAlign w:val="subscript"/>
        </w:rPr>
        <w:t>,i</w:t>
      </w:r>
      <w:proofErr w:type="gramEnd"/>
      <w:r>
        <w:rPr>
          <w:rFonts w:ascii="Calibri" w:hAnsi="Calibri"/>
          <w:i/>
          <w:w w:val="105"/>
          <w:sz w:val="24"/>
          <w:vertAlign w:val="subscript"/>
        </w:rPr>
        <w:t>,s</w:t>
      </w:r>
      <w:r>
        <w:rPr>
          <w:w w:val="105"/>
          <w:sz w:val="24"/>
        </w:rPr>
        <w:t>)</w:t>
      </w:r>
      <w:r>
        <w:rPr>
          <w:spacing w:val="8"/>
          <w:w w:val="105"/>
          <w:sz w:val="24"/>
        </w:rPr>
        <w:t xml:space="preserve"> </w:t>
      </w:r>
      <w:r>
        <w:rPr>
          <w:w w:val="105"/>
          <w:sz w:val="24"/>
        </w:rPr>
        <w:t>=</w:t>
      </w:r>
      <w:r>
        <w:rPr>
          <w:spacing w:val="7"/>
          <w:w w:val="105"/>
          <w:sz w:val="24"/>
        </w:rPr>
        <w:t xml:space="preserve"> </w:t>
      </w:r>
      <w:r>
        <w:rPr>
          <w:rFonts w:ascii="Georgia" w:hAnsi="Georgia"/>
          <w:i/>
          <w:w w:val="105"/>
          <w:sz w:val="24"/>
        </w:rPr>
        <w:t>β</w:t>
      </w:r>
      <w:r>
        <w:rPr>
          <w:rFonts w:ascii="Trebuchet MS" w:hAnsi="Trebuchet MS"/>
          <w:w w:val="105"/>
          <w:sz w:val="24"/>
          <w:vertAlign w:val="subscript"/>
        </w:rPr>
        <w:t>M1</w:t>
      </w:r>
      <w:r>
        <w:rPr>
          <w:rFonts w:ascii="Calibri" w:hAnsi="Calibri"/>
          <w:i/>
          <w:w w:val="105"/>
          <w:sz w:val="24"/>
          <w:vertAlign w:val="subscript"/>
        </w:rPr>
        <w:t>,</w:t>
      </w:r>
      <w:r>
        <w:rPr>
          <w:w w:val="105"/>
          <w:sz w:val="24"/>
          <w:vertAlign w:val="subscript"/>
        </w:rPr>
        <w:t>0</w:t>
      </w:r>
      <w:r>
        <w:rPr>
          <w:spacing w:val="4"/>
          <w:w w:val="105"/>
          <w:sz w:val="24"/>
        </w:rPr>
        <w:t xml:space="preserve"> </w:t>
      </w:r>
      <w:r>
        <w:rPr>
          <w:w w:val="105"/>
          <w:sz w:val="24"/>
        </w:rPr>
        <w:t>+</w:t>
      </w:r>
      <w:r>
        <w:rPr>
          <w:spacing w:val="-6"/>
          <w:w w:val="105"/>
          <w:sz w:val="24"/>
        </w:rPr>
        <w:t xml:space="preserve"> </w:t>
      </w:r>
      <w:r>
        <w:rPr>
          <w:rFonts w:ascii="Georgia" w:hAnsi="Georgia"/>
          <w:i/>
          <w:w w:val="105"/>
          <w:sz w:val="24"/>
        </w:rPr>
        <w:t>f</w:t>
      </w:r>
      <w:r>
        <w:rPr>
          <w:rFonts w:ascii="Georgia" w:hAnsi="Georgia"/>
          <w:i/>
          <w:spacing w:val="-34"/>
          <w:w w:val="105"/>
          <w:sz w:val="24"/>
        </w:rPr>
        <w:t xml:space="preserve"> </w:t>
      </w:r>
      <w:r>
        <w:rPr>
          <w:w w:val="105"/>
          <w:sz w:val="24"/>
        </w:rPr>
        <w:t>(</w:t>
      </w:r>
      <w:proofErr w:type="spellStart"/>
      <w:r>
        <w:rPr>
          <w:w w:val="105"/>
          <w:sz w:val="24"/>
        </w:rPr>
        <w:t>MRF</w:t>
      </w:r>
      <w:r>
        <w:rPr>
          <w:rFonts w:ascii="Calibri" w:hAnsi="Calibri"/>
          <w:i/>
          <w:w w:val="105"/>
          <w:sz w:val="24"/>
          <w:vertAlign w:val="subscript"/>
        </w:rPr>
        <w:t>i,s</w:t>
      </w:r>
      <w:proofErr w:type="spellEnd"/>
      <w:r>
        <w:rPr>
          <w:w w:val="105"/>
          <w:sz w:val="24"/>
        </w:rPr>
        <w:t>)</w:t>
      </w:r>
      <w:r>
        <w:rPr>
          <w:spacing w:val="-7"/>
          <w:w w:val="105"/>
          <w:sz w:val="24"/>
        </w:rPr>
        <w:t xml:space="preserve"> </w:t>
      </w:r>
      <w:r>
        <w:rPr>
          <w:w w:val="105"/>
          <w:sz w:val="24"/>
        </w:rPr>
        <w:t>+</w:t>
      </w:r>
      <w:r>
        <w:rPr>
          <w:spacing w:val="-6"/>
          <w:w w:val="105"/>
          <w:sz w:val="24"/>
        </w:rPr>
        <w:t xml:space="preserve"> </w:t>
      </w:r>
      <w:r>
        <w:rPr>
          <w:rFonts w:ascii="Georgia" w:hAnsi="Georgia"/>
          <w:i/>
          <w:w w:val="105"/>
          <w:sz w:val="24"/>
        </w:rPr>
        <w:t>f</w:t>
      </w:r>
      <w:r>
        <w:rPr>
          <w:rFonts w:ascii="Georgia" w:hAnsi="Georgia"/>
          <w:i/>
          <w:spacing w:val="-34"/>
          <w:w w:val="105"/>
          <w:sz w:val="24"/>
        </w:rPr>
        <w:t xml:space="preserve"> </w:t>
      </w:r>
      <w:r>
        <w:rPr>
          <w:w w:val="105"/>
          <w:sz w:val="24"/>
        </w:rPr>
        <w:t>(</w:t>
      </w:r>
      <w:proofErr w:type="spellStart"/>
      <w:r>
        <w:rPr>
          <w:w w:val="105"/>
          <w:sz w:val="24"/>
        </w:rPr>
        <w:t>Depth</w:t>
      </w:r>
      <w:r>
        <w:rPr>
          <w:rFonts w:ascii="Calibri" w:hAnsi="Calibri"/>
          <w:i/>
          <w:w w:val="105"/>
          <w:sz w:val="24"/>
          <w:vertAlign w:val="subscript"/>
        </w:rPr>
        <w:t>i</w:t>
      </w:r>
      <w:proofErr w:type="spellEnd"/>
      <w:r>
        <w:rPr>
          <w:w w:val="105"/>
          <w:sz w:val="24"/>
        </w:rPr>
        <w:t>)</w:t>
      </w:r>
      <w:r>
        <w:rPr>
          <w:spacing w:val="-7"/>
          <w:w w:val="105"/>
          <w:sz w:val="24"/>
        </w:rPr>
        <w:t xml:space="preserve"> </w:t>
      </w:r>
      <w:r>
        <w:rPr>
          <w:w w:val="105"/>
          <w:sz w:val="24"/>
        </w:rPr>
        <w:t>+</w:t>
      </w:r>
      <w:r>
        <w:rPr>
          <w:spacing w:val="-7"/>
          <w:w w:val="105"/>
          <w:sz w:val="24"/>
        </w:rPr>
        <w:t xml:space="preserve"> </w:t>
      </w:r>
      <w:r>
        <w:rPr>
          <w:w w:val="105"/>
          <w:sz w:val="24"/>
        </w:rPr>
        <w:t>log</w:t>
      </w:r>
      <w:r>
        <w:rPr>
          <w:rFonts w:ascii="Calibri" w:hAnsi="Calibri"/>
          <w:i/>
          <w:w w:val="105"/>
          <w:sz w:val="24"/>
          <w:vertAlign w:val="subscript"/>
        </w:rPr>
        <w:t>e</w:t>
      </w:r>
      <w:r>
        <w:rPr>
          <w:rFonts w:ascii="Calibri" w:hAnsi="Calibri"/>
          <w:i/>
          <w:spacing w:val="-5"/>
          <w:w w:val="105"/>
          <w:sz w:val="24"/>
        </w:rPr>
        <w:t xml:space="preserve"> </w:t>
      </w:r>
      <w:proofErr w:type="spellStart"/>
      <w:r>
        <w:rPr>
          <w:rFonts w:ascii="Georgia" w:hAnsi="Georgia"/>
          <w:i/>
          <w:w w:val="105"/>
          <w:sz w:val="24"/>
        </w:rPr>
        <w:t>A</w:t>
      </w:r>
      <w:r>
        <w:rPr>
          <w:rFonts w:ascii="Calibri" w:hAnsi="Calibri"/>
          <w:i/>
          <w:w w:val="105"/>
          <w:sz w:val="24"/>
          <w:vertAlign w:val="subscript"/>
        </w:rPr>
        <w:t>i,s</w:t>
      </w:r>
      <w:proofErr w:type="spellEnd"/>
      <w:r>
        <w:rPr>
          <w:rFonts w:ascii="Calibri" w:hAnsi="Calibri"/>
          <w:i/>
          <w:w w:val="105"/>
          <w:sz w:val="24"/>
        </w:rPr>
        <w:tab/>
      </w:r>
      <w:r>
        <w:rPr>
          <w:w w:val="115"/>
          <w:sz w:val="24"/>
        </w:rPr>
        <w:t>(1)</w:t>
      </w:r>
    </w:p>
    <w:p w14:paraId="368E78B7" w14:textId="77777777" w:rsidR="00C544BC" w:rsidRDefault="00C544BC">
      <w:pPr>
        <w:pStyle w:val="BodyText"/>
        <w:spacing w:before="4"/>
        <w:ind w:left="0"/>
        <w:rPr>
          <w:sz w:val="29"/>
        </w:rPr>
      </w:pPr>
    </w:p>
    <w:p w14:paraId="12B9DCC0" w14:textId="77777777" w:rsidR="00C544BC" w:rsidRDefault="00BD4BDE">
      <w:pPr>
        <w:pStyle w:val="BodyText"/>
        <w:spacing w:before="118"/>
      </w:pPr>
      <w:r>
        <w:rPr>
          <w:rFonts w:ascii="Trebuchet MS" w:hAnsi="Trebuchet MS"/>
          <w:sz w:val="12"/>
        </w:rPr>
        <w:t xml:space="preserve">210    </w:t>
      </w:r>
      <w:r>
        <w:rPr>
          <w:rFonts w:ascii="Trebuchet MS" w:hAnsi="Trebuchet MS"/>
          <w:spacing w:val="11"/>
          <w:sz w:val="12"/>
        </w:rPr>
        <w:t xml:space="preserve"> </w:t>
      </w:r>
      <w:r>
        <w:rPr>
          <w:w w:val="90"/>
        </w:rPr>
        <w:t>where</w:t>
      </w:r>
      <w:r>
        <w:rPr>
          <w:spacing w:val="40"/>
          <w:w w:val="90"/>
        </w:rPr>
        <w:t xml:space="preserve"> </w:t>
      </w:r>
      <w:r>
        <w:rPr>
          <w:rFonts w:ascii="Georgia" w:hAnsi="Georgia"/>
          <w:i/>
          <w:w w:val="90"/>
        </w:rPr>
        <w:t>β</w:t>
      </w:r>
      <w:r>
        <w:rPr>
          <w:rFonts w:ascii="Trebuchet MS" w:hAnsi="Trebuchet MS"/>
          <w:w w:val="90"/>
          <w:vertAlign w:val="subscript"/>
        </w:rPr>
        <w:t>M1</w:t>
      </w:r>
      <w:r>
        <w:rPr>
          <w:rFonts w:ascii="Calibri" w:hAnsi="Calibri"/>
          <w:i/>
          <w:w w:val="90"/>
          <w:vertAlign w:val="subscript"/>
        </w:rPr>
        <w:t>,</w:t>
      </w:r>
      <w:r>
        <w:rPr>
          <w:w w:val="90"/>
          <w:vertAlign w:val="subscript"/>
        </w:rPr>
        <w:t>0</w:t>
      </w:r>
      <w:r>
        <w:rPr>
          <w:spacing w:val="52"/>
          <w:w w:val="90"/>
        </w:rPr>
        <w:t xml:space="preserve"> </w:t>
      </w:r>
      <w:r>
        <w:rPr>
          <w:w w:val="90"/>
        </w:rPr>
        <w:t>is</w:t>
      </w:r>
      <w:r>
        <w:rPr>
          <w:spacing w:val="41"/>
          <w:w w:val="90"/>
        </w:rPr>
        <w:t xml:space="preserve"> </w:t>
      </w:r>
      <w:r>
        <w:rPr>
          <w:w w:val="90"/>
        </w:rPr>
        <w:t>an</w:t>
      </w:r>
      <w:r>
        <w:rPr>
          <w:spacing w:val="40"/>
          <w:w w:val="90"/>
        </w:rPr>
        <w:t xml:space="preserve"> </w:t>
      </w:r>
      <w:r>
        <w:rPr>
          <w:w w:val="90"/>
        </w:rPr>
        <w:t>intercept,</w:t>
      </w:r>
      <w:r>
        <w:rPr>
          <w:spacing w:val="40"/>
          <w:w w:val="90"/>
        </w:rPr>
        <w:t xml:space="preserve"> </w:t>
      </w:r>
      <w:r>
        <w:rPr>
          <w:rFonts w:ascii="Georgia" w:hAnsi="Georgia"/>
          <w:i/>
          <w:w w:val="90"/>
        </w:rPr>
        <w:t>f</w:t>
      </w:r>
      <w:r>
        <w:rPr>
          <w:rFonts w:ascii="Georgia" w:hAnsi="Georgia"/>
          <w:i/>
          <w:spacing w:val="-22"/>
          <w:w w:val="90"/>
        </w:rPr>
        <w:t xml:space="preserve"> </w:t>
      </w:r>
      <w:r>
        <w:rPr>
          <w:w w:val="90"/>
        </w:rPr>
        <w:t>(</w:t>
      </w:r>
      <w:proofErr w:type="spellStart"/>
      <w:proofErr w:type="gramStart"/>
      <w:r>
        <w:rPr>
          <w:w w:val="90"/>
        </w:rPr>
        <w:t>MRF</w:t>
      </w:r>
      <w:r>
        <w:rPr>
          <w:rFonts w:ascii="Calibri" w:hAnsi="Calibri"/>
          <w:i/>
          <w:w w:val="90"/>
          <w:vertAlign w:val="subscript"/>
        </w:rPr>
        <w:t>i,s</w:t>
      </w:r>
      <w:proofErr w:type="spellEnd"/>
      <w:proofErr w:type="gramEnd"/>
      <w:r>
        <w:rPr>
          <w:w w:val="90"/>
        </w:rPr>
        <w:t>)</w:t>
      </w:r>
      <w:r>
        <w:rPr>
          <w:spacing w:val="40"/>
          <w:w w:val="90"/>
        </w:rPr>
        <w:t xml:space="preserve"> </w:t>
      </w:r>
      <w:r>
        <w:rPr>
          <w:w w:val="90"/>
        </w:rPr>
        <w:t>denotes</w:t>
      </w:r>
      <w:r>
        <w:rPr>
          <w:spacing w:val="40"/>
          <w:w w:val="90"/>
        </w:rPr>
        <w:t xml:space="preserve"> </w:t>
      </w:r>
      <w:r>
        <w:rPr>
          <w:w w:val="90"/>
        </w:rPr>
        <w:t>the</w:t>
      </w:r>
      <w:r>
        <w:rPr>
          <w:spacing w:val="40"/>
          <w:w w:val="90"/>
        </w:rPr>
        <w:t xml:space="preserve"> </w:t>
      </w:r>
      <w:r>
        <w:rPr>
          <w:w w:val="90"/>
        </w:rPr>
        <w:t>Markov</w:t>
      </w:r>
      <w:r>
        <w:rPr>
          <w:spacing w:val="40"/>
          <w:w w:val="90"/>
        </w:rPr>
        <w:t xml:space="preserve"> </w:t>
      </w:r>
      <w:r>
        <w:rPr>
          <w:w w:val="90"/>
        </w:rPr>
        <w:t>random</w:t>
      </w:r>
      <w:r>
        <w:rPr>
          <w:spacing w:val="40"/>
          <w:w w:val="90"/>
        </w:rPr>
        <w:t xml:space="preserve"> </w:t>
      </w:r>
      <w:r>
        <w:rPr>
          <w:w w:val="90"/>
        </w:rPr>
        <w:t>field</w:t>
      </w:r>
      <w:r>
        <w:rPr>
          <w:spacing w:val="40"/>
          <w:w w:val="90"/>
        </w:rPr>
        <w:t xml:space="preserve"> </w:t>
      </w:r>
      <w:r>
        <w:rPr>
          <w:w w:val="90"/>
        </w:rPr>
        <w:t>used</w:t>
      </w:r>
      <w:r>
        <w:rPr>
          <w:spacing w:val="41"/>
          <w:w w:val="90"/>
        </w:rPr>
        <w:t xml:space="preserve"> </w:t>
      </w:r>
      <w:r>
        <w:rPr>
          <w:w w:val="90"/>
        </w:rPr>
        <w:t>to</w:t>
      </w:r>
      <w:r>
        <w:rPr>
          <w:spacing w:val="40"/>
          <w:w w:val="90"/>
        </w:rPr>
        <w:t xml:space="preserve"> </w:t>
      </w:r>
      <w:r>
        <w:rPr>
          <w:w w:val="90"/>
        </w:rPr>
        <w:t>smooth</w:t>
      </w:r>
      <w:r>
        <w:rPr>
          <w:spacing w:val="40"/>
          <w:w w:val="90"/>
        </w:rPr>
        <w:t xml:space="preserve"> </w:t>
      </w:r>
      <w:r>
        <w:rPr>
          <w:w w:val="90"/>
        </w:rPr>
        <w:t>space</w:t>
      </w:r>
    </w:p>
    <w:p w14:paraId="7F56642C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211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in</w:t>
      </w:r>
      <w:r>
        <w:rPr>
          <w:spacing w:val="24"/>
          <w:w w:val="95"/>
        </w:rPr>
        <w:t xml:space="preserve"> </w:t>
      </w:r>
      <w:r>
        <w:rPr>
          <w:w w:val="95"/>
        </w:rPr>
        <w:t>the</w:t>
      </w:r>
      <w:r>
        <w:rPr>
          <w:spacing w:val="24"/>
          <w:w w:val="95"/>
        </w:rPr>
        <w:t xml:space="preserve"> </w:t>
      </w:r>
      <w:proofErr w:type="spellStart"/>
      <w:r>
        <w:rPr>
          <w:rFonts w:ascii="Georgia"/>
          <w:i/>
          <w:w w:val="95"/>
        </w:rPr>
        <w:t>s</w:t>
      </w:r>
      <w:r>
        <w:rPr>
          <w:w w:val="95"/>
          <w:vertAlign w:val="superscript"/>
        </w:rPr>
        <w:t>th</w:t>
      </w:r>
      <w:proofErr w:type="spellEnd"/>
      <w:r>
        <w:rPr>
          <w:spacing w:val="35"/>
          <w:w w:val="95"/>
        </w:rPr>
        <w:t xml:space="preserve"> </w:t>
      </w:r>
      <w:r>
        <w:rPr>
          <w:w w:val="95"/>
        </w:rPr>
        <w:t>SCC,</w:t>
      </w:r>
      <w:r>
        <w:rPr>
          <w:spacing w:val="24"/>
          <w:w w:val="95"/>
        </w:rPr>
        <w:t xml:space="preserve"> </w:t>
      </w:r>
      <w:r>
        <w:rPr>
          <w:rFonts w:ascii="Georgia"/>
          <w:i/>
          <w:w w:val="95"/>
        </w:rPr>
        <w:t>f</w:t>
      </w:r>
      <w:r>
        <w:rPr>
          <w:rFonts w:ascii="Georgia"/>
          <w:i/>
          <w:spacing w:val="-30"/>
          <w:w w:val="95"/>
        </w:rPr>
        <w:t xml:space="preserve"> </w:t>
      </w:r>
      <w:r>
        <w:rPr>
          <w:w w:val="95"/>
        </w:rPr>
        <w:t>(</w:t>
      </w:r>
      <w:proofErr w:type="spellStart"/>
      <w:r>
        <w:rPr>
          <w:w w:val="95"/>
        </w:rPr>
        <w:t>Depth</w:t>
      </w:r>
      <w:r>
        <w:rPr>
          <w:rFonts w:ascii="Calibri"/>
          <w:i/>
          <w:w w:val="95"/>
          <w:vertAlign w:val="subscript"/>
        </w:rPr>
        <w:t>i</w:t>
      </w:r>
      <w:proofErr w:type="spellEnd"/>
      <w:r>
        <w:rPr>
          <w:w w:val="95"/>
        </w:rPr>
        <w:t>)</w:t>
      </w:r>
      <w:r>
        <w:rPr>
          <w:spacing w:val="24"/>
          <w:w w:val="95"/>
        </w:rPr>
        <w:t xml:space="preserve"> </w:t>
      </w:r>
      <w:r>
        <w:rPr>
          <w:w w:val="95"/>
        </w:rPr>
        <w:t>is</w:t>
      </w:r>
      <w:r>
        <w:rPr>
          <w:spacing w:val="24"/>
          <w:w w:val="95"/>
        </w:rPr>
        <w:t xml:space="preserve"> </w:t>
      </w:r>
      <w:r>
        <w:rPr>
          <w:w w:val="95"/>
        </w:rPr>
        <w:t>a</w:t>
      </w:r>
      <w:r>
        <w:rPr>
          <w:spacing w:val="24"/>
          <w:w w:val="95"/>
        </w:rPr>
        <w:t xml:space="preserve"> </w:t>
      </w:r>
      <w:r>
        <w:rPr>
          <w:w w:val="95"/>
        </w:rPr>
        <w:t>smooth</w:t>
      </w:r>
      <w:r>
        <w:rPr>
          <w:spacing w:val="24"/>
          <w:w w:val="95"/>
        </w:rPr>
        <w:t xml:space="preserve"> </w:t>
      </w:r>
      <w:r>
        <w:rPr>
          <w:w w:val="95"/>
        </w:rPr>
        <w:t>of</w:t>
      </w:r>
      <w:r>
        <w:rPr>
          <w:spacing w:val="24"/>
          <w:w w:val="95"/>
        </w:rPr>
        <w:t xml:space="preserve"> </w:t>
      </w:r>
      <w:r>
        <w:rPr>
          <w:w w:val="95"/>
        </w:rPr>
        <w:t>depth</w:t>
      </w:r>
      <w:r>
        <w:rPr>
          <w:spacing w:val="24"/>
          <w:w w:val="95"/>
        </w:rPr>
        <w:t xml:space="preserve"> </w:t>
      </w:r>
      <w:r>
        <w:rPr>
          <w:w w:val="95"/>
        </w:rPr>
        <w:t>at</w:t>
      </w:r>
      <w:r>
        <w:rPr>
          <w:spacing w:val="24"/>
          <w:w w:val="95"/>
        </w:rPr>
        <w:t xml:space="preserve"> </w:t>
      </w:r>
      <w:r>
        <w:rPr>
          <w:w w:val="95"/>
        </w:rPr>
        <w:t>the</w:t>
      </w:r>
      <w:r>
        <w:rPr>
          <w:spacing w:val="24"/>
          <w:w w:val="95"/>
        </w:rPr>
        <w:t xml:space="preserve"> </w:t>
      </w:r>
      <w:r>
        <w:rPr>
          <w:w w:val="95"/>
        </w:rPr>
        <w:t>location</w:t>
      </w:r>
      <w:r>
        <w:rPr>
          <w:spacing w:val="24"/>
          <w:w w:val="95"/>
        </w:rPr>
        <w:t xml:space="preserve"> </w:t>
      </w:r>
      <w:r>
        <w:rPr>
          <w:w w:val="95"/>
        </w:rPr>
        <w:t>of</w:t>
      </w:r>
      <w:r>
        <w:rPr>
          <w:spacing w:val="24"/>
          <w:w w:val="95"/>
        </w:rPr>
        <w:t xml:space="preserve"> </w:t>
      </w:r>
      <w:r>
        <w:rPr>
          <w:w w:val="95"/>
        </w:rPr>
        <w:t>each</w:t>
      </w:r>
      <w:r>
        <w:rPr>
          <w:spacing w:val="24"/>
          <w:w w:val="95"/>
        </w:rPr>
        <w:t xml:space="preserve"> </w:t>
      </w:r>
      <w:r>
        <w:rPr>
          <w:w w:val="95"/>
        </w:rPr>
        <w:t>hydrophone</w:t>
      </w:r>
      <w:r>
        <w:rPr>
          <w:spacing w:val="24"/>
          <w:w w:val="95"/>
        </w:rPr>
        <w:t xml:space="preserve"> </w:t>
      </w:r>
      <w:r>
        <w:rPr>
          <w:w w:val="95"/>
        </w:rPr>
        <w:t>(using</w:t>
      </w:r>
      <w:r>
        <w:rPr>
          <w:spacing w:val="24"/>
          <w:w w:val="95"/>
        </w:rPr>
        <w:t xml:space="preserve"> </w:t>
      </w:r>
      <w:r>
        <w:rPr>
          <w:w w:val="95"/>
        </w:rPr>
        <w:t>a</w:t>
      </w:r>
    </w:p>
    <w:p w14:paraId="304DF58E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212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thin</w:t>
      </w:r>
      <w:r>
        <w:rPr>
          <w:spacing w:val="17"/>
          <w:w w:val="95"/>
        </w:rPr>
        <w:t xml:space="preserve"> </w:t>
      </w:r>
      <w:r>
        <w:rPr>
          <w:w w:val="95"/>
        </w:rPr>
        <w:t>plate</w:t>
      </w:r>
      <w:r>
        <w:rPr>
          <w:spacing w:val="16"/>
          <w:w w:val="95"/>
        </w:rPr>
        <w:t xml:space="preserve"> </w:t>
      </w:r>
      <w:r>
        <w:rPr>
          <w:w w:val="95"/>
        </w:rPr>
        <w:t>spline;</w:t>
      </w:r>
      <w:r>
        <w:rPr>
          <w:spacing w:val="16"/>
          <w:w w:val="95"/>
        </w:rPr>
        <w:t xml:space="preserve"> </w:t>
      </w:r>
      <w:r>
        <w:rPr>
          <w:w w:val="95"/>
        </w:rPr>
        <w:t>Wood</w:t>
      </w:r>
      <w:r>
        <w:rPr>
          <w:spacing w:val="16"/>
          <w:w w:val="95"/>
        </w:rPr>
        <w:t xml:space="preserve"> </w:t>
      </w:r>
      <w:r>
        <w:rPr>
          <w:w w:val="95"/>
        </w:rPr>
        <w:t>(2003))</w:t>
      </w:r>
      <w:r>
        <w:rPr>
          <w:spacing w:val="16"/>
          <w:w w:val="95"/>
        </w:rPr>
        <w:t xml:space="preserve"> </w:t>
      </w:r>
      <w:r>
        <w:rPr>
          <w:w w:val="95"/>
        </w:rPr>
        <w:t>and</w:t>
      </w:r>
      <w:r>
        <w:rPr>
          <w:spacing w:val="16"/>
          <w:w w:val="95"/>
        </w:rPr>
        <w:t xml:space="preserve"> </w:t>
      </w:r>
      <w:r>
        <w:rPr>
          <w:w w:val="95"/>
        </w:rPr>
        <w:t>log</w:t>
      </w:r>
      <w:r>
        <w:rPr>
          <w:rFonts w:ascii="Calibri"/>
          <w:i/>
          <w:w w:val="95"/>
          <w:vertAlign w:val="subscript"/>
        </w:rPr>
        <w:t>e</w:t>
      </w:r>
      <w:r>
        <w:rPr>
          <w:rFonts w:ascii="Calibri"/>
          <w:i/>
          <w:spacing w:val="-4"/>
          <w:w w:val="95"/>
        </w:rPr>
        <w:t xml:space="preserve"> </w:t>
      </w:r>
      <w:proofErr w:type="spellStart"/>
      <w:proofErr w:type="gramStart"/>
      <w:r>
        <w:rPr>
          <w:rFonts w:ascii="Georgia"/>
          <w:i/>
          <w:w w:val="95"/>
        </w:rPr>
        <w:t>A</w:t>
      </w:r>
      <w:r>
        <w:rPr>
          <w:rFonts w:ascii="Calibri"/>
          <w:i/>
          <w:w w:val="95"/>
          <w:vertAlign w:val="subscript"/>
        </w:rPr>
        <w:t>i,s</w:t>
      </w:r>
      <w:proofErr w:type="spellEnd"/>
      <w:proofErr w:type="gramEnd"/>
      <w:r>
        <w:rPr>
          <w:rFonts w:ascii="Calibri"/>
          <w:i/>
          <w:spacing w:val="31"/>
          <w:w w:val="95"/>
        </w:rPr>
        <w:t xml:space="preserve"> </w:t>
      </w:r>
      <w:r>
        <w:rPr>
          <w:w w:val="95"/>
        </w:rPr>
        <w:t>is</w:t>
      </w:r>
      <w:r>
        <w:rPr>
          <w:spacing w:val="17"/>
          <w:w w:val="95"/>
        </w:rPr>
        <w:t xml:space="preserve"> </w:t>
      </w:r>
      <w:r>
        <w:rPr>
          <w:w w:val="95"/>
        </w:rPr>
        <w:t>an</w:t>
      </w:r>
      <w:r>
        <w:rPr>
          <w:spacing w:val="16"/>
          <w:w w:val="95"/>
        </w:rPr>
        <w:t xml:space="preserve"> </w:t>
      </w:r>
      <w:r>
        <w:rPr>
          <w:w w:val="95"/>
        </w:rPr>
        <w:t>offset</w:t>
      </w:r>
      <w:r>
        <w:rPr>
          <w:spacing w:val="16"/>
          <w:w w:val="95"/>
        </w:rPr>
        <w:t xml:space="preserve"> </w:t>
      </w:r>
      <w:r>
        <w:rPr>
          <w:w w:val="95"/>
        </w:rPr>
        <w:t>for</w:t>
      </w:r>
      <w:r>
        <w:rPr>
          <w:spacing w:val="16"/>
          <w:w w:val="95"/>
        </w:rPr>
        <w:t xml:space="preserve"> </w:t>
      </w:r>
      <w:r>
        <w:rPr>
          <w:w w:val="95"/>
        </w:rPr>
        <w:t>the</w:t>
      </w:r>
      <w:r>
        <w:rPr>
          <w:spacing w:val="16"/>
          <w:w w:val="95"/>
        </w:rPr>
        <w:t xml:space="preserve"> </w:t>
      </w:r>
      <w:r>
        <w:rPr>
          <w:w w:val="95"/>
        </w:rPr>
        <w:t>area</w:t>
      </w:r>
      <w:r>
        <w:rPr>
          <w:spacing w:val="17"/>
          <w:w w:val="95"/>
        </w:rPr>
        <w:t xml:space="preserve"> </w:t>
      </w:r>
      <w:r>
        <w:rPr>
          <w:w w:val="95"/>
        </w:rPr>
        <w:t>(in</w:t>
      </w:r>
      <w:r>
        <w:rPr>
          <w:spacing w:val="17"/>
          <w:w w:val="95"/>
        </w:rPr>
        <w:t xml:space="preserve"> </w:t>
      </w:r>
      <w:r>
        <w:rPr>
          <w:w w:val="95"/>
        </w:rPr>
        <w:t>km</w:t>
      </w:r>
      <w:r>
        <w:rPr>
          <w:w w:val="95"/>
          <w:vertAlign w:val="superscript"/>
        </w:rPr>
        <w:t>2</w:t>
      </w:r>
      <w:r>
        <w:rPr>
          <w:w w:val="95"/>
        </w:rPr>
        <w:t>)</w:t>
      </w:r>
      <w:r>
        <w:rPr>
          <w:spacing w:val="16"/>
          <w:w w:val="95"/>
        </w:rPr>
        <w:t xml:space="preserve"> </w:t>
      </w:r>
      <w:r>
        <w:rPr>
          <w:w w:val="95"/>
        </w:rPr>
        <w:t>of</w:t>
      </w:r>
      <w:r>
        <w:rPr>
          <w:spacing w:val="16"/>
          <w:w w:val="95"/>
        </w:rPr>
        <w:t xml:space="preserve"> </w:t>
      </w:r>
      <w:r>
        <w:rPr>
          <w:w w:val="95"/>
        </w:rPr>
        <w:t>each</w:t>
      </w:r>
      <w:r>
        <w:rPr>
          <w:spacing w:val="16"/>
          <w:w w:val="95"/>
        </w:rPr>
        <w:t xml:space="preserve"> </w:t>
      </w:r>
      <w:r>
        <w:rPr>
          <w:w w:val="95"/>
        </w:rPr>
        <w:t>tile</w:t>
      </w:r>
      <w:r>
        <w:rPr>
          <w:spacing w:val="17"/>
          <w:w w:val="95"/>
        </w:rPr>
        <w:t xml:space="preserve"> </w:t>
      </w:r>
      <w:r>
        <w:rPr>
          <w:w w:val="95"/>
        </w:rPr>
        <w:t>for</w:t>
      </w:r>
    </w:p>
    <w:p w14:paraId="39D20EF2" w14:textId="77777777" w:rsidR="00C544BC" w:rsidRDefault="00BD4BDE">
      <w:pPr>
        <w:pStyle w:val="BodyText"/>
        <w:spacing w:before="155"/>
      </w:pPr>
      <w:r>
        <w:rPr>
          <w:rFonts w:ascii="Trebuchet MS"/>
          <w:sz w:val="12"/>
        </w:rPr>
        <w:t xml:space="preserve">213    </w:t>
      </w:r>
      <w:r>
        <w:rPr>
          <w:rFonts w:ascii="Trebuchet MS"/>
          <w:spacing w:val="19"/>
          <w:sz w:val="12"/>
        </w:rPr>
        <w:t xml:space="preserve"> </w:t>
      </w:r>
      <w:r>
        <w:t>each</w:t>
      </w:r>
      <w:r>
        <w:rPr>
          <w:spacing w:val="-7"/>
        </w:rPr>
        <w:t xml:space="preserve"> </w:t>
      </w:r>
      <w:r>
        <w:t>SCC,</w:t>
      </w:r>
      <w:r>
        <w:rPr>
          <w:spacing w:val="-8"/>
        </w:rPr>
        <w:t xml:space="preserve"> </w:t>
      </w:r>
      <w:proofErr w:type="spellStart"/>
      <w:proofErr w:type="gramStart"/>
      <w:r>
        <w:rPr>
          <w:rFonts w:ascii="Georgia"/>
          <w:i/>
        </w:rPr>
        <w:t>A</w:t>
      </w:r>
      <w:r>
        <w:rPr>
          <w:rFonts w:ascii="Calibri"/>
          <w:i/>
          <w:vertAlign w:val="subscript"/>
        </w:rPr>
        <w:t>i,s</w:t>
      </w:r>
      <w:proofErr w:type="spellEnd"/>
      <w:r>
        <w:t>.</w:t>
      </w:r>
      <w:proofErr w:type="gramEnd"/>
      <w:r>
        <w:rPr>
          <w:spacing w:val="10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offset</w:t>
      </w:r>
      <w:r>
        <w:rPr>
          <w:spacing w:val="-8"/>
        </w:rPr>
        <w:t xml:space="preserve"> </w:t>
      </w:r>
      <w:r>
        <w:t>term</w:t>
      </w:r>
      <w:r>
        <w:rPr>
          <w:spacing w:val="-7"/>
        </w:rPr>
        <w:t xml:space="preserve"> </w:t>
      </w:r>
      <w:r>
        <w:t>accounts</w:t>
      </w:r>
      <w:r>
        <w:rPr>
          <w:spacing w:val="-8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changes</w:t>
      </w:r>
      <w:r>
        <w:rPr>
          <w:spacing w:val="-7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probabilities</w:t>
      </w:r>
      <w:r>
        <w:rPr>
          <w:spacing w:val="-7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GVP</w:t>
      </w:r>
      <w:r>
        <w:rPr>
          <w:spacing w:val="-7"/>
        </w:rPr>
        <w:t xml:space="preserve"> </w:t>
      </w:r>
      <w:r>
        <w:t>detection</w:t>
      </w:r>
      <w:r>
        <w:rPr>
          <w:spacing w:val="-8"/>
        </w:rPr>
        <w:t xml:space="preserve"> </w:t>
      </w:r>
      <w:r>
        <w:t>due</w:t>
      </w:r>
    </w:p>
    <w:p w14:paraId="4A9422E5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214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to</w:t>
      </w:r>
      <w:r>
        <w:rPr>
          <w:spacing w:val="16"/>
          <w:w w:val="95"/>
        </w:rPr>
        <w:t xml:space="preserve"> </w:t>
      </w:r>
      <w:r>
        <w:rPr>
          <w:w w:val="95"/>
        </w:rPr>
        <w:t>the</w:t>
      </w:r>
      <w:r>
        <w:rPr>
          <w:spacing w:val="15"/>
          <w:w w:val="95"/>
        </w:rPr>
        <w:t xml:space="preserve"> </w:t>
      </w:r>
      <w:r>
        <w:rPr>
          <w:w w:val="95"/>
        </w:rPr>
        <w:t>different</w:t>
      </w:r>
      <w:r>
        <w:rPr>
          <w:spacing w:val="16"/>
          <w:w w:val="95"/>
        </w:rPr>
        <w:t xml:space="preserve"> </w:t>
      </w:r>
      <w:r>
        <w:rPr>
          <w:w w:val="95"/>
        </w:rPr>
        <w:t>areas</w:t>
      </w:r>
      <w:r>
        <w:rPr>
          <w:spacing w:val="15"/>
          <w:w w:val="95"/>
        </w:rPr>
        <w:t xml:space="preserve"> </w:t>
      </w:r>
      <w:r>
        <w:rPr>
          <w:w w:val="95"/>
        </w:rPr>
        <w:t>monitored</w:t>
      </w:r>
      <w:r>
        <w:rPr>
          <w:spacing w:val="16"/>
          <w:w w:val="95"/>
        </w:rPr>
        <w:t xml:space="preserve"> </w:t>
      </w:r>
      <w:r>
        <w:rPr>
          <w:w w:val="95"/>
        </w:rPr>
        <w:t>by</w:t>
      </w:r>
      <w:r>
        <w:rPr>
          <w:spacing w:val="15"/>
          <w:w w:val="95"/>
        </w:rPr>
        <w:t xml:space="preserve"> </w:t>
      </w:r>
      <w:r>
        <w:rPr>
          <w:w w:val="95"/>
        </w:rPr>
        <w:t>each</w:t>
      </w:r>
      <w:r>
        <w:rPr>
          <w:spacing w:val="16"/>
          <w:w w:val="95"/>
        </w:rPr>
        <w:t xml:space="preserve"> </w:t>
      </w:r>
      <w:r>
        <w:rPr>
          <w:w w:val="95"/>
        </w:rPr>
        <w:t>hydrophone.</w:t>
      </w:r>
      <w:r>
        <w:rPr>
          <w:spacing w:val="39"/>
          <w:w w:val="95"/>
        </w:rPr>
        <w:t xml:space="preserve"> </w:t>
      </w:r>
      <w:r>
        <w:rPr>
          <w:w w:val="95"/>
        </w:rPr>
        <w:t>Because</w:t>
      </w:r>
      <w:r>
        <w:rPr>
          <w:spacing w:val="16"/>
          <w:w w:val="95"/>
        </w:rPr>
        <w:t xml:space="preserve"> </w:t>
      </w:r>
      <w:r>
        <w:rPr>
          <w:w w:val="95"/>
        </w:rPr>
        <w:t>the</w:t>
      </w:r>
      <w:r>
        <w:rPr>
          <w:spacing w:val="15"/>
          <w:w w:val="95"/>
        </w:rPr>
        <w:t xml:space="preserve"> </w:t>
      </w:r>
      <w:r>
        <w:rPr>
          <w:w w:val="95"/>
        </w:rPr>
        <w:t>hydrophone</w:t>
      </w:r>
      <w:r>
        <w:rPr>
          <w:spacing w:val="16"/>
          <w:w w:val="95"/>
        </w:rPr>
        <w:t xml:space="preserve"> </w:t>
      </w:r>
      <w:r>
        <w:rPr>
          <w:w w:val="95"/>
        </w:rPr>
        <w:t>tessellation</w:t>
      </w:r>
    </w:p>
    <w:p w14:paraId="300B81E2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215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0"/>
        </w:rPr>
        <w:t>changed</w:t>
      </w:r>
      <w:r>
        <w:rPr>
          <w:spacing w:val="16"/>
          <w:w w:val="90"/>
        </w:rPr>
        <w:t xml:space="preserve"> </w:t>
      </w:r>
      <w:r>
        <w:rPr>
          <w:w w:val="90"/>
        </w:rPr>
        <w:t>between</w:t>
      </w:r>
      <w:r>
        <w:rPr>
          <w:spacing w:val="15"/>
          <w:w w:val="90"/>
        </w:rPr>
        <w:t xml:space="preserve"> </w:t>
      </w:r>
      <w:r>
        <w:rPr>
          <w:w w:val="90"/>
        </w:rPr>
        <w:t>SCCs</w:t>
      </w:r>
      <w:r>
        <w:rPr>
          <w:spacing w:val="16"/>
          <w:w w:val="90"/>
        </w:rPr>
        <w:t xml:space="preserve"> </w:t>
      </w:r>
      <w:r>
        <w:rPr>
          <w:w w:val="90"/>
        </w:rPr>
        <w:t>(as</w:t>
      </w:r>
      <w:r>
        <w:rPr>
          <w:spacing w:val="15"/>
          <w:w w:val="90"/>
        </w:rPr>
        <w:t xml:space="preserve"> </w:t>
      </w:r>
      <w:r>
        <w:rPr>
          <w:w w:val="90"/>
        </w:rPr>
        <w:t>there</w:t>
      </w:r>
      <w:r>
        <w:rPr>
          <w:spacing w:val="16"/>
          <w:w w:val="90"/>
        </w:rPr>
        <w:t xml:space="preserve"> </w:t>
      </w:r>
      <w:r>
        <w:rPr>
          <w:w w:val="90"/>
        </w:rPr>
        <w:t>were</w:t>
      </w:r>
      <w:r>
        <w:rPr>
          <w:spacing w:val="15"/>
          <w:w w:val="90"/>
        </w:rPr>
        <w:t xml:space="preserve"> </w:t>
      </w:r>
      <w:r>
        <w:rPr>
          <w:w w:val="90"/>
        </w:rPr>
        <w:t>different</w:t>
      </w:r>
      <w:r>
        <w:rPr>
          <w:spacing w:val="15"/>
          <w:w w:val="90"/>
        </w:rPr>
        <w:t xml:space="preserve"> </w:t>
      </w:r>
      <w:r>
        <w:rPr>
          <w:w w:val="90"/>
        </w:rPr>
        <w:t>sets</w:t>
      </w:r>
      <w:r>
        <w:rPr>
          <w:spacing w:val="16"/>
          <w:w w:val="90"/>
        </w:rPr>
        <w:t xml:space="preserve"> </w:t>
      </w:r>
      <w:r>
        <w:rPr>
          <w:w w:val="90"/>
        </w:rPr>
        <w:t>of</w:t>
      </w:r>
      <w:r>
        <w:rPr>
          <w:spacing w:val="15"/>
          <w:w w:val="90"/>
        </w:rPr>
        <w:t xml:space="preserve"> </w:t>
      </w:r>
      <w:r>
        <w:rPr>
          <w:w w:val="90"/>
        </w:rPr>
        <w:t>hydrophones</w:t>
      </w:r>
      <w:r>
        <w:rPr>
          <w:spacing w:val="16"/>
          <w:w w:val="90"/>
        </w:rPr>
        <w:t xml:space="preserve"> </w:t>
      </w:r>
      <w:r>
        <w:rPr>
          <w:w w:val="90"/>
        </w:rPr>
        <w:t>recorded</w:t>
      </w:r>
      <w:r>
        <w:rPr>
          <w:spacing w:val="15"/>
          <w:w w:val="90"/>
        </w:rPr>
        <w:t xml:space="preserve"> </w:t>
      </w:r>
      <w:r>
        <w:rPr>
          <w:w w:val="90"/>
        </w:rPr>
        <w:t>during</w:t>
      </w:r>
      <w:r>
        <w:rPr>
          <w:spacing w:val="16"/>
          <w:w w:val="90"/>
        </w:rPr>
        <w:t xml:space="preserve"> </w:t>
      </w:r>
      <w:r>
        <w:rPr>
          <w:w w:val="90"/>
        </w:rPr>
        <w:t>each</w:t>
      </w:r>
      <w:r>
        <w:rPr>
          <w:spacing w:val="15"/>
          <w:w w:val="90"/>
        </w:rPr>
        <w:t xml:space="preserve"> </w:t>
      </w:r>
      <w:r>
        <w:rPr>
          <w:w w:val="90"/>
        </w:rPr>
        <w:t>SSC),</w:t>
      </w:r>
    </w:p>
    <w:p w14:paraId="44829B03" w14:textId="77777777" w:rsidR="00C544BC" w:rsidRDefault="00BD4BDE">
      <w:pPr>
        <w:pStyle w:val="BodyText"/>
        <w:spacing w:before="155"/>
      </w:pPr>
      <w:r>
        <w:rPr>
          <w:rFonts w:ascii="Trebuchet MS"/>
          <w:sz w:val="12"/>
        </w:rPr>
        <w:t xml:space="preserve">216    </w:t>
      </w:r>
      <w:r>
        <w:rPr>
          <w:rFonts w:ascii="Trebuchet MS"/>
          <w:spacing w:val="19"/>
          <w:sz w:val="12"/>
        </w:rPr>
        <w:t xml:space="preserve"> </w:t>
      </w:r>
      <w:r>
        <w:t>separate</w:t>
      </w:r>
      <w:r>
        <w:rPr>
          <w:spacing w:val="-6"/>
        </w:rPr>
        <w:t xml:space="preserve"> </w:t>
      </w:r>
      <w:r>
        <w:t>MRFs</w:t>
      </w:r>
      <w:r>
        <w:rPr>
          <w:spacing w:val="-7"/>
        </w:rPr>
        <w:t xml:space="preserve"> </w:t>
      </w:r>
      <w:r>
        <w:t>were</w:t>
      </w:r>
      <w:r>
        <w:rPr>
          <w:spacing w:val="-7"/>
        </w:rPr>
        <w:t xml:space="preserve"> </w:t>
      </w:r>
      <w:r>
        <w:t>used</w:t>
      </w:r>
      <w:r>
        <w:rPr>
          <w:spacing w:val="-7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each</w:t>
      </w:r>
      <w:r>
        <w:rPr>
          <w:spacing w:val="-7"/>
        </w:rPr>
        <w:t xml:space="preserve"> </w:t>
      </w:r>
      <w:r>
        <w:t>SCC,</w:t>
      </w:r>
      <w:r>
        <w:rPr>
          <w:spacing w:val="-7"/>
        </w:rPr>
        <w:t xml:space="preserve"> </w:t>
      </w:r>
      <w:r>
        <w:t>but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single</w:t>
      </w:r>
      <w:r>
        <w:rPr>
          <w:spacing w:val="-7"/>
        </w:rPr>
        <w:t xml:space="preserve"> </w:t>
      </w:r>
      <w:r>
        <w:t>smoothing</w:t>
      </w:r>
      <w:r>
        <w:rPr>
          <w:spacing w:val="-7"/>
        </w:rPr>
        <w:t xml:space="preserve"> </w:t>
      </w:r>
      <w:r>
        <w:t>parameter</w:t>
      </w:r>
      <w:r>
        <w:rPr>
          <w:spacing w:val="-7"/>
        </w:rPr>
        <w:t xml:space="preserve"> </w:t>
      </w:r>
      <w:r>
        <w:t>was</w:t>
      </w:r>
      <w:r>
        <w:rPr>
          <w:spacing w:val="-7"/>
        </w:rPr>
        <w:t xml:space="preserve"> </w:t>
      </w:r>
      <w:r>
        <w:t>estimated</w:t>
      </w:r>
    </w:p>
    <w:p w14:paraId="618188BF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217    </w:t>
      </w:r>
      <w:r>
        <w:rPr>
          <w:rFonts w:ascii="Trebuchet MS"/>
          <w:spacing w:val="19"/>
          <w:sz w:val="12"/>
        </w:rPr>
        <w:t xml:space="preserve"> </w:t>
      </w:r>
      <w:r>
        <w:t>across</w:t>
      </w:r>
      <w:r>
        <w:rPr>
          <w:spacing w:val="-8"/>
        </w:rPr>
        <w:t xml:space="preserve"> </w:t>
      </w:r>
      <w:r>
        <w:t>all</w:t>
      </w:r>
      <w:r>
        <w:rPr>
          <w:spacing w:val="-9"/>
        </w:rPr>
        <w:t xml:space="preserve"> </w:t>
      </w:r>
      <w:r>
        <w:t>MRFs.</w:t>
      </w:r>
      <w:r>
        <w:rPr>
          <w:spacing w:val="10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allowed</w:t>
      </w:r>
      <w:r>
        <w:rPr>
          <w:spacing w:val="-7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different</w:t>
      </w:r>
      <w:r>
        <w:rPr>
          <w:spacing w:val="-8"/>
        </w:rPr>
        <w:t xml:space="preserve"> </w:t>
      </w:r>
      <w:r>
        <w:t>spatial</w:t>
      </w:r>
      <w:r>
        <w:rPr>
          <w:spacing w:val="-8"/>
        </w:rPr>
        <w:t xml:space="preserve"> </w:t>
      </w:r>
      <w:r>
        <w:t>smooths</w:t>
      </w:r>
      <w:r>
        <w:rPr>
          <w:spacing w:val="-8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each</w:t>
      </w:r>
      <w:r>
        <w:rPr>
          <w:spacing w:val="-8"/>
        </w:rPr>
        <w:t xml:space="preserve"> </w:t>
      </w:r>
      <w:r>
        <w:t>SCC,</w:t>
      </w:r>
      <w:r>
        <w:rPr>
          <w:spacing w:val="-7"/>
        </w:rPr>
        <w:t xml:space="preserve"> </w:t>
      </w:r>
      <w:r>
        <w:t>but</w:t>
      </w:r>
      <w:r>
        <w:rPr>
          <w:spacing w:val="-8"/>
        </w:rPr>
        <w:t xml:space="preserve"> </w:t>
      </w:r>
      <w:r>
        <w:t>constrained</w:t>
      </w:r>
    </w:p>
    <w:p w14:paraId="4167EC3E" w14:textId="77777777" w:rsidR="00C544BC" w:rsidRDefault="00BD4BDE">
      <w:pPr>
        <w:pStyle w:val="BodyText"/>
        <w:spacing w:before="155"/>
      </w:pPr>
      <w:r>
        <w:rPr>
          <w:rFonts w:ascii="Trebuchet MS"/>
          <w:sz w:val="12"/>
        </w:rPr>
        <w:t xml:space="preserve">218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the</w:t>
      </w:r>
      <w:r>
        <w:rPr>
          <w:spacing w:val="1"/>
          <w:w w:val="95"/>
        </w:rPr>
        <w:t xml:space="preserve"> </w:t>
      </w:r>
      <w:r>
        <w:rPr>
          <w:w w:val="95"/>
        </w:rPr>
        <w:t>smooths to</w:t>
      </w:r>
      <w:r>
        <w:rPr>
          <w:spacing w:val="1"/>
          <w:w w:val="95"/>
        </w:rPr>
        <w:t xml:space="preserve"> </w:t>
      </w:r>
      <w:r>
        <w:rPr>
          <w:w w:val="95"/>
        </w:rPr>
        <w:t>have the</w:t>
      </w:r>
      <w:r>
        <w:rPr>
          <w:spacing w:val="1"/>
          <w:w w:val="95"/>
        </w:rPr>
        <w:t xml:space="preserve"> </w:t>
      </w:r>
      <w:r>
        <w:rPr>
          <w:w w:val="95"/>
        </w:rPr>
        <w:t>same amount of</w:t>
      </w:r>
      <w:r>
        <w:rPr>
          <w:spacing w:val="1"/>
          <w:w w:val="95"/>
        </w:rPr>
        <w:t xml:space="preserve"> </w:t>
      </w:r>
      <w:proofErr w:type="spellStart"/>
      <w:r>
        <w:rPr>
          <w:w w:val="95"/>
        </w:rPr>
        <w:t>wiggliness</w:t>
      </w:r>
      <w:proofErr w:type="spellEnd"/>
      <w:r>
        <w:rPr>
          <w:w w:val="95"/>
        </w:rPr>
        <w:t>.</w:t>
      </w:r>
      <w:r>
        <w:rPr>
          <w:spacing w:val="20"/>
          <w:w w:val="95"/>
        </w:rPr>
        <w:t xml:space="preserve"> </w:t>
      </w:r>
      <w:r>
        <w:rPr>
          <w:w w:val="95"/>
        </w:rPr>
        <w:t>The</w:t>
      </w:r>
      <w:r>
        <w:rPr>
          <w:spacing w:val="1"/>
          <w:w w:val="95"/>
        </w:rPr>
        <w:t xml:space="preserve"> </w:t>
      </w:r>
      <w:r>
        <w:rPr>
          <w:w w:val="95"/>
        </w:rPr>
        <w:t>smooth of</w:t>
      </w:r>
      <w:r>
        <w:rPr>
          <w:spacing w:val="1"/>
          <w:w w:val="95"/>
        </w:rPr>
        <w:t xml:space="preserve"> </w:t>
      </w:r>
      <w:r>
        <w:rPr>
          <w:w w:val="95"/>
        </w:rPr>
        <w:t>depth was</w:t>
      </w:r>
      <w:r>
        <w:rPr>
          <w:spacing w:val="1"/>
          <w:w w:val="95"/>
        </w:rPr>
        <w:t xml:space="preserve"> </w:t>
      </w:r>
      <w:r>
        <w:rPr>
          <w:w w:val="95"/>
        </w:rPr>
        <w:t>shared across</w:t>
      </w:r>
    </w:p>
    <w:p w14:paraId="4ADECCBB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219    </w:t>
      </w:r>
      <w:r>
        <w:rPr>
          <w:rFonts w:ascii="Trebuchet MS"/>
          <w:spacing w:val="19"/>
          <w:sz w:val="12"/>
        </w:rPr>
        <w:t xml:space="preserve"> </w:t>
      </w:r>
      <w:r>
        <w:t>SCCs.</w:t>
      </w:r>
      <w:r>
        <w:rPr>
          <w:spacing w:val="24"/>
        </w:rPr>
        <w:t xml:space="preserve"> </w:t>
      </w:r>
      <w:r>
        <w:t>We</w:t>
      </w:r>
      <w:r>
        <w:rPr>
          <w:spacing w:val="3"/>
        </w:rPr>
        <w:t xml:space="preserve"> </w:t>
      </w:r>
      <w:r>
        <w:t>used</w:t>
      </w:r>
      <w:r>
        <w:rPr>
          <w:spacing w:val="2"/>
        </w:rPr>
        <w:t xml:space="preserve"> </w:t>
      </w:r>
      <w:r>
        <w:t>this</w:t>
      </w:r>
      <w:r>
        <w:rPr>
          <w:spacing w:val="3"/>
        </w:rPr>
        <w:t xml:space="preserve"> </w:t>
      </w:r>
      <w:r>
        <w:t>model</w:t>
      </w:r>
      <w:r>
        <w:rPr>
          <w:spacing w:val="2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predict</w:t>
      </w:r>
      <w:r>
        <w:rPr>
          <w:spacing w:val="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baseline</w:t>
      </w:r>
      <w:r>
        <w:rPr>
          <w:spacing w:val="2"/>
        </w:rPr>
        <w:t xml:space="preserve"> </w:t>
      </w:r>
      <w:r>
        <w:t>probability</w:t>
      </w:r>
      <w:r>
        <w:rPr>
          <w:spacing w:val="3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GVP</w:t>
      </w:r>
      <w:r>
        <w:rPr>
          <w:spacing w:val="2"/>
        </w:rPr>
        <w:t xml:space="preserve"> </w:t>
      </w:r>
      <w:r>
        <w:t>detection</w:t>
      </w:r>
      <w:r>
        <w:rPr>
          <w:spacing w:val="3"/>
        </w:rPr>
        <w:t xml:space="preserve"> </w:t>
      </w:r>
      <w:r>
        <w:t>at</w:t>
      </w:r>
      <w:r>
        <w:rPr>
          <w:spacing w:val="2"/>
        </w:rPr>
        <w:t xml:space="preserve"> </w:t>
      </w:r>
      <w:r>
        <w:t>each</w:t>
      </w:r>
    </w:p>
    <w:p w14:paraId="60610357" w14:textId="77777777" w:rsidR="00C544BC" w:rsidRDefault="00BD4BDE">
      <w:pPr>
        <w:spacing w:before="154"/>
        <w:ind w:left="150"/>
        <w:rPr>
          <w:sz w:val="24"/>
        </w:rPr>
      </w:pPr>
      <w:r>
        <w:rPr>
          <w:rFonts w:ascii="Trebuchet MS"/>
          <w:sz w:val="12"/>
        </w:rPr>
        <w:t xml:space="preserve">220    </w:t>
      </w:r>
      <w:r>
        <w:rPr>
          <w:rFonts w:ascii="Trebuchet MS"/>
          <w:spacing w:val="19"/>
          <w:sz w:val="12"/>
        </w:rPr>
        <w:t xml:space="preserve"> </w:t>
      </w:r>
      <w:proofErr w:type="gramStart"/>
      <w:r>
        <w:rPr>
          <w:sz w:val="24"/>
        </w:rPr>
        <w:t>hydrophone</w:t>
      </w:r>
      <w:proofErr w:type="gramEnd"/>
      <w:r>
        <w:rPr>
          <w:sz w:val="24"/>
        </w:rPr>
        <w:t>.</w:t>
      </w:r>
    </w:p>
    <w:p w14:paraId="04C9FF8B" w14:textId="77777777" w:rsidR="00C544BC" w:rsidRDefault="00C544BC">
      <w:pPr>
        <w:pStyle w:val="BodyText"/>
        <w:spacing w:before="0"/>
        <w:ind w:left="0"/>
        <w:rPr>
          <w:sz w:val="20"/>
        </w:rPr>
      </w:pPr>
    </w:p>
    <w:p w14:paraId="545D304A" w14:textId="77777777" w:rsidR="00C544BC" w:rsidRDefault="00C544BC">
      <w:pPr>
        <w:pStyle w:val="BodyText"/>
        <w:spacing w:before="1"/>
        <w:ind w:left="0"/>
        <w:rPr>
          <w:sz w:val="18"/>
        </w:rPr>
      </w:pPr>
    </w:p>
    <w:p w14:paraId="16127AF3" w14:textId="77777777" w:rsidR="00C544BC" w:rsidRDefault="00BD4BDE">
      <w:pPr>
        <w:pStyle w:val="Heading2"/>
        <w:tabs>
          <w:tab w:val="left" w:pos="1361"/>
        </w:tabs>
      </w:pPr>
      <w:r>
        <w:rPr>
          <w:rFonts w:ascii="Trebuchet MS"/>
          <w:b w:val="0"/>
          <w:sz w:val="12"/>
        </w:rPr>
        <w:t xml:space="preserve">221    </w:t>
      </w:r>
      <w:r>
        <w:rPr>
          <w:rFonts w:ascii="Trebuchet MS"/>
          <w:b w:val="0"/>
          <w:spacing w:val="19"/>
          <w:sz w:val="12"/>
        </w:rPr>
        <w:t xml:space="preserve"> </w:t>
      </w:r>
      <w:bookmarkStart w:id="12" w:name="M2:_Modelling_the_effect_of_Naval_activi"/>
      <w:bookmarkEnd w:id="12"/>
      <w:r>
        <w:rPr>
          <w:w w:val="105"/>
        </w:rPr>
        <w:t>2.2.3</w:t>
      </w:r>
      <w:r>
        <w:rPr>
          <w:w w:val="105"/>
        </w:rPr>
        <w:tab/>
        <w:t>M2:</w:t>
      </w:r>
      <w:r>
        <w:rPr>
          <w:spacing w:val="48"/>
          <w:w w:val="105"/>
        </w:rPr>
        <w:t xml:space="preserve"> </w:t>
      </w:r>
      <w:r>
        <w:rPr>
          <w:w w:val="105"/>
        </w:rPr>
        <w:t>Modelling</w:t>
      </w:r>
      <w:r>
        <w:rPr>
          <w:spacing w:val="20"/>
          <w:w w:val="105"/>
        </w:rPr>
        <w:t xml:space="preserve"> </w:t>
      </w:r>
      <w:r>
        <w:rPr>
          <w:w w:val="105"/>
        </w:rPr>
        <w:t>the</w:t>
      </w:r>
      <w:r>
        <w:rPr>
          <w:spacing w:val="20"/>
          <w:w w:val="105"/>
        </w:rPr>
        <w:t xml:space="preserve"> </w:t>
      </w:r>
      <w:r>
        <w:rPr>
          <w:w w:val="105"/>
        </w:rPr>
        <w:t>effect</w:t>
      </w:r>
      <w:r>
        <w:rPr>
          <w:spacing w:val="20"/>
          <w:w w:val="105"/>
        </w:rPr>
        <w:t xml:space="preserve"> </w:t>
      </w:r>
      <w:r>
        <w:rPr>
          <w:w w:val="105"/>
        </w:rPr>
        <w:t>of</w:t>
      </w:r>
      <w:r>
        <w:rPr>
          <w:spacing w:val="19"/>
          <w:w w:val="105"/>
        </w:rPr>
        <w:t xml:space="preserve"> </w:t>
      </w:r>
      <w:r>
        <w:rPr>
          <w:w w:val="105"/>
        </w:rPr>
        <w:t>Naval</w:t>
      </w:r>
      <w:r>
        <w:rPr>
          <w:spacing w:val="20"/>
          <w:w w:val="105"/>
        </w:rPr>
        <w:t xml:space="preserve"> </w:t>
      </w:r>
      <w:r>
        <w:rPr>
          <w:w w:val="105"/>
        </w:rPr>
        <w:t>activity</w:t>
      </w:r>
    </w:p>
    <w:p w14:paraId="5E037D9D" w14:textId="77777777" w:rsidR="00C544BC" w:rsidRDefault="00C544BC">
      <w:pPr>
        <w:pStyle w:val="BodyText"/>
        <w:spacing w:before="12"/>
        <w:ind w:left="0"/>
        <w:rPr>
          <w:b/>
        </w:rPr>
      </w:pPr>
    </w:p>
    <w:p w14:paraId="46F6D8DC" w14:textId="77777777" w:rsidR="00C544BC" w:rsidRDefault="00BD4BDE">
      <w:pPr>
        <w:pStyle w:val="BodyText"/>
        <w:spacing w:before="117"/>
      </w:pPr>
      <w:r>
        <w:rPr>
          <w:rFonts w:ascii="Trebuchet MS"/>
          <w:sz w:val="12"/>
        </w:rPr>
        <w:t xml:space="preserve">222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For</w:t>
      </w:r>
      <w:r>
        <w:rPr>
          <w:spacing w:val="3"/>
          <w:w w:val="95"/>
        </w:rPr>
        <w:t xml:space="preserve"> </w:t>
      </w:r>
      <w:r>
        <w:rPr>
          <w:w w:val="95"/>
        </w:rPr>
        <w:t>the</w:t>
      </w:r>
      <w:r>
        <w:rPr>
          <w:spacing w:val="2"/>
          <w:w w:val="95"/>
        </w:rPr>
        <w:t xml:space="preserve"> </w:t>
      </w:r>
      <w:r>
        <w:rPr>
          <w:w w:val="95"/>
        </w:rPr>
        <w:t>second</w:t>
      </w:r>
      <w:r>
        <w:rPr>
          <w:spacing w:val="2"/>
          <w:w w:val="95"/>
        </w:rPr>
        <w:t xml:space="preserve"> </w:t>
      </w:r>
      <w:r>
        <w:rPr>
          <w:w w:val="95"/>
        </w:rPr>
        <w:t>model,</w:t>
      </w:r>
      <w:r>
        <w:rPr>
          <w:spacing w:val="2"/>
          <w:w w:val="95"/>
        </w:rPr>
        <w:t xml:space="preserve"> </w:t>
      </w:r>
      <w:r>
        <w:rPr>
          <w:w w:val="95"/>
        </w:rPr>
        <w:t>we</w:t>
      </w:r>
      <w:r>
        <w:rPr>
          <w:spacing w:val="3"/>
          <w:w w:val="95"/>
        </w:rPr>
        <w:t xml:space="preserve"> </w:t>
      </w:r>
      <w:r>
        <w:rPr>
          <w:w w:val="95"/>
        </w:rPr>
        <w:t>used</w:t>
      </w:r>
      <w:r>
        <w:rPr>
          <w:spacing w:val="2"/>
          <w:w w:val="95"/>
        </w:rPr>
        <w:t xml:space="preserve"> </w:t>
      </w:r>
      <w:r>
        <w:rPr>
          <w:w w:val="95"/>
        </w:rPr>
        <w:t>data</w:t>
      </w:r>
      <w:r>
        <w:rPr>
          <w:spacing w:val="2"/>
          <w:w w:val="95"/>
        </w:rPr>
        <w:t xml:space="preserve"> </w:t>
      </w:r>
      <w:r>
        <w:rPr>
          <w:w w:val="95"/>
        </w:rPr>
        <w:t>collected</w:t>
      </w:r>
      <w:r>
        <w:rPr>
          <w:spacing w:val="2"/>
          <w:w w:val="95"/>
        </w:rPr>
        <w:t xml:space="preserve"> </w:t>
      </w:r>
      <w:r>
        <w:rPr>
          <w:w w:val="95"/>
        </w:rPr>
        <w:t>prior</w:t>
      </w:r>
      <w:r>
        <w:rPr>
          <w:spacing w:val="3"/>
          <w:w w:val="95"/>
        </w:rPr>
        <w:t xml:space="preserve"> </w:t>
      </w:r>
      <w:r>
        <w:rPr>
          <w:w w:val="95"/>
        </w:rPr>
        <w:t>to</w:t>
      </w:r>
      <w:r>
        <w:rPr>
          <w:spacing w:val="2"/>
          <w:w w:val="95"/>
        </w:rPr>
        <w:t xml:space="preserve"> </w:t>
      </w:r>
      <w:r>
        <w:rPr>
          <w:w w:val="95"/>
        </w:rPr>
        <w:t>the</w:t>
      </w:r>
      <w:r>
        <w:rPr>
          <w:spacing w:val="2"/>
          <w:w w:val="95"/>
        </w:rPr>
        <w:t xml:space="preserve"> </w:t>
      </w:r>
      <w:r>
        <w:rPr>
          <w:w w:val="95"/>
        </w:rPr>
        <w:t>onset</w:t>
      </w:r>
      <w:r>
        <w:rPr>
          <w:spacing w:val="2"/>
          <w:w w:val="95"/>
        </w:rPr>
        <w:t xml:space="preserve"> </w:t>
      </w:r>
      <w:r>
        <w:rPr>
          <w:w w:val="95"/>
        </w:rPr>
        <w:t>of</w:t>
      </w:r>
      <w:r>
        <w:rPr>
          <w:spacing w:val="3"/>
          <w:w w:val="95"/>
        </w:rPr>
        <w:t xml:space="preserve"> </w:t>
      </w:r>
      <w:proofErr w:type="gramStart"/>
      <w:r>
        <w:rPr>
          <w:w w:val="95"/>
        </w:rPr>
        <w:t>hull-mounted</w:t>
      </w:r>
      <w:proofErr w:type="gramEnd"/>
      <w:r>
        <w:rPr>
          <w:spacing w:val="2"/>
          <w:w w:val="95"/>
        </w:rPr>
        <w:t xml:space="preserve"> </w:t>
      </w:r>
      <w:r>
        <w:rPr>
          <w:w w:val="95"/>
        </w:rPr>
        <w:t>MFAS</w:t>
      </w:r>
      <w:r>
        <w:rPr>
          <w:spacing w:val="2"/>
          <w:w w:val="95"/>
        </w:rPr>
        <w:t xml:space="preserve"> </w:t>
      </w:r>
      <w:r>
        <w:rPr>
          <w:w w:val="95"/>
        </w:rPr>
        <w:t>used</w:t>
      </w:r>
    </w:p>
    <w:p w14:paraId="06EA4E2F" w14:textId="77777777" w:rsidR="00C544BC" w:rsidRDefault="00BD4BDE">
      <w:pPr>
        <w:pStyle w:val="BodyText"/>
        <w:spacing w:before="155"/>
      </w:pPr>
      <w:r>
        <w:rPr>
          <w:rFonts w:ascii="Trebuchet MS"/>
          <w:sz w:val="12"/>
        </w:rPr>
        <w:t xml:space="preserve">223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during</w:t>
      </w:r>
      <w:r>
        <w:rPr>
          <w:spacing w:val="20"/>
          <w:w w:val="95"/>
        </w:rPr>
        <w:t xml:space="preserve"> </w:t>
      </w:r>
      <w:r>
        <w:rPr>
          <w:w w:val="95"/>
        </w:rPr>
        <w:t>SCCs,</w:t>
      </w:r>
      <w:r>
        <w:rPr>
          <w:spacing w:val="19"/>
          <w:w w:val="95"/>
        </w:rPr>
        <w:t xml:space="preserve"> </w:t>
      </w:r>
      <w:r>
        <w:rPr>
          <w:w w:val="95"/>
        </w:rPr>
        <w:t>when</w:t>
      </w:r>
      <w:r>
        <w:rPr>
          <w:spacing w:val="19"/>
          <w:w w:val="95"/>
        </w:rPr>
        <w:t xml:space="preserve"> </w:t>
      </w:r>
      <w:r>
        <w:rPr>
          <w:w w:val="95"/>
        </w:rPr>
        <w:t>other</w:t>
      </w:r>
      <w:r>
        <w:rPr>
          <w:spacing w:val="20"/>
          <w:w w:val="95"/>
        </w:rPr>
        <w:t xml:space="preserve"> </w:t>
      </w:r>
      <w:r>
        <w:rPr>
          <w:w w:val="95"/>
        </w:rPr>
        <w:t>naval</w:t>
      </w:r>
      <w:r>
        <w:rPr>
          <w:spacing w:val="19"/>
          <w:w w:val="95"/>
        </w:rPr>
        <w:t xml:space="preserve"> </w:t>
      </w:r>
      <w:r>
        <w:rPr>
          <w:w w:val="95"/>
        </w:rPr>
        <w:t>training</w:t>
      </w:r>
      <w:r>
        <w:rPr>
          <w:spacing w:val="19"/>
          <w:w w:val="95"/>
        </w:rPr>
        <w:t xml:space="preserve"> </w:t>
      </w:r>
      <w:r>
        <w:rPr>
          <w:w w:val="95"/>
        </w:rPr>
        <w:t>activities</w:t>
      </w:r>
      <w:r>
        <w:rPr>
          <w:spacing w:val="20"/>
          <w:w w:val="95"/>
        </w:rPr>
        <w:t xml:space="preserve"> </w:t>
      </w:r>
      <w:r>
        <w:rPr>
          <w:w w:val="95"/>
        </w:rPr>
        <w:t>occurred</w:t>
      </w:r>
      <w:r>
        <w:rPr>
          <w:spacing w:val="19"/>
          <w:w w:val="95"/>
        </w:rPr>
        <w:t xml:space="preserve"> </w:t>
      </w:r>
      <w:r>
        <w:rPr>
          <w:w w:val="95"/>
        </w:rPr>
        <w:t>at</w:t>
      </w:r>
      <w:r>
        <w:rPr>
          <w:spacing w:val="19"/>
          <w:w w:val="95"/>
        </w:rPr>
        <w:t xml:space="preserve"> </w:t>
      </w:r>
      <w:r>
        <w:rPr>
          <w:w w:val="95"/>
        </w:rPr>
        <w:t>PMRF.</w:t>
      </w:r>
      <w:r>
        <w:rPr>
          <w:spacing w:val="20"/>
          <w:w w:val="95"/>
        </w:rPr>
        <w:t xml:space="preserve"> </w:t>
      </w:r>
      <w:r>
        <w:rPr>
          <w:w w:val="95"/>
        </w:rPr>
        <w:t>Various</w:t>
      </w:r>
      <w:r>
        <w:rPr>
          <w:spacing w:val="19"/>
          <w:w w:val="95"/>
        </w:rPr>
        <w:t xml:space="preserve"> </w:t>
      </w:r>
      <w:r>
        <w:rPr>
          <w:w w:val="95"/>
        </w:rPr>
        <w:t>vessels</w:t>
      </w:r>
      <w:r>
        <w:rPr>
          <w:spacing w:val="20"/>
          <w:w w:val="95"/>
        </w:rPr>
        <w:t xml:space="preserve"> </w:t>
      </w:r>
      <w:r>
        <w:rPr>
          <w:w w:val="95"/>
        </w:rPr>
        <w:t>were</w:t>
      </w:r>
    </w:p>
    <w:p w14:paraId="65C627E1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224    </w:t>
      </w:r>
      <w:r>
        <w:rPr>
          <w:rFonts w:ascii="Trebuchet MS"/>
          <w:spacing w:val="19"/>
          <w:sz w:val="12"/>
        </w:rPr>
        <w:t xml:space="preserve"> </w:t>
      </w:r>
      <w:proofErr w:type="gramStart"/>
      <w:r>
        <w:rPr>
          <w:w w:val="95"/>
        </w:rPr>
        <w:t>present</w:t>
      </w:r>
      <w:proofErr w:type="gramEnd"/>
      <w:r>
        <w:rPr>
          <w:spacing w:val="1"/>
          <w:w w:val="95"/>
        </w:rPr>
        <w:t xml:space="preserve"> </w:t>
      </w:r>
      <w:r>
        <w:rPr>
          <w:w w:val="95"/>
        </w:rPr>
        <w:t>on</w:t>
      </w:r>
      <w:r>
        <w:rPr>
          <w:spacing w:val="2"/>
          <w:w w:val="95"/>
        </w:rPr>
        <w:t xml:space="preserve"> </w:t>
      </w:r>
      <w:r>
        <w:rPr>
          <w:w w:val="95"/>
        </w:rPr>
        <w:t>the</w:t>
      </w:r>
      <w:r>
        <w:rPr>
          <w:spacing w:val="2"/>
          <w:w w:val="95"/>
        </w:rPr>
        <w:t xml:space="preserve"> </w:t>
      </w:r>
      <w:r>
        <w:rPr>
          <w:w w:val="95"/>
        </w:rPr>
        <w:t>range</w:t>
      </w:r>
      <w:r>
        <w:rPr>
          <w:spacing w:val="2"/>
          <w:w w:val="95"/>
        </w:rPr>
        <w:t xml:space="preserve"> </w:t>
      </w:r>
      <w:r>
        <w:rPr>
          <w:w w:val="95"/>
        </w:rPr>
        <w:t>during</w:t>
      </w:r>
      <w:r>
        <w:rPr>
          <w:spacing w:val="2"/>
          <w:w w:val="95"/>
        </w:rPr>
        <w:t xml:space="preserve"> </w:t>
      </w:r>
      <w:r>
        <w:rPr>
          <w:w w:val="95"/>
        </w:rPr>
        <w:t>these</w:t>
      </w:r>
      <w:r>
        <w:rPr>
          <w:spacing w:val="1"/>
          <w:w w:val="95"/>
        </w:rPr>
        <w:t xml:space="preserve"> </w:t>
      </w:r>
      <w:r>
        <w:rPr>
          <w:w w:val="95"/>
        </w:rPr>
        <w:t>periods,</w:t>
      </w:r>
      <w:r>
        <w:rPr>
          <w:spacing w:val="2"/>
          <w:w w:val="95"/>
        </w:rPr>
        <w:t xml:space="preserve"> </w:t>
      </w:r>
      <w:r>
        <w:rPr>
          <w:w w:val="95"/>
        </w:rPr>
        <w:t>and</w:t>
      </w:r>
      <w:r>
        <w:rPr>
          <w:spacing w:val="2"/>
          <w:w w:val="95"/>
        </w:rPr>
        <w:t xml:space="preserve"> </w:t>
      </w:r>
      <w:r>
        <w:rPr>
          <w:w w:val="95"/>
        </w:rPr>
        <w:t>other</w:t>
      </w:r>
      <w:r>
        <w:rPr>
          <w:spacing w:val="1"/>
          <w:w w:val="95"/>
        </w:rPr>
        <w:t xml:space="preserve"> </w:t>
      </w:r>
      <w:r>
        <w:rPr>
          <w:w w:val="95"/>
        </w:rPr>
        <w:t>noise</w:t>
      </w:r>
      <w:r>
        <w:rPr>
          <w:spacing w:val="2"/>
          <w:w w:val="95"/>
        </w:rPr>
        <w:t xml:space="preserve"> </w:t>
      </w:r>
      <w:r>
        <w:rPr>
          <w:w w:val="95"/>
        </w:rPr>
        <w:t>sources,</w:t>
      </w:r>
      <w:r>
        <w:rPr>
          <w:spacing w:val="1"/>
          <w:w w:val="95"/>
        </w:rPr>
        <w:t xml:space="preserve"> </w:t>
      </w:r>
      <w:r>
        <w:rPr>
          <w:w w:val="95"/>
        </w:rPr>
        <w:t>including</w:t>
      </w:r>
      <w:r>
        <w:rPr>
          <w:spacing w:val="2"/>
          <w:w w:val="95"/>
        </w:rPr>
        <w:t xml:space="preserve"> </w:t>
      </w:r>
      <w:r>
        <w:rPr>
          <w:w w:val="95"/>
        </w:rPr>
        <w:t>range</w:t>
      </w:r>
      <w:r>
        <w:rPr>
          <w:spacing w:val="2"/>
          <w:w w:val="95"/>
        </w:rPr>
        <w:t xml:space="preserve"> </w:t>
      </w:r>
      <w:r>
        <w:rPr>
          <w:w w:val="95"/>
        </w:rPr>
        <w:t>tracking</w:t>
      </w:r>
    </w:p>
    <w:p w14:paraId="7DF4D586" w14:textId="77777777" w:rsidR="00C544BC" w:rsidRDefault="00BD4BDE">
      <w:pPr>
        <w:pStyle w:val="BodyText"/>
        <w:spacing w:before="155"/>
      </w:pPr>
      <w:r>
        <w:rPr>
          <w:rFonts w:ascii="Trebuchet MS"/>
          <w:sz w:val="12"/>
        </w:rPr>
        <w:t xml:space="preserve">225    </w:t>
      </w:r>
      <w:r>
        <w:rPr>
          <w:rFonts w:ascii="Trebuchet MS"/>
          <w:spacing w:val="19"/>
          <w:sz w:val="12"/>
        </w:rPr>
        <w:t xml:space="preserve"> </w:t>
      </w:r>
      <w:proofErr w:type="spellStart"/>
      <w:r>
        <w:rPr>
          <w:w w:val="95"/>
        </w:rPr>
        <w:t>pingers</w:t>
      </w:r>
      <w:proofErr w:type="spellEnd"/>
      <w:r>
        <w:rPr>
          <w:w w:val="95"/>
        </w:rPr>
        <w:t>,</w:t>
      </w:r>
      <w:r>
        <w:rPr>
          <w:spacing w:val="18"/>
          <w:w w:val="95"/>
        </w:rPr>
        <w:t xml:space="preserve"> </w:t>
      </w:r>
      <w:r>
        <w:rPr>
          <w:w w:val="95"/>
        </w:rPr>
        <w:t>torpedoes,</w:t>
      </w:r>
      <w:r>
        <w:rPr>
          <w:spacing w:val="18"/>
          <w:w w:val="95"/>
        </w:rPr>
        <w:t xml:space="preserve"> </w:t>
      </w:r>
      <w:r>
        <w:rPr>
          <w:w w:val="95"/>
        </w:rPr>
        <w:t>and</w:t>
      </w:r>
      <w:r>
        <w:rPr>
          <w:spacing w:val="17"/>
          <w:w w:val="95"/>
        </w:rPr>
        <w:t xml:space="preserve"> </w:t>
      </w:r>
      <w:r>
        <w:rPr>
          <w:w w:val="95"/>
        </w:rPr>
        <w:t>submarines,</w:t>
      </w:r>
      <w:r>
        <w:rPr>
          <w:spacing w:val="18"/>
          <w:w w:val="95"/>
        </w:rPr>
        <w:t xml:space="preserve"> </w:t>
      </w:r>
      <w:r>
        <w:rPr>
          <w:w w:val="95"/>
        </w:rPr>
        <w:t>may</w:t>
      </w:r>
      <w:r>
        <w:rPr>
          <w:spacing w:val="18"/>
          <w:w w:val="95"/>
        </w:rPr>
        <w:t xml:space="preserve"> </w:t>
      </w:r>
      <w:r>
        <w:rPr>
          <w:w w:val="95"/>
        </w:rPr>
        <w:t>have</w:t>
      </w:r>
      <w:r>
        <w:rPr>
          <w:spacing w:val="18"/>
          <w:w w:val="95"/>
        </w:rPr>
        <w:t xml:space="preserve"> </w:t>
      </w:r>
      <w:r>
        <w:rPr>
          <w:w w:val="95"/>
        </w:rPr>
        <w:t>been</w:t>
      </w:r>
      <w:r>
        <w:rPr>
          <w:spacing w:val="17"/>
          <w:w w:val="95"/>
        </w:rPr>
        <w:t xml:space="preserve"> </w:t>
      </w:r>
      <w:r>
        <w:rPr>
          <w:w w:val="95"/>
        </w:rPr>
        <w:t>present.</w:t>
      </w:r>
      <w:r>
        <w:rPr>
          <w:spacing w:val="43"/>
          <w:w w:val="95"/>
        </w:rPr>
        <w:t xml:space="preserve"> </w:t>
      </w:r>
      <w:r>
        <w:rPr>
          <w:w w:val="95"/>
        </w:rPr>
        <w:t>We</w:t>
      </w:r>
      <w:r>
        <w:rPr>
          <w:spacing w:val="18"/>
          <w:w w:val="95"/>
        </w:rPr>
        <w:t xml:space="preserve"> </w:t>
      </w:r>
      <w:r>
        <w:rPr>
          <w:w w:val="95"/>
        </w:rPr>
        <w:t>used</w:t>
      </w:r>
      <w:r>
        <w:rPr>
          <w:spacing w:val="18"/>
          <w:w w:val="95"/>
        </w:rPr>
        <w:t xml:space="preserve"> </w:t>
      </w:r>
      <w:r>
        <w:rPr>
          <w:w w:val="95"/>
        </w:rPr>
        <w:t>data</w:t>
      </w:r>
      <w:r>
        <w:rPr>
          <w:spacing w:val="17"/>
          <w:w w:val="95"/>
        </w:rPr>
        <w:t xml:space="preserve"> </w:t>
      </w:r>
      <w:r>
        <w:rPr>
          <w:w w:val="95"/>
        </w:rPr>
        <w:t>collected</w:t>
      </w:r>
      <w:r>
        <w:rPr>
          <w:spacing w:val="18"/>
          <w:w w:val="95"/>
        </w:rPr>
        <w:t xml:space="preserve"> </w:t>
      </w:r>
      <w:r>
        <w:rPr>
          <w:w w:val="95"/>
        </w:rPr>
        <w:t>when</w:t>
      </w:r>
    </w:p>
    <w:p w14:paraId="34B0805F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226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training</w:t>
      </w:r>
      <w:r>
        <w:rPr>
          <w:spacing w:val="9"/>
          <w:w w:val="95"/>
        </w:rPr>
        <w:t xml:space="preserve"> </w:t>
      </w:r>
      <w:r>
        <w:rPr>
          <w:w w:val="95"/>
        </w:rPr>
        <w:t>activity</w:t>
      </w:r>
      <w:r>
        <w:rPr>
          <w:spacing w:val="9"/>
          <w:w w:val="95"/>
        </w:rPr>
        <w:t xml:space="preserve"> </w:t>
      </w:r>
      <w:r>
        <w:rPr>
          <w:w w:val="95"/>
        </w:rPr>
        <w:t>was</w:t>
      </w:r>
      <w:r>
        <w:rPr>
          <w:spacing w:val="9"/>
          <w:w w:val="95"/>
        </w:rPr>
        <w:t xml:space="preserve"> </w:t>
      </w:r>
      <w:r>
        <w:rPr>
          <w:w w:val="95"/>
        </w:rPr>
        <w:t>present</w:t>
      </w:r>
      <w:r>
        <w:rPr>
          <w:spacing w:val="9"/>
          <w:w w:val="95"/>
        </w:rPr>
        <w:t xml:space="preserve"> </w:t>
      </w:r>
      <w:r>
        <w:rPr>
          <w:w w:val="95"/>
        </w:rPr>
        <w:t>on</w:t>
      </w:r>
      <w:r>
        <w:rPr>
          <w:spacing w:val="9"/>
          <w:w w:val="95"/>
        </w:rPr>
        <w:t xml:space="preserve"> </w:t>
      </w:r>
      <w:r>
        <w:rPr>
          <w:w w:val="95"/>
        </w:rPr>
        <w:t>the</w:t>
      </w:r>
      <w:r>
        <w:rPr>
          <w:spacing w:val="9"/>
          <w:w w:val="95"/>
        </w:rPr>
        <w:t xml:space="preserve"> </w:t>
      </w:r>
      <w:r>
        <w:rPr>
          <w:w w:val="95"/>
        </w:rPr>
        <w:t>range,</w:t>
      </w:r>
      <w:r>
        <w:rPr>
          <w:spacing w:val="9"/>
          <w:w w:val="95"/>
        </w:rPr>
        <w:t xml:space="preserve"> </w:t>
      </w:r>
      <w:r>
        <w:rPr>
          <w:w w:val="95"/>
        </w:rPr>
        <w:t>but</w:t>
      </w:r>
      <w:r>
        <w:rPr>
          <w:spacing w:val="9"/>
          <w:w w:val="95"/>
        </w:rPr>
        <w:t xml:space="preserve"> </w:t>
      </w:r>
      <w:proofErr w:type="gramStart"/>
      <w:r>
        <w:rPr>
          <w:w w:val="95"/>
        </w:rPr>
        <w:t>hull-mounted</w:t>
      </w:r>
      <w:proofErr w:type="gramEnd"/>
      <w:r>
        <w:rPr>
          <w:spacing w:val="9"/>
          <w:w w:val="95"/>
        </w:rPr>
        <w:t xml:space="preserve"> </w:t>
      </w:r>
      <w:r>
        <w:rPr>
          <w:w w:val="95"/>
        </w:rPr>
        <w:t>MFAS</w:t>
      </w:r>
      <w:r>
        <w:rPr>
          <w:spacing w:val="9"/>
          <w:w w:val="95"/>
        </w:rPr>
        <w:t xml:space="preserve"> </w:t>
      </w:r>
      <w:r>
        <w:rPr>
          <w:w w:val="95"/>
        </w:rPr>
        <w:t>was</w:t>
      </w:r>
      <w:r>
        <w:rPr>
          <w:spacing w:val="9"/>
          <w:w w:val="95"/>
        </w:rPr>
        <w:t xml:space="preserve"> </w:t>
      </w:r>
      <w:r>
        <w:rPr>
          <w:w w:val="95"/>
        </w:rPr>
        <w:t>not</w:t>
      </w:r>
      <w:r>
        <w:rPr>
          <w:spacing w:val="9"/>
          <w:w w:val="95"/>
        </w:rPr>
        <w:t xml:space="preserve"> </w:t>
      </w:r>
      <w:r>
        <w:rPr>
          <w:w w:val="95"/>
        </w:rPr>
        <w:t>used,</w:t>
      </w:r>
      <w:r>
        <w:rPr>
          <w:spacing w:val="8"/>
          <w:w w:val="95"/>
        </w:rPr>
        <w:t xml:space="preserve"> </w:t>
      </w:r>
      <w:r>
        <w:rPr>
          <w:w w:val="95"/>
        </w:rPr>
        <w:t>to</w:t>
      </w:r>
      <w:r>
        <w:rPr>
          <w:spacing w:val="9"/>
          <w:w w:val="95"/>
        </w:rPr>
        <w:t xml:space="preserve"> </w:t>
      </w:r>
      <w:r>
        <w:rPr>
          <w:w w:val="95"/>
        </w:rPr>
        <w:t>model</w:t>
      </w:r>
    </w:p>
    <w:p w14:paraId="72399EBD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227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the</w:t>
      </w:r>
      <w:r>
        <w:rPr>
          <w:spacing w:val="15"/>
          <w:w w:val="95"/>
        </w:rPr>
        <w:t xml:space="preserve"> </w:t>
      </w:r>
      <w:r>
        <w:rPr>
          <w:w w:val="95"/>
        </w:rPr>
        <w:t>effect</w:t>
      </w:r>
      <w:r>
        <w:rPr>
          <w:spacing w:val="15"/>
          <w:w w:val="95"/>
        </w:rPr>
        <w:t xml:space="preserve"> </w:t>
      </w:r>
      <w:r>
        <w:rPr>
          <w:w w:val="95"/>
        </w:rPr>
        <w:t>of</w:t>
      </w:r>
      <w:r>
        <w:rPr>
          <w:spacing w:val="14"/>
          <w:w w:val="95"/>
        </w:rPr>
        <w:t xml:space="preserve"> </w:t>
      </w:r>
      <w:r>
        <w:rPr>
          <w:w w:val="95"/>
        </w:rPr>
        <w:t>general</w:t>
      </w:r>
      <w:r>
        <w:rPr>
          <w:spacing w:val="14"/>
          <w:w w:val="95"/>
        </w:rPr>
        <w:t xml:space="preserve"> </w:t>
      </w:r>
      <w:r>
        <w:rPr>
          <w:w w:val="95"/>
        </w:rPr>
        <w:t>naval</w:t>
      </w:r>
      <w:r>
        <w:rPr>
          <w:spacing w:val="15"/>
          <w:w w:val="95"/>
        </w:rPr>
        <w:t xml:space="preserve"> </w:t>
      </w:r>
      <w:r>
        <w:rPr>
          <w:w w:val="95"/>
        </w:rPr>
        <w:t>activity</w:t>
      </w:r>
      <w:r>
        <w:rPr>
          <w:spacing w:val="15"/>
          <w:w w:val="95"/>
        </w:rPr>
        <w:t xml:space="preserve"> </w:t>
      </w:r>
      <w:r>
        <w:rPr>
          <w:w w:val="95"/>
        </w:rPr>
        <w:t>on</w:t>
      </w:r>
      <w:r>
        <w:rPr>
          <w:spacing w:val="14"/>
          <w:w w:val="95"/>
        </w:rPr>
        <w:t xml:space="preserve"> </w:t>
      </w:r>
      <w:r>
        <w:rPr>
          <w:w w:val="95"/>
        </w:rPr>
        <w:t>beaked</w:t>
      </w:r>
      <w:r>
        <w:rPr>
          <w:spacing w:val="15"/>
          <w:w w:val="95"/>
        </w:rPr>
        <w:t xml:space="preserve"> </w:t>
      </w:r>
      <w:r>
        <w:rPr>
          <w:w w:val="95"/>
        </w:rPr>
        <w:t>whale</w:t>
      </w:r>
      <w:r>
        <w:rPr>
          <w:spacing w:val="15"/>
          <w:w w:val="95"/>
        </w:rPr>
        <w:t xml:space="preserve"> </w:t>
      </w:r>
      <w:r>
        <w:rPr>
          <w:w w:val="95"/>
        </w:rPr>
        <w:t>GVPs.</w:t>
      </w:r>
    </w:p>
    <w:p w14:paraId="278BBDE2" w14:textId="77777777" w:rsidR="00C544BC" w:rsidRDefault="00BD4BDE">
      <w:pPr>
        <w:pStyle w:val="BodyText"/>
        <w:spacing w:before="299"/>
      </w:pPr>
      <w:r>
        <w:rPr>
          <w:rFonts w:ascii="Trebuchet MS"/>
          <w:sz w:val="12"/>
        </w:rPr>
        <w:t xml:space="preserve">228    </w:t>
      </w:r>
      <w:r>
        <w:rPr>
          <w:rFonts w:ascii="Trebuchet MS"/>
          <w:spacing w:val="7"/>
          <w:sz w:val="12"/>
        </w:rPr>
        <w:t xml:space="preserve"> </w:t>
      </w:r>
      <w:r>
        <w:rPr>
          <w:w w:val="95"/>
        </w:rPr>
        <w:t>We</w:t>
      </w:r>
      <w:r>
        <w:rPr>
          <w:spacing w:val="6"/>
          <w:w w:val="95"/>
        </w:rPr>
        <w:t xml:space="preserve"> </w:t>
      </w:r>
      <w:r>
        <w:rPr>
          <w:w w:val="95"/>
        </w:rPr>
        <w:t>used</w:t>
      </w:r>
      <w:r>
        <w:rPr>
          <w:spacing w:val="5"/>
          <w:w w:val="95"/>
        </w:rPr>
        <w:t xml:space="preserve"> </w:t>
      </w:r>
      <w:r>
        <w:rPr>
          <w:w w:val="95"/>
        </w:rPr>
        <w:t>the</w:t>
      </w:r>
      <w:r>
        <w:rPr>
          <w:spacing w:val="5"/>
          <w:w w:val="95"/>
        </w:rPr>
        <w:t xml:space="preserve"> </w:t>
      </w:r>
      <w:r>
        <w:rPr>
          <w:w w:val="95"/>
        </w:rPr>
        <w:t>predicted</w:t>
      </w:r>
      <w:r>
        <w:rPr>
          <w:spacing w:val="5"/>
          <w:w w:val="95"/>
        </w:rPr>
        <w:t xml:space="preserve"> </w:t>
      </w:r>
      <w:r>
        <w:rPr>
          <w:w w:val="95"/>
        </w:rPr>
        <w:t>baseline</w:t>
      </w:r>
      <w:r>
        <w:rPr>
          <w:spacing w:val="6"/>
          <w:w w:val="95"/>
        </w:rPr>
        <w:t xml:space="preserve"> </w:t>
      </w:r>
      <w:r>
        <w:rPr>
          <w:w w:val="95"/>
        </w:rPr>
        <w:t>probability</w:t>
      </w:r>
      <w:r>
        <w:rPr>
          <w:spacing w:val="5"/>
          <w:w w:val="95"/>
        </w:rPr>
        <w:t xml:space="preserve"> </w:t>
      </w:r>
      <w:r>
        <w:rPr>
          <w:w w:val="95"/>
        </w:rPr>
        <w:t>of</w:t>
      </w:r>
      <w:r>
        <w:rPr>
          <w:spacing w:val="5"/>
          <w:w w:val="95"/>
        </w:rPr>
        <w:t xml:space="preserve"> </w:t>
      </w:r>
      <w:r>
        <w:rPr>
          <w:w w:val="95"/>
        </w:rPr>
        <w:t>a</w:t>
      </w:r>
      <w:r>
        <w:rPr>
          <w:spacing w:val="4"/>
          <w:w w:val="95"/>
        </w:rPr>
        <w:t xml:space="preserve"> </w:t>
      </w:r>
      <w:r>
        <w:rPr>
          <w:w w:val="95"/>
        </w:rPr>
        <w:t>GVP</w:t>
      </w:r>
      <w:r>
        <w:rPr>
          <w:spacing w:val="6"/>
          <w:w w:val="95"/>
        </w:rPr>
        <w:t xml:space="preserve"> </w:t>
      </w:r>
      <w:r>
        <w:rPr>
          <w:w w:val="95"/>
        </w:rPr>
        <w:t>detection</w:t>
      </w:r>
      <w:r>
        <w:rPr>
          <w:spacing w:val="5"/>
          <w:w w:val="95"/>
        </w:rPr>
        <w:t xml:space="preserve"> </w:t>
      </w:r>
      <w:r>
        <w:rPr>
          <w:w w:val="95"/>
        </w:rPr>
        <w:t>at</w:t>
      </w:r>
      <w:r>
        <w:rPr>
          <w:spacing w:val="5"/>
          <w:w w:val="95"/>
        </w:rPr>
        <w:t xml:space="preserve"> </w:t>
      </w:r>
      <w:r>
        <w:rPr>
          <w:w w:val="95"/>
        </w:rPr>
        <w:t>each</w:t>
      </w:r>
      <w:r>
        <w:rPr>
          <w:spacing w:val="5"/>
          <w:w w:val="95"/>
        </w:rPr>
        <w:t xml:space="preserve"> </w:t>
      </w:r>
      <w:r>
        <w:rPr>
          <w:w w:val="95"/>
        </w:rPr>
        <w:t>hydrophone</w:t>
      </w:r>
      <w:r>
        <w:rPr>
          <w:spacing w:val="5"/>
          <w:w w:val="95"/>
        </w:rPr>
        <w:t xml:space="preserve"> </w:t>
      </w:r>
      <w:r>
        <w:rPr>
          <w:w w:val="95"/>
        </w:rPr>
        <w:t>from</w:t>
      </w:r>
      <w:r>
        <w:rPr>
          <w:spacing w:val="6"/>
          <w:w w:val="95"/>
        </w:rPr>
        <w:t xml:space="preserve"> </w:t>
      </w:r>
      <w:r>
        <w:rPr>
          <w:w w:val="95"/>
        </w:rPr>
        <w:t>M1</w:t>
      </w:r>
    </w:p>
    <w:p w14:paraId="37005F71" w14:textId="77777777" w:rsidR="00C544BC" w:rsidRDefault="00BD4BDE">
      <w:pPr>
        <w:pStyle w:val="BodyText"/>
        <w:spacing w:before="155"/>
      </w:pPr>
      <w:r>
        <w:rPr>
          <w:rFonts w:ascii="Trebuchet MS"/>
          <w:sz w:val="12"/>
        </w:rPr>
        <w:t xml:space="preserve">229    </w:t>
      </w:r>
      <w:r>
        <w:rPr>
          <w:rFonts w:ascii="Trebuchet MS"/>
          <w:spacing w:val="19"/>
          <w:sz w:val="12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an offset to control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 underlying</w:t>
      </w:r>
      <w:r>
        <w:rPr>
          <w:spacing w:val="1"/>
        </w:rPr>
        <w:t xml:space="preserve"> </w:t>
      </w:r>
      <w:r>
        <w:t>spatial distribution</w:t>
      </w:r>
      <w:r>
        <w:rPr>
          <w:spacing w:val="1"/>
        </w:rPr>
        <w:t xml:space="preserve"> </w:t>
      </w:r>
      <w:r>
        <w:t>of GVPs.</w:t>
      </w:r>
      <w:r>
        <w:rPr>
          <w:spacing w:val="2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model for</w:t>
      </w:r>
      <w:r>
        <w:rPr>
          <w:spacing w:val="1"/>
        </w:rPr>
        <w:t xml:space="preserve"> </w:t>
      </w:r>
      <w:r>
        <w:t>the</w:t>
      </w:r>
    </w:p>
    <w:p w14:paraId="245A51D0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230    </w:t>
      </w:r>
      <w:r>
        <w:rPr>
          <w:rFonts w:ascii="Trebuchet MS"/>
          <w:spacing w:val="19"/>
          <w:sz w:val="12"/>
        </w:rPr>
        <w:t xml:space="preserve"> </w:t>
      </w:r>
      <w:r>
        <w:rPr>
          <w:spacing w:val="-1"/>
          <w:w w:val="95"/>
        </w:rPr>
        <w:t>data</w:t>
      </w:r>
      <w:r>
        <w:rPr>
          <w:spacing w:val="-9"/>
          <w:w w:val="95"/>
        </w:rPr>
        <w:t xml:space="preserve"> </w:t>
      </w:r>
      <w:r>
        <w:rPr>
          <w:spacing w:val="-1"/>
          <w:w w:val="95"/>
        </w:rPr>
        <w:t>when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naval</w:t>
      </w:r>
      <w:r>
        <w:rPr>
          <w:spacing w:val="-9"/>
          <w:w w:val="95"/>
        </w:rPr>
        <w:t xml:space="preserve"> </w:t>
      </w:r>
      <w:r>
        <w:rPr>
          <w:spacing w:val="-1"/>
          <w:w w:val="95"/>
        </w:rPr>
        <w:t>activity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was</w:t>
      </w:r>
      <w:r>
        <w:rPr>
          <w:spacing w:val="-9"/>
          <w:w w:val="95"/>
        </w:rPr>
        <w:t xml:space="preserve"> </w:t>
      </w:r>
      <w:r>
        <w:rPr>
          <w:spacing w:val="-1"/>
          <w:w w:val="95"/>
        </w:rPr>
        <w:t>present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was</w:t>
      </w:r>
      <w:r>
        <w:rPr>
          <w:spacing w:val="-9"/>
          <w:w w:val="95"/>
        </w:rPr>
        <w:t xml:space="preserve"> </w:t>
      </w:r>
      <w:r>
        <w:rPr>
          <w:spacing w:val="-1"/>
          <w:w w:val="95"/>
        </w:rPr>
        <w:t>intercept-only,</w:t>
      </w:r>
      <w:r>
        <w:rPr>
          <w:spacing w:val="-9"/>
          <w:w w:val="95"/>
        </w:rPr>
        <w:t xml:space="preserve"> </w:t>
      </w:r>
      <w:r>
        <w:rPr>
          <w:spacing w:val="-1"/>
          <w:w w:val="95"/>
        </w:rPr>
        <w:t>with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an</w:t>
      </w:r>
      <w:r>
        <w:rPr>
          <w:spacing w:val="-9"/>
          <w:w w:val="95"/>
        </w:rPr>
        <w:t xml:space="preserve"> </w:t>
      </w:r>
      <w:r>
        <w:rPr>
          <w:spacing w:val="-1"/>
          <w:w w:val="95"/>
        </w:rPr>
        <w:t>offset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derived</w:t>
      </w:r>
      <w:r>
        <w:rPr>
          <w:spacing w:val="-9"/>
          <w:w w:val="95"/>
        </w:rPr>
        <w:t xml:space="preserve"> </w:t>
      </w:r>
      <w:r>
        <w:rPr>
          <w:w w:val="95"/>
        </w:rPr>
        <w:t>from</w:t>
      </w:r>
      <w:r>
        <w:rPr>
          <w:spacing w:val="-8"/>
          <w:w w:val="95"/>
        </w:rPr>
        <w:t xml:space="preserve"> </w:t>
      </w:r>
      <w:r>
        <w:rPr>
          <w:w w:val="95"/>
        </w:rPr>
        <w:t>M1.</w:t>
      </w:r>
      <w:r>
        <w:rPr>
          <w:spacing w:val="9"/>
          <w:w w:val="95"/>
        </w:rPr>
        <w:t xml:space="preserve"> </w:t>
      </w:r>
      <w:r>
        <w:rPr>
          <w:w w:val="95"/>
        </w:rPr>
        <w:t>This</w:t>
      </w:r>
    </w:p>
    <w:p w14:paraId="38015149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231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meant</w:t>
      </w:r>
      <w:r>
        <w:rPr>
          <w:spacing w:val="4"/>
          <w:w w:val="95"/>
        </w:rPr>
        <w:t xml:space="preserve"> </w:t>
      </w:r>
      <w:r>
        <w:rPr>
          <w:w w:val="95"/>
        </w:rPr>
        <w:t>that</w:t>
      </w:r>
      <w:r>
        <w:rPr>
          <w:spacing w:val="3"/>
          <w:w w:val="95"/>
        </w:rPr>
        <w:t xml:space="preserve"> </w:t>
      </w:r>
      <w:r>
        <w:rPr>
          <w:w w:val="95"/>
        </w:rPr>
        <w:t>the</w:t>
      </w:r>
      <w:r>
        <w:rPr>
          <w:spacing w:val="4"/>
          <w:w w:val="95"/>
        </w:rPr>
        <w:t xml:space="preserve"> </w:t>
      </w:r>
      <w:r>
        <w:rPr>
          <w:w w:val="95"/>
        </w:rPr>
        <w:t>spatial</w:t>
      </w:r>
      <w:r>
        <w:rPr>
          <w:spacing w:val="4"/>
          <w:w w:val="95"/>
        </w:rPr>
        <w:t xml:space="preserve"> </w:t>
      </w:r>
      <w:r>
        <w:rPr>
          <w:w w:val="95"/>
        </w:rPr>
        <w:t>distribution</w:t>
      </w:r>
      <w:r>
        <w:rPr>
          <w:spacing w:val="3"/>
          <w:w w:val="95"/>
        </w:rPr>
        <w:t xml:space="preserve"> </w:t>
      </w:r>
      <w:r>
        <w:rPr>
          <w:w w:val="95"/>
        </w:rPr>
        <w:t>of</w:t>
      </w:r>
      <w:r>
        <w:rPr>
          <w:spacing w:val="4"/>
          <w:w w:val="95"/>
        </w:rPr>
        <w:t xml:space="preserve"> </w:t>
      </w:r>
      <w:r>
        <w:rPr>
          <w:w w:val="95"/>
        </w:rPr>
        <w:t>GVPs</w:t>
      </w:r>
      <w:r>
        <w:rPr>
          <w:spacing w:val="3"/>
          <w:w w:val="95"/>
        </w:rPr>
        <w:t xml:space="preserve"> </w:t>
      </w:r>
      <w:r>
        <w:rPr>
          <w:w w:val="95"/>
        </w:rPr>
        <w:t>was</w:t>
      </w:r>
      <w:r>
        <w:rPr>
          <w:spacing w:val="4"/>
          <w:w w:val="95"/>
        </w:rPr>
        <w:t xml:space="preserve"> </w:t>
      </w:r>
      <w:r>
        <w:rPr>
          <w:w w:val="95"/>
        </w:rPr>
        <w:t>not</w:t>
      </w:r>
      <w:r>
        <w:rPr>
          <w:spacing w:val="3"/>
          <w:w w:val="95"/>
        </w:rPr>
        <w:t xml:space="preserve"> </w:t>
      </w:r>
      <w:r>
        <w:rPr>
          <w:w w:val="95"/>
        </w:rPr>
        <w:t>allowed</w:t>
      </w:r>
      <w:r>
        <w:rPr>
          <w:spacing w:val="4"/>
          <w:w w:val="95"/>
        </w:rPr>
        <w:t xml:space="preserve"> </w:t>
      </w:r>
      <w:r>
        <w:rPr>
          <w:w w:val="95"/>
        </w:rPr>
        <w:t>to</w:t>
      </w:r>
      <w:r>
        <w:rPr>
          <w:spacing w:val="3"/>
          <w:w w:val="95"/>
        </w:rPr>
        <w:t xml:space="preserve"> </w:t>
      </w:r>
      <w:r>
        <w:rPr>
          <w:w w:val="95"/>
        </w:rPr>
        <w:t>change,</w:t>
      </w:r>
      <w:r>
        <w:rPr>
          <w:spacing w:val="5"/>
          <w:w w:val="95"/>
        </w:rPr>
        <w:t xml:space="preserve"> </w:t>
      </w:r>
      <w:r>
        <w:rPr>
          <w:w w:val="95"/>
        </w:rPr>
        <w:t>but</w:t>
      </w:r>
      <w:r>
        <w:rPr>
          <w:spacing w:val="3"/>
          <w:w w:val="95"/>
        </w:rPr>
        <w:t xml:space="preserve"> </w:t>
      </w:r>
      <w:r>
        <w:rPr>
          <w:w w:val="95"/>
        </w:rPr>
        <w:t>that</w:t>
      </w:r>
      <w:r>
        <w:rPr>
          <w:spacing w:val="4"/>
          <w:w w:val="95"/>
        </w:rPr>
        <w:t xml:space="preserve"> </w:t>
      </w:r>
      <w:r>
        <w:rPr>
          <w:w w:val="95"/>
        </w:rPr>
        <w:t>we</w:t>
      </w:r>
      <w:r>
        <w:rPr>
          <w:spacing w:val="4"/>
          <w:w w:val="95"/>
        </w:rPr>
        <w:t xml:space="preserve"> </w:t>
      </w:r>
      <w:r>
        <w:rPr>
          <w:w w:val="95"/>
        </w:rPr>
        <w:t>expected</w:t>
      </w:r>
    </w:p>
    <w:p w14:paraId="25982441" w14:textId="77777777" w:rsidR="00C544BC" w:rsidRDefault="00C544BC">
      <w:pPr>
        <w:sectPr w:rsidR="00C544BC">
          <w:pgSz w:w="12240" w:h="15840"/>
          <w:pgMar w:top="1500" w:right="1280" w:bottom="1100" w:left="900" w:header="0" w:footer="832" w:gutter="0"/>
          <w:cols w:space="720"/>
        </w:sectPr>
      </w:pPr>
    </w:p>
    <w:p w14:paraId="58B39712" w14:textId="77777777" w:rsidR="00C544BC" w:rsidRDefault="00BD4BDE">
      <w:pPr>
        <w:pStyle w:val="BodyText"/>
        <w:spacing w:before="107"/>
      </w:pPr>
      <w:r>
        <w:rPr>
          <w:rFonts w:ascii="Trebuchet MS"/>
          <w:sz w:val="12"/>
        </w:rPr>
        <w:lastRenderedPageBreak/>
        <w:t xml:space="preserve">232    </w:t>
      </w:r>
      <w:r>
        <w:rPr>
          <w:rFonts w:ascii="Trebuchet MS"/>
          <w:spacing w:val="19"/>
          <w:sz w:val="12"/>
        </w:rPr>
        <w:t xml:space="preserve"> </w:t>
      </w:r>
      <w:r>
        <w:rPr>
          <w:spacing w:val="-1"/>
        </w:rPr>
        <w:t xml:space="preserve">a uniform </w:t>
      </w:r>
      <w:r>
        <w:t>relative</w:t>
      </w:r>
      <w:r>
        <w:rPr>
          <w:spacing w:val="-1"/>
        </w:rPr>
        <w:t xml:space="preserve"> </w:t>
      </w:r>
      <w:r>
        <w:t>change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GVPs</w:t>
      </w:r>
      <w:r>
        <w:rPr>
          <w:spacing w:val="-1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naval</w:t>
      </w:r>
      <w:r>
        <w:rPr>
          <w:spacing w:val="-1"/>
        </w:rPr>
        <w:t xml:space="preserve"> </w:t>
      </w:r>
      <w:r>
        <w:t>activity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present.</w:t>
      </w:r>
      <w:r>
        <w:rPr>
          <w:spacing w:val="32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again</w:t>
      </w:r>
      <w:r>
        <w:rPr>
          <w:spacing w:val="-1"/>
        </w:rPr>
        <w:t xml:space="preserve"> </w:t>
      </w:r>
      <w:r>
        <w:t>modelled</w:t>
      </w:r>
    </w:p>
    <w:p w14:paraId="7CB775FC" w14:textId="77777777" w:rsidR="00C544BC" w:rsidRDefault="00BD4BDE">
      <w:pPr>
        <w:pStyle w:val="BodyText"/>
      </w:pPr>
      <w:r>
        <w:rPr>
          <w:rFonts w:ascii="Trebuchet MS" w:hAnsi="Trebuchet MS"/>
          <w:sz w:val="12"/>
        </w:rPr>
        <w:t xml:space="preserve">233    </w:t>
      </w:r>
      <w:r>
        <w:rPr>
          <w:rFonts w:ascii="Trebuchet MS" w:hAnsi="Trebuchet MS"/>
          <w:spacing w:val="19"/>
          <w:sz w:val="12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probability</w:t>
      </w:r>
      <w:r>
        <w:rPr>
          <w:spacing w:val="14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GVP</w:t>
      </w:r>
      <w:r>
        <w:rPr>
          <w:spacing w:val="13"/>
        </w:rPr>
        <w:t xml:space="preserve"> </w:t>
      </w:r>
      <w:r>
        <w:t>presence</w:t>
      </w:r>
      <w:r>
        <w:rPr>
          <w:spacing w:val="13"/>
        </w:rPr>
        <w:t xml:space="preserve"> </w:t>
      </w:r>
      <w:r>
        <w:t>at</w:t>
      </w:r>
      <w:r>
        <w:rPr>
          <w:spacing w:val="13"/>
        </w:rPr>
        <w:t xml:space="preserve"> </w:t>
      </w:r>
      <w:r>
        <w:t>tile</w:t>
      </w:r>
      <w:r>
        <w:rPr>
          <w:spacing w:val="13"/>
        </w:rPr>
        <w:t xml:space="preserve"> </w:t>
      </w:r>
      <w:proofErr w:type="spellStart"/>
      <w:r>
        <w:rPr>
          <w:rFonts w:ascii="Georgia" w:hAnsi="Georgia"/>
          <w:i/>
        </w:rPr>
        <w:t>i</w:t>
      </w:r>
      <w:proofErr w:type="spellEnd"/>
      <w:r>
        <w:rPr>
          <w:rFonts w:ascii="Georgia" w:hAnsi="Georgia"/>
          <w:i/>
          <w:spacing w:val="16"/>
        </w:rPr>
        <w:t xml:space="preserve"> </w:t>
      </w:r>
      <w:r>
        <w:t>(</w:t>
      </w:r>
      <w:r>
        <w:rPr>
          <w:rFonts w:ascii="Georgia" w:hAnsi="Georgia"/>
          <w:i/>
        </w:rPr>
        <w:t>µ</w:t>
      </w:r>
      <w:r>
        <w:rPr>
          <w:rFonts w:ascii="Trebuchet MS" w:hAnsi="Trebuchet MS"/>
          <w:vertAlign w:val="subscript"/>
        </w:rPr>
        <w:t>M</w:t>
      </w:r>
      <w:proofErr w:type="gramStart"/>
      <w:r>
        <w:rPr>
          <w:rFonts w:ascii="Trebuchet MS" w:hAnsi="Trebuchet MS"/>
          <w:vertAlign w:val="subscript"/>
        </w:rPr>
        <w:t>2</w:t>
      </w:r>
      <w:r>
        <w:rPr>
          <w:rFonts w:ascii="Calibri" w:hAnsi="Calibri"/>
          <w:i/>
          <w:vertAlign w:val="subscript"/>
        </w:rPr>
        <w:t>,i</w:t>
      </w:r>
      <w:proofErr w:type="gramEnd"/>
      <w:r>
        <w:t>)</w:t>
      </w:r>
      <w:r>
        <w:rPr>
          <w:spacing w:val="13"/>
        </w:rPr>
        <w:t xml:space="preserve"> </w:t>
      </w:r>
      <w:r>
        <w:t>as</w:t>
      </w:r>
      <w:r>
        <w:rPr>
          <w:spacing w:val="13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Bernoulli</w:t>
      </w:r>
      <w:r>
        <w:rPr>
          <w:spacing w:val="13"/>
        </w:rPr>
        <w:t xml:space="preserve"> </w:t>
      </w:r>
      <w:r>
        <w:t>random</w:t>
      </w:r>
      <w:r>
        <w:rPr>
          <w:spacing w:val="13"/>
        </w:rPr>
        <w:t xml:space="preserve"> </w:t>
      </w:r>
      <w:r>
        <w:t>variable,</w:t>
      </w:r>
      <w:r>
        <w:rPr>
          <w:spacing w:val="15"/>
        </w:rPr>
        <w:t xml:space="preserve"> </w:t>
      </w:r>
      <w:r>
        <w:t>with</w:t>
      </w:r>
      <w:r>
        <w:rPr>
          <w:spacing w:val="13"/>
        </w:rPr>
        <w:t xml:space="preserve"> </w:t>
      </w:r>
      <w:r>
        <w:t>the</w:t>
      </w:r>
    </w:p>
    <w:p w14:paraId="25364CB2" w14:textId="77777777" w:rsidR="00C544BC" w:rsidRDefault="00BD4BDE">
      <w:pPr>
        <w:spacing w:before="155"/>
        <w:ind w:left="150"/>
        <w:rPr>
          <w:sz w:val="24"/>
        </w:rPr>
      </w:pPr>
      <w:r>
        <w:rPr>
          <w:rFonts w:ascii="Trebuchet MS"/>
          <w:sz w:val="12"/>
        </w:rPr>
        <w:t xml:space="preserve">234    </w:t>
      </w:r>
      <w:r>
        <w:rPr>
          <w:rFonts w:ascii="Trebuchet MS"/>
          <w:spacing w:val="19"/>
          <w:sz w:val="12"/>
        </w:rPr>
        <w:t xml:space="preserve"> </w:t>
      </w:r>
      <w:r>
        <w:rPr>
          <w:spacing w:val="-1"/>
          <w:w w:val="95"/>
          <w:sz w:val="24"/>
        </w:rPr>
        <w:t>following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linear</w:t>
      </w:r>
      <w:r>
        <w:rPr>
          <w:spacing w:val="-4"/>
          <w:w w:val="95"/>
          <w:sz w:val="24"/>
        </w:rPr>
        <w:t xml:space="preserve"> </w:t>
      </w:r>
      <w:proofErr w:type="gramStart"/>
      <w:r>
        <w:rPr>
          <w:w w:val="95"/>
          <w:sz w:val="24"/>
        </w:rPr>
        <w:t>predictor</w:t>
      </w:r>
      <w:proofErr w:type="gramEnd"/>
      <w:r>
        <w:rPr>
          <w:w w:val="95"/>
          <w:sz w:val="24"/>
        </w:rPr>
        <w:t>:</w:t>
      </w:r>
    </w:p>
    <w:p w14:paraId="2F28FDCA" w14:textId="77777777" w:rsidR="00C544BC" w:rsidRDefault="00C544BC">
      <w:pPr>
        <w:pStyle w:val="BodyText"/>
        <w:spacing w:before="0"/>
        <w:ind w:left="0"/>
        <w:rPr>
          <w:sz w:val="20"/>
        </w:rPr>
      </w:pPr>
    </w:p>
    <w:p w14:paraId="529CFFE7" w14:textId="77777777" w:rsidR="00C544BC" w:rsidRDefault="00C544BC">
      <w:pPr>
        <w:pStyle w:val="BodyText"/>
        <w:spacing w:before="11"/>
        <w:ind w:left="0"/>
        <w:rPr>
          <w:sz w:val="28"/>
        </w:rPr>
      </w:pPr>
    </w:p>
    <w:p w14:paraId="6C1232BB" w14:textId="77777777" w:rsidR="00C544BC" w:rsidRDefault="00BD4BDE">
      <w:pPr>
        <w:tabs>
          <w:tab w:val="left" w:pos="4169"/>
        </w:tabs>
        <w:spacing w:before="118"/>
        <w:ind w:left="380"/>
        <w:jc w:val="center"/>
        <w:rPr>
          <w:sz w:val="24"/>
        </w:rPr>
      </w:pPr>
      <w:r>
        <w:rPr>
          <w:sz w:val="24"/>
        </w:rPr>
        <w:t>logit</w:t>
      </w:r>
      <w:r>
        <w:rPr>
          <w:spacing w:val="-11"/>
          <w:sz w:val="24"/>
        </w:rPr>
        <w:t xml:space="preserve"> </w:t>
      </w:r>
      <w:r>
        <w:rPr>
          <w:sz w:val="24"/>
        </w:rPr>
        <w:t>(</w:t>
      </w:r>
      <w:r>
        <w:rPr>
          <w:rFonts w:ascii="Georgia" w:hAnsi="Georgia"/>
          <w:i/>
          <w:sz w:val="24"/>
        </w:rPr>
        <w:t>µ</w:t>
      </w:r>
      <w:r>
        <w:rPr>
          <w:rFonts w:ascii="Trebuchet MS" w:hAnsi="Trebuchet MS"/>
          <w:sz w:val="24"/>
          <w:vertAlign w:val="subscript"/>
        </w:rPr>
        <w:t>M</w:t>
      </w:r>
      <w:proofErr w:type="gramStart"/>
      <w:r>
        <w:rPr>
          <w:rFonts w:ascii="Trebuchet MS" w:hAnsi="Trebuchet MS"/>
          <w:sz w:val="24"/>
          <w:vertAlign w:val="subscript"/>
        </w:rPr>
        <w:t>2</w:t>
      </w:r>
      <w:r>
        <w:rPr>
          <w:rFonts w:ascii="Calibri" w:hAnsi="Calibri"/>
          <w:i/>
          <w:sz w:val="24"/>
          <w:vertAlign w:val="subscript"/>
        </w:rPr>
        <w:t>,i</w:t>
      </w:r>
      <w:proofErr w:type="gramEnd"/>
      <w:r>
        <w:rPr>
          <w:rFonts w:ascii="Calibri" w:hAnsi="Calibri"/>
          <w:i/>
          <w:sz w:val="24"/>
          <w:vertAlign w:val="subscript"/>
        </w:rPr>
        <w:t>,s</w:t>
      </w:r>
      <w:r>
        <w:rPr>
          <w:sz w:val="24"/>
        </w:rPr>
        <w:t>)</w:t>
      </w:r>
      <w:r>
        <w:rPr>
          <w:spacing w:val="25"/>
          <w:sz w:val="24"/>
        </w:rPr>
        <w:t xml:space="preserve"> </w:t>
      </w:r>
      <w:r>
        <w:rPr>
          <w:sz w:val="24"/>
        </w:rPr>
        <w:t>=</w:t>
      </w:r>
      <w:r>
        <w:rPr>
          <w:spacing w:val="24"/>
          <w:sz w:val="24"/>
        </w:rPr>
        <w:t xml:space="preserve"> </w:t>
      </w:r>
      <w:r>
        <w:rPr>
          <w:rFonts w:ascii="Georgia" w:hAnsi="Georgia"/>
          <w:i/>
          <w:sz w:val="24"/>
        </w:rPr>
        <w:t>β</w:t>
      </w:r>
      <w:r>
        <w:rPr>
          <w:rFonts w:ascii="Trebuchet MS" w:hAnsi="Trebuchet MS"/>
          <w:sz w:val="24"/>
          <w:vertAlign w:val="subscript"/>
        </w:rPr>
        <w:t>M2</w:t>
      </w:r>
      <w:r>
        <w:rPr>
          <w:rFonts w:ascii="Calibri" w:hAnsi="Calibri"/>
          <w:i/>
          <w:sz w:val="24"/>
          <w:vertAlign w:val="subscript"/>
        </w:rPr>
        <w:t>,</w:t>
      </w:r>
      <w:r>
        <w:rPr>
          <w:sz w:val="24"/>
          <w:vertAlign w:val="subscript"/>
        </w:rPr>
        <w:t>0</w:t>
      </w:r>
      <w:r>
        <w:rPr>
          <w:spacing w:val="21"/>
          <w:sz w:val="24"/>
        </w:rPr>
        <w:t xml:space="preserve"> </w:t>
      </w:r>
      <w:r>
        <w:rPr>
          <w:sz w:val="24"/>
        </w:rPr>
        <w:t>+</w:t>
      </w:r>
      <w:r>
        <w:rPr>
          <w:spacing w:val="6"/>
          <w:sz w:val="24"/>
        </w:rPr>
        <w:t xml:space="preserve"> </w:t>
      </w:r>
      <w:r>
        <w:rPr>
          <w:sz w:val="24"/>
        </w:rPr>
        <w:t>log</w:t>
      </w:r>
      <w:r>
        <w:rPr>
          <w:rFonts w:ascii="Calibri" w:hAnsi="Calibri"/>
          <w:i/>
          <w:sz w:val="24"/>
          <w:vertAlign w:val="subscript"/>
        </w:rPr>
        <w:t>e</w:t>
      </w:r>
      <w:r>
        <w:rPr>
          <w:rFonts w:ascii="Calibri" w:hAnsi="Calibri"/>
          <w:i/>
          <w:spacing w:val="9"/>
          <w:sz w:val="24"/>
        </w:rPr>
        <w:t xml:space="preserve"> </w:t>
      </w:r>
      <w:r>
        <w:rPr>
          <w:rFonts w:ascii="Georgia" w:hAnsi="Georgia"/>
          <w:i/>
          <w:sz w:val="24"/>
        </w:rPr>
        <w:t>ξ</w:t>
      </w:r>
      <w:r>
        <w:rPr>
          <w:rFonts w:ascii="Trebuchet MS" w:hAnsi="Trebuchet MS"/>
          <w:sz w:val="24"/>
          <w:vertAlign w:val="subscript"/>
        </w:rPr>
        <w:t>M1</w:t>
      </w:r>
      <w:r>
        <w:rPr>
          <w:rFonts w:ascii="Calibri" w:hAnsi="Calibri"/>
          <w:i/>
          <w:sz w:val="24"/>
          <w:vertAlign w:val="subscript"/>
        </w:rPr>
        <w:t>,i,s</w:t>
      </w:r>
      <w:r>
        <w:rPr>
          <w:rFonts w:ascii="Georgia" w:hAnsi="Georgia"/>
          <w:i/>
          <w:sz w:val="24"/>
        </w:rPr>
        <w:t>,</w:t>
      </w:r>
      <w:r>
        <w:rPr>
          <w:rFonts w:ascii="Georgia" w:hAnsi="Georgia"/>
          <w:i/>
          <w:sz w:val="24"/>
        </w:rPr>
        <w:tab/>
      </w:r>
      <w:r>
        <w:rPr>
          <w:w w:val="115"/>
          <w:sz w:val="24"/>
        </w:rPr>
        <w:t>(2)</w:t>
      </w:r>
    </w:p>
    <w:p w14:paraId="11312CC4" w14:textId="77777777" w:rsidR="00C544BC" w:rsidRDefault="00C544BC">
      <w:pPr>
        <w:pStyle w:val="BodyText"/>
        <w:spacing w:before="4"/>
        <w:ind w:left="0"/>
        <w:rPr>
          <w:sz w:val="29"/>
        </w:rPr>
      </w:pPr>
    </w:p>
    <w:p w14:paraId="268F265C" w14:textId="77777777" w:rsidR="00C544BC" w:rsidRDefault="00BD4BDE">
      <w:pPr>
        <w:pStyle w:val="BodyText"/>
        <w:spacing w:before="118"/>
      </w:pPr>
      <w:r>
        <w:rPr>
          <w:rFonts w:ascii="Trebuchet MS" w:hAnsi="Trebuchet MS"/>
          <w:sz w:val="12"/>
        </w:rPr>
        <w:t xml:space="preserve">235    </w:t>
      </w:r>
      <w:r>
        <w:rPr>
          <w:rFonts w:ascii="Trebuchet MS" w:hAnsi="Trebuchet MS"/>
          <w:spacing w:val="11"/>
          <w:sz w:val="12"/>
        </w:rPr>
        <w:t xml:space="preserve"> </w:t>
      </w:r>
      <w:r>
        <w:t>where</w:t>
      </w:r>
      <w:r>
        <w:rPr>
          <w:spacing w:val="9"/>
        </w:rPr>
        <w:t xml:space="preserve"> </w:t>
      </w:r>
      <w:r>
        <w:rPr>
          <w:rFonts w:ascii="Georgia" w:hAnsi="Georgia"/>
          <w:i/>
        </w:rPr>
        <w:t>β</w:t>
      </w:r>
      <w:r>
        <w:rPr>
          <w:rFonts w:ascii="Trebuchet MS" w:hAnsi="Trebuchet MS"/>
          <w:vertAlign w:val="subscript"/>
        </w:rPr>
        <w:t>M2</w:t>
      </w:r>
      <w:r>
        <w:rPr>
          <w:rFonts w:ascii="Calibri" w:hAnsi="Calibri"/>
          <w:i/>
          <w:vertAlign w:val="subscript"/>
        </w:rPr>
        <w:t>,</w:t>
      </w:r>
      <w:r>
        <w:rPr>
          <w:vertAlign w:val="subscript"/>
        </w:rPr>
        <w:t>0</w:t>
      </w:r>
      <w:r>
        <w:rPr>
          <w:spacing w:val="16"/>
        </w:rPr>
        <w:t xml:space="preserve"> </w:t>
      </w:r>
      <w:r>
        <w:t>is</w:t>
      </w:r>
      <w:r>
        <w:rPr>
          <w:spacing w:val="8"/>
        </w:rPr>
        <w:t xml:space="preserve"> </w:t>
      </w:r>
      <w:r>
        <w:t>an</w:t>
      </w:r>
      <w:r>
        <w:rPr>
          <w:spacing w:val="9"/>
        </w:rPr>
        <w:t xml:space="preserve"> </w:t>
      </w:r>
      <w:r>
        <w:t>intercept</w:t>
      </w:r>
      <w:r>
        <w:rPr>
          <w:spacing w:val="8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rPr>
          <w:rFonts w:ascii="Georgia" w:hAnsi="Georgia"/>
          <w:i/>
        </w:rPr>
        <w:t>ξ</w:t>
      </w:r>
      <w:r>
        <w:rPr>
          <w:rFonts w:ascii="Trebuchet MS" w:hAnsi="Trebuchet MS"/>
          <w:vertAlign w:val="subscript"/>
        </w:rPr>
        <w:t>M</w:t>
      </w:r>
      <w:proofErr w:type="gramStart"/>
      <w:r>
        <w:rPr>
          <w:rFonts w:ascii="Trebuchet MS" w:hAnsi="Trebuchet MS"/>
          <w:vertAlign w:val="subscript"/>
        </w:rPr>
        <w:t>1</w:t>
      </w:r>
      <w:r>
        <w:rPr>
          <w:rFonts w:ascii="Calibri" w:hAnsi="Calibri"/>
          <w:i/>
          <w:vertAlign w:val="subscript"/>
        </w:rPr>
        <w:t>,i</w:t>
      </w:r>
      <w:proofErr w:type="gramEnd"/>
      <w:r>
        <w:rPr>
          <w:rFonts w:ascii="Calibri" w:hAnsi="Calibri"/>
          <w:i/>
          <w:vertAlign w:val="subscript"/>
        </w:rPr>
        <w:t>,s</w:t>
      </w:r>
      <w:r>
        <w:rPr>
          <w:rFonts w:ascii="Calibri" w:hAnsi="Calibri"/>
          <w:i/>
          <w:spacing w:val="21"/>
        </w:rPr>
        <w:t xml:space="preserve"> </w:t>
      </w:r>
      <w:r>
        <w:t>is</w:t>
      </w:r>
      <w:r>
        <w:rPr>
          <w:spacing w:val="9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prediction</w:t>
      </w:r>
      <w:r>
        <w:rPr>
          <w:spacing w:val="9"/>
        </w:rPr>
        <w:t xml:space="preserve"> </w:t>
      </w:r>
      <w:r>
        <w:t>(on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logit</w:t>
      </w:r>
      <w:r>
        <w:rPr>
          <w:spacing w:val="9"/>
        </w:rPr>
        <w:t xml:space="preserve"> </w:t>
      </w:r>
      <w:r>
        <w:t>scale)</w:t>
      </w:r>
      <w:r>
        <w:rPr>
          <w:spacing w:val="8"/>
        </w:rPr>
        <w:t xml:space="preserve"> </w:t>
      </w:r>
      <w:r>
        <w:t>for</w:t>
      </w:r>
      <w:r>
        <w:rPr>
          <w:spacing w:val="9"/>
        </w:rPr>
        <w:t xml:space="preserve"> </w:t>
      </w:r>
      <w:r>
        <w:t>tile</w:t>
      </w:r>
      <w:r>
        <w:rPr>
          <w:spacing w:val="8"/>
        </w:rPr>
        <w:t xml:space="preserve"> </w:t>
      </w:r>
      <w:proofErr w:type="spellStart"/>
      <w:r>
        <w:rPr>
          <w:rFonts w:ascii="Georgia" w:hAnsi="Georgia"/>
          <w:i/>
        </w:rPr>
        <w:t>i</w:t>
      </w:r>
      <w:proofErr w:type="spellEnd"/>
      <w:r>
        <w:rPr>
          <w:rFonts w:ascii="Georgia" w:hAnsi="Georgia"/>
          <w:i/>
          <w:spacing w:val="10"/>
        </w:rPr>
        <w:t xml:space="preserve"> </w:t>
      </w:r>
      <w:r>
        <w:t>during</w:t>
      </w:r>
    </w:p>
    <w:p w14:paraId="5CBF5204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236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SCC</w:t>
      </w:r>
      <w:r>
        <w:rPr>
          <w:spacing w:val="7"/>
          <w:w w:val="95"/>
        </w:rPr>
        <w:t xml:space="preserve"> </w:t>
      </w:r>
      <w:r>
        <w:rPr>
          <w:rFonts w:ascii="Georgia"/>
          <w:i/>
          <w:w w:val="95"/>
        </w:rPr>
        <w:t>s</w:t>
      </w:r>
      <w:r>
        <w:rPr>
          <w:rFonts w:ascii="Georgia"/>
          <w:i/>
          <w:spacing w:val="8"/>
          <w:w w:val="95"/>
        </w:rPr>
        <w:t xml:space="preserve"> </w:t>
      </w:r>
      <w:r>
        <w:rPr>
          <w:w w:val="95"/>
        </w:rPr>
        <w:t>using</w:t>
      </w:r>
      <w:r>
        <w:rPr>
          <w:spacing w:val="6"/>
          <w:w w:val="95"/>
        </w:rPr>
        <w:t xml:space="preserve"> </w:t>
      </w:r>
      <w:r>
        <w:rPr>
          <w:w w:val="95"/>
        </w:rPr>
        <w:t>model</w:t>
      </w:r>
      <w:r>
        <w:rPr>
          <w:spacing w:val="6"/>
          <w:w w:val="95"/>
        </w:rPr>
        <w:t xml:space="preserve"> </w:t>
      </w:r>
      <w:r>
        <w:rPr>
          <w:w w:val="95"/>
        </w:rPr>
        <w:t>M1,</w:t>
      </w:r>
      <w:r>
        <w:rPr>
          <w:spacing w:val="6"/>
          <w:w w:val="95"/>
        </w:rPr>
        <w:t xml:space="preserve"> </w:t>
      </w:r>
      <w:r>
        <w:rPr>
          <w:w w:val="95"/>
        </w:rPr>
        <w:t>included</w:t>
      </w:r>
      <w:r>
        <w:rPr>
          <w:spacing w:val="6"/>
          <w:w w:val="95"/>
        </w:rPr>
        <w:t xml:space="preserve"> </w:t>
      </w:r>
      <w:r>
        <w:rPr>
          <w:w w:val="95"/>
        </w:rPr>
        <w:t>as</w:t>
      </w:r>
      <w:r>
        <w:rPr>
          <w:spacing w:val="6"/>
          <w:w w:val="95"/>
        </w:rPr>
        <w:t xml:space="preserve"> </w:t>
      </w:r>
      <w:r>
        <w:rPr>
          <w:w w:val="95"/>
        </w:rPr>
        <w:t>an</w:t>
      </w:r>
      <w:r>
        <w:rPr>
          <w:spacing w:val="6"/>
          <w:w w:val="95"/>
        </w:rPr>
        <w:t xml:space="preserve"> </w:t>
      </w:r>
      <w:r>
        <w:rPr>
          <w:w w:val="95"/>
        </w:rPr>
        <w:t>offset</w:t>
      </w:r>
      <w:r>
        <w:rPr>
          <w:spacing w:val="7"/>
          <w:w w:val="95"/>
        </w:rPr>
        <w:t xml:space="preserve"> </w:t>
      </w:r>
      <w:r>
        <w:rPr>
          <w:w w:val="95"/>
        </w:rPr>
        <w:t>term.</w:t>
      </w:r>
    </w:p>
    <w:p w14:paraId="32BA3EF1" w14:textId="77777777" w:rsidR="00C544BC" w:rsidRDefault="00C544BC">
      <w:pPr>
        <w:pStyle w:val="BodyText"/>
        <w:spacing w:before="0"/>
        <w:ind w:left="0"/>
        <w:rPr>
          <w:sz w:val="20"/>
        </w:rPr>
      </w:pPr>
    </w:p>
    <w:p w14:paraId="2E0D7513" w14:textId="77777777" w:rsidR="00C544BC" w:rsidRDefault="00C544BC">
      <w:pPr>
        <w:pStyle w:val="BodyText"/>
        <w:spacing w:before="1"/>
        <w:ind w:left="0"/>
        <w:rPr>
          <w:sz w:val="18"/>
        </w:rPr>
      </w:pPr>
    </w:p>
    <w:p w14:paraId="5551255B" w14:textId="77777777" w:rsidR="00C544BC" w:rsidRDefault="00BD4BDE">
      <w:pPr>
        <w:pStyle w:val="Heading2"/>
        <w:tabs>
          <w:tab w:val="left" w:pos="1361"/>
        </w:tabs>
      </w:pPr>
      <w:r>
        <w:rPr>
          <w:rFonts w:ascii="Trebuchet MS"/>
          <w:b w:val="0"/>
          <w:sz w:val="12"/>
        </w:rPr>
        <w:t xml:space="preserve">237    </w:t>
      </w:r>
      <w:r>
        <w:rPr>
          <w:rFonts w:ascii="Trebuchet MS"/>
          <w:b w:val="0"/>
          <w:spacing w:val="19"/>
          <w:sz w:val="12"/>
        </w:rPr>
        <w:t xml:space="preserve"> </w:t>
      </w:r>
      <w:bookmarkStart w:id="13" w:name="M3:_Modelling_the_effect_of_hull-mounted"/>
      <w:bookmarkEnd w:id="13"/>
      <w:r>
        <w:rPr>
          <w:w w:val="105"/>
        </w:rPr>
        <w:t>2.2.4</w:t>
      </w:r>
      <w:r>
        <w:rPr>
          <w:w w:val="105"/>
        </w:rPr>
        <w:tab/>
        <w:t>M3:</w:t>
      </w:r>
      <w:r>
        <w:rPr>
          <w:spacing w:val="40"/>
          <w:w w:val="105"/>
        </w:rPr>
        <w:t xml:space="preserve"> </w:t>
      </w:r>
      <w:r>
        <w:rPr>
          <w:w w:val="105"/>
        </w:rPr>
        <w:t>Modelling</w:t>
      </w:r>
      <w:r>
        <w:rPr>
          <w:spacing w:val="13"/>
          <w:w w:val="105"/>
        </w:rPr>
        <w:t xml:space="preserve"> </w:t>
      </w:r>
      <w:r>
        <w:rPr>
          <w:w w:val="105"/>
        </w:rPr>
        <w:t>the</w:t>
      </w:r>
      <w:r>
        <w:rPr>
          <w:spacing w:val="14"/>
          <w:w w:val="105"/>
        </w:rPr>
        <w:t xml:space="preserve"> </w:t>
      </w:r>
      <w:r>
        <w:rPr>
          <w:w w:val="105"/>
        </w:rPr>
        <w:t>effect</w:t>
      </w:r>
      <w:r>
        <w:rPr>
          <w:spacing w:val="14"/>
          <w:w w:val="105"/>
        </w:rPr>
        <w:t xml:space="preserve"> </w:t>
      </w:r>
      <w:r>
        <w:rPr>
          <w:w w:val="105"/>
        </w:rPr>
        <w:t>of</w:t>
      </w:r>
      <w:r>
        <w:rPr>
          <w:spacing w:val="13"/>
          <w:w w:val="105"/>
        </w:rPr>
        <w:t xml:space="preserve"> </w:t>
      </w:r>
      <w:proofErr w:type="gramStart"/>
      <w:r>
        <w:rPr>
          <w:w w:val="105"/>
        </w:rPr>
        <w:t>hull-mounted</w:t>
      </w:r>
      <w:proofErr w:type="gramEnd"/>
      <w:r>
        <w:rPr>
          <w:spacing w:val="14"/>
          <w:w w:val="105"/>
        </w:rPr>
        <w:t xml:space="preserve"> </w:t>
      </w:r>
      <w:r>
        <w:rPr>
          <w:w w:val="105"/>
        </w:rPr>
        <w:t>MFAS</w:t>
      </w:r>
    </w:p>
    <w:p w14:paraId="2512EA87" w14:textId="77777777" w:rsidR="00C544BC" w:rsidRDefault="00C544BC">
      <w:pPr>
        <w:pStyle w:val="BodyText"/>
        <w:spacing w:before="12"/>
        <w:ind w:left="0"/>
        <w:rPr>
          <w:b/>
        </w:rPr>
      </w:pPr>
    </w:p>
    <w:p w14:paraId="61BC080B" w14:textId="77777777" w:rsidR="00C544BC" w:rsidRDefault="00BD4BDE">
      <w:pPr>
        <w:pStyle w:val="BodyText"/>
        <w:spacing w:before="117"/>
      </w:pPr>
      <w:r>
        <w:rPr>
          <w:rFonts w:ascii="Trebuchet MS"/>
          <w:sz w:val="12"/>
        </w:rPr>
        <w:t xml:space="preserve">238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For</w:t>
      </w:r>
      <w:r>
        <w:rPr>
          <w:spacing w:val="17"/>
          <w:w w:val="95"/>
        </w:rPr>
        <w:t xml:space="preserve"> </w:t>
      </w:r>
      <w:r>
        <w:rPr>
          <w:w w:val="95"/>
        </w:rPr>
        <w:t>the</w:t>
      </w:r>
      <w:r>
        <w:rPr>
          <w:spacing w:val="17"/>
          <w:w w:val="95"/>
        </w:rPr>
        <w:t xml:space="preserve"> </w:t>
      </w:r>
      <w:r>
        <w:rPr>
          <w:w w:val="95"/>
        </w:rPr>
        <w:t>third</w:t>
      </w:r>
      <w:r>
        <w:rPr>
          <w:spacing w:val="17"/>
          <w:w w:val="95"/>
        </w:rPr>
        <w:t xml:space="preserve"> </w:t>
      </w:r>
      <w:r>
        <w:rPr>
          <w:w w:val="95"/>
        </w:rPr>
        <w:t>model,</w:t>
      </w:r>
      <w:r>
        <w:rPr>
          <w:spacing w:val="16"/>
          <w:w w:val="95"/>
        </w:rPr>
        <w:t xml:space="preserve"> </w:t>
      </w:r>
      <w:r>
        <w:rPr>
          <w:w w:val="95"/>
        </w:rPr>
        <w:t>we</w:t>
      </w:r>
      <w:r>
        <w:rPr>
          <w:spacing w:val="17"/>
          <w:w w:val="95"/>
        </w:rPr>
        <w:t xml:space="preserve"> </w:t>
      </w:r>
      <w:r>
        <w:rPr>
          <w:w w:val="95"/>
        </w:rPr>
        <w:t>used</w:t>
      </w:r>
      <w:r>
        <w:rPr>
          <w:spacing w:val="17"/>
          <w:w w:val="95"/>
        </w:rPr>
        <w:t xml:space="preserve"> </w:t>
      </w:r>
      <w:r>
        <w:rPr>
          <w:w w:val="95"/>
        </w:rPr>
        <w:t>data</w:t>
      </w:r>
      <w:r>
        <w:rPr>
          <w:spacing w:val="17"/>
          <w:w w:val="95"/>
        </w:rPr>
        <w:t xml:space="preserve"> </w:t>
      </w:r>
      <w:r>
        <w:rPr>
          <w:w w:val="95"/>
        </w:rPr>
        <w:t>collected</w:t>
      </w:r>
      <w:r>
        <w:rPr>
          <w:spacing w:val="17"/>
          <w:w w:val="95"/>
        </w:rPr>
        <w:t xml:space="preserve"> </w:t>
      </w:r>
      <w:r>
        <w:rPr>
          <w:w w:val="95"/>
        </w:rPr>
        <w:t>when</w:t>
      </w:r>
      <w:r>
        <w:rPr>
          <w:spacing w:val="16"/>
          <w:w w:val="95"/>
        </w:rPr>
        <w:t xml:space="preserve"> </w:t>
      </w:r>
      <w:proofErr w:type="gramStart"/>
      <w:r>
        <w:rPr>
          <w:w w:val="95"/>
        </w:rPr>
        <w:t>hull-mounted</w:t>
      </w:r>
      <w:proofErr w:type="gramEnd"/>
      <w:r>
        <w:rPr>
          <w:spacing w:val="17"/>
          <w:w w:val="95"/>
        </w:rPr>
        <w:t xml:space="preserve"> </w:t>
      </w:r>
      <w:r>
        <w:rPr>
          <w:w w:val="95"/>
        </w:rPr>
        <w:t>MFAS</w:t>
      </w:r>
      <w:r>
        <w:rPr>
          <w:spacing w:val="17"/>
          <w:w w:val="95"/>
        </w:rPr>
        <w:t xml:space="preserve"> </w:t>
      </w:r>
      <w:r>
        <w:rPr>
          <w:w w:val="95"/>
        </w:rPr>
        <w:t>was</w:t>
      </w:r>
      <w:r>
        <w:rPr>
          <w:spacing w:val="17"/>
          <w:w w:val="95"/>
        </w:rPr>
        <w:t xml:space="preserve"> </w:t>
      </w:r>
      <w:r>
        <w:rPr>
          <w:w w:val="95"/>
        </w:rPr>
        <w:t>present</w:t>
      </w:r>
      <w:r>
        <w:rPr>
          <w:spacing w:val="16"/>
          <w:w w:val="95"/>
        </w:rPr>
        <w:t xml:space="preserve"> </w:t>
      </w:r>
      <w:r>
        <w:rPr>
          <w:w w:val="95"/>
        </w:rPr>
        <w:t>on</w:t>
      </w:r>
      <w:r>
        <w:rPr>
          <w:spacing w:val="17"/>
          <w:w w:val="95"/>
        </w:rPr>
        <w:t xml:space="preserve"> </w:t>
      </w:r>
      <w:r>
        <w:rPr>
          <w:w w:val="95"/>
        </w:rPr>
        <w:t>the</w:t>
      </w:r>
    </w:p>
    <w:p w14:paraId="058D8762" w14:textId="77777777" w:rsidR="00C544BC" w:rsidRDefault="00BD4BDE">
      <w:pPr>
        <w:pStyle w:val="BodyText"/>
        <w:spacing w:before="155"/>
      </w:pPr>
      <w:r>
        <w:rPr>
          <w:rFonts w:ascii="Trebuchet MS"/>
          <w:sz w:val="12"/>
        </w:rPr>
        <w:t xml:space="preserve">239    </w:t>
      </w:r>
      <w:r>
        <w:rPr>
          <w:rFonts w:ascii="Trebuchet MS"/>
          <w:spacing w:val="19"/>
          <w:sz w:val="12"/>
        </w:rPr>
        <w:t xml:space="preserve"> </w:t>
      </w:r>
      <w:r>
        <w:t>range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model the</w:t>
      </w:r>
      <w:r>
        <w:rPr>
          <w:spacing w:val="-1"/>
        </w:rPr>
        <w:t xml:space="preserve"> </w:t>
      </w:r>
      <w:r>
        <w:t>effect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sonar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beaked</w:t>
      </w:r>
      <w:r>
        <w:rPr>
          <w:spacing w:val="-1"/>
        </w:rPr>
        <w:t xml:space="preserve"> </w:t>
      </w:r>
      <w:r>
        <w:t>whales.</w:t>
      </w:r>
      <w:r>
        <w:rPr>
          <w:spacing w:val="3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excluded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collected</w:t>
      </w:r>
      <w:r>
        <w:rPr>
          <w:spacing w:val="-1"/>
        </w:rPr>
        <w:t xml:space="preserve"> </w:t>
      </w:r>
      <w:r>
        <w:t>during</w:t>
      </w:r>
    </w:p>
    <w:p w14:paraId="218F77F8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240    </w:t>
      </w:r>
      <w:r>
        <w:rPr>
          <w:rFonts w:ascii="Trebuchet MS"/>
          <w:spacing w:val="19"/>
          <w:sz w:val="12"/>
        </w:rPr>
        <w:t xml:space="preserve"> </w:t>
      </w:r>
      <w:r>
        <w:t>breaks</w:t>
      </w:r>
      <w:r>
        <w:rPr>
          <w:spacing w:val="16"/>
        </w:rPr>
        <w:t xml:space="preserve"> </w:t>
      </w:r>
      <w:r>
        <w:t>in</w:t>
      </w:r>
      <w:r>
        <w:rPr>
          <w:spacing w:val="16"/>
        </w:rPr>
        <w:t xml:space="preserve"> </w:t>
      </w:r>
      <w:r>
        <w:t>training</w:t>
      </w:r>
      <w:r>
        <w:rPr>
          <w:spacing w:val="16"/>
        </w:rPr>
        <w:t xml:space="preserve"> </w:t>
      </w:r>
      <w:r>
        <w:t>activities</w:t>
      </w:r>
      <w:r>
        <w:rPr>
          <w:spacing w:val="16"/>
        </w:rPr>
        <w:t xml:space="preserve"> </w:t>
      </w:r>
      <w:r>
        <w:t>when</w:t>
      </w:r>
      <w:r>
        <w:rPr>
          <w:spacing w:val="16"/>
        </w:rPr>
        <w:t xml:space="preserve"> </w:t>
      </w:r>
      <w:r>
        <w:t>sonar</w:t>
      </w:r>
      <w:r>
        <w:rPr>
          <w:spacing w:val="15"/>
        </w:rPr>
        <w:t xml:space="preserve"> </w:t>
      </w:r>
      <w:r>
        <w:t>was</w:t>
      </w:r>
      <w:r>
        <w:rPr>
          <w:spacing w:val="16"/>
        </w:rPr>
        <w:t xml:space="preserve"> </w:t>
      </w:r>
      <w:r>
        <w:t>not</w:t>
      </w:r>
      <w:r>
        <w:rPr>
          <w:spacing w:val="16"/>
        </w:rPr>
        <w:t xml:space="preserve"> </w:t>
      </w:r>
      <w:r>
        <w:t>being</w:t>
      </w:r>
      <w:r>
        <w:rPr>
          <w:spacing w:val="16"/>
        </w:rPr>
        <w:t xml:space="preserve"> </w:t>
      </w:r>
      <w:r>
        <w:t>used.</w:t>
      </w:r>
      <w:r>
        <w:rPr>
          <w:spacing w:val="66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probability</w:t>
      </w:r>
      <w:r>
        <w:rPr>
          <w:spacing w:val="15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t>a</w:t>
      </w:r>
      <w:r>
        <w:rPr>
          <w:spacing w:val="16"/>
        </w:rPr>
        <w:t xml:space="preserve"> </w:t>
      </w:r>
      <w:r>
        <w:t>GVP</w:t>
      </w:r>
    </w:p>
    <w:p w14:paraId="17FA35DF" w14:textId="77777777" w:rsidR="00C544BC" w:rsidRDefault="00BD4BDE">
      <w:pPr>
        <w:pStyle w:val="BodyText"/>
        <w:spacing w:before="155"/>
      </w:pPr>
      <w:r>
        <w:rPr>
          <w:rFonts w:ascii="Trebuchet MS"/>
          <w:sz w:val="12"/>
        </w:rPr>
        <w:t xml:space="preserve">241    </w:t>
      </w:r>
      <w:r>
        <w:rPr>
          <w:rFonts w:ascii="Trebuchet MS"/>
          <w:spacing w:val="11"/>
          <w:sz w:val="12"/>
        </w:rPr>
        <w:t xml:space="preserve"> </w:t>
      </w:r>
      <w:r>
        <w:rPr>
          <w:w w:val="95"/>
        </w:rPr>
        <w:t>when</w:t>
      </w:r>
      <w:r>
        <w:rPr>
          <w:spacing w:val="-2"/>
          <w:w w:val="95"/>
        </w:rPr>
        <w:t xml:space="preserve"> </w:t>
      </w:r>
      <w:r>
        <w:rPr>
          <w:w w:val="95"/>
        </w:rPr>
        <w:t>sonar</w:t>
      </w:r>
      <w:r>
        <w:rPr>
          <w:spacing w:val="-3"/>
          <w:w w:val="95"/>
        </w:rPr>
        <w:t xml:space="preserve"> </w:t>
      </w:r>
      <w:r>
        <w:rPr>
          <w:w w:val="95"/>
        </w:rPr>
        <w:t>was</w:t>
      </w:r>
      <w:r>
        <w:rPr>
          <w:spacing w:val="-3"/>
          <w:w w:val="95"/>
        </w:rPr>
        <w:t xml:space="preserve"> </w:t>
      </w:r>
      <w:r>
        <w:rPr>
          <w:w w:val="95"/>
        </w:rPr>
        <w:t>present</w:t>
      </w:r>
      <w:r>
        <w:rPr>
          <w:spacing w:val="-3"/>
          <w:w w:val="95"/>
        </w:rPr>
        <w:t xml:space="preserve"> </w:t>
      </w:r>
      <w:r>
        <w:rPr>
          <w:w w:val="95"/>
        </w:rPr>
        <w:t>was</w:t>
      </w:r>
      <w:r>
        <w:rPr>
          <w:spacing w:val="-2"/>
          <w:w w:val="95"/>
        </w:rPr>
        <w:t xml:space="preserve"> </w:t>
      </w:r>
      <w:r>
        <w:rPr>
          <w:w w:val="95"/>
        </w:rPr>
        <w:t>modeled</w:t>
      </w:r>
      <w:r>
        <w:rPr>
          <w:spacing w:val="-3"/>
          <w:w w:val="95"/>
        </w:rPr>
        <w:t xml:space="preserve"> </w:t>
      </w:r>
      <w:r>
        <w:rPr>
          <w:w w:val="95"/>
        </w:rPr>
        <w:t>as</w:t>
      </w:r>
      <w:r>
        <w:rPr>
          <w:spacing w:val="-3"/>
          <w:w w:val="95"/>
        </w:rPr>
        <w:t xml:space="preserve"> </w:t>
      </w:r>
      <w:r>
        <w:rPr>
          <w:w w:val="95"/>
        </w:rPr>
        <w:t>a</w:t>
      </w:r>
      <w:r>
        <w:rPr>
          <w:spacing w:val="-2"/>
          <w:w w:val="95"/>
        </w:rPr>
        <w:t xml:space="preserve"> </w:t>
      </w:r>
      <w:r>
        <w:rPr>
          <w:w w:val="95"/>
        </w:rPr>
        <w:t>function</w:t>
      </w:r>
      <w:r>
        <w:rPr>
          <w:spacing w:val="-3"/>
          <w:w w:val="95"/>
        </w:rPr>
        <w:t xml:space="preserve"> </w:t>
      </w:r>
      <w:r>
        <w:rPr>
          <w:w w:val="95"/>
        </w:rPr>
        <w:t>of</w:t>
      </w:r>
      <w:r>
        <w:rPr>
          <w:spacing w:val="-2"/>
          <w:w w:val="95"/>
        </w:rPr>
        <w:t xml:space="preserve"> </w:t>
      </w:r>
      <w:r>
        <w:rPr>
          <w:w w:val="95"/>
        </w:rPr>
        <w:t>the</w:t>
      </w:r>
      <w:r>
        <w:rPr>
          <w:spacing w:val="-3"/>
          <w:w w:val="95"/>
        </w:rPr>
        <w:t xml:space="preserve"> </w:t>
      </w:r>
      <w:r>
        <w:rPr>
          <w:w w:val="95"/>
        </w:rPr>
        <w:t>maximum</w:t>
      </w:r>
      <w:r>
        <w:rPr>
          <w:spacing w:val="-2"/>
          <w:w w:val="95"/>
        </w:rPr>
        <w:t xml:space="preserve"> </w:t>
      </w:r>
      <w:r>
        <w:rPr>
          <w:w w:val="95"/>
        </w:rPr>
        <w:t>received</w:t>
      </w:r>
      <w:r>
        <w:rPr>
          <w:spacing w:val="-3"/>
          <w:w w:val="95"/>
        </w:rPr>
        <w:t xml:space="preserve"> </w:t>
      </w:r>
      <w:r>
        <w:rPr>
          <w:w w:val="95"/>
        </w:rPr>
        <w:t>level</w:t>
      </w:r>
      <w:r>
        <w:rPr>
          <w:spacing w:val="-3"/>
          <w:w w:val="95"/>
        </w:rPr>
        <w:t xml:space="preserve"> </w:t>
      </w:r>
      <w:r>
        <w:rPr>
          <w:w w:val="95"/>
        </w:rPr>
        <w:t>(modeled</w:t>
      </w:r>
    </w:p>
    <w:p w14:paraId="74F15824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242    </w:t>
      </w:r>
      <w:r>
        <w:rPr>
          <w:rFonts w:ascii="Trebuchet MS"/>
          <w:spacing w:val="19"/>
          <w:sz w:val="12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each</w:t>
      </w:r>
      <w:r>
        <w:rPr>
          <w:spacing w:val="-4"/>
        </w:rPr>
        <w:t xml:space="preserve"> </w:t>
      </w:r>
      <w:r>
        <w:t>hydrophone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half-hour</w:t>
      </w:r>
      <w:r>
        <w:rPr>
          <w:spacing w:val="-3"/>
        </w:rPr>
        <w:t xml:space="preserve"> </w:t>
      </w:r>
      <w:r>
        <w:t>period;</w:t>
      </w:r>
      <w:r>
        <w:rPr>
          <w:spacing w:val="-2"/>
        </w:rPr>
        <w:t xml:space="preserve"> </w:t>
      </w:r>
      <w:r>
        <w:t>see</w:t>
      </w:r>
      <w:r>
        <w:rPr>
          <w:spacing w:val="-4"/>
        </w:rPr>
        <w:t xml:space="preserve"> </w:t>
      </w:r>
      <w:r>
        <w:t>section</w:t>
      </w:r>
      <w:r>
        <w:rPr>
          <w:spacing w:val="-3"/>
        </w:rPr>
        <w:t xml:space="preserve"> </w:t>
      </w:r>
      <w:r>
        <w:t>2.2.1).</w:t>
      </w:r>
      <w:r>
        <w:rPr>
          <w:spacing w:val="21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assumed</w:t>
      </w:r>
      <w:r>
        <w:rPr>
          <w:spacing w:val="-4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the</w:t>
      </w:r>
    </w:p>
    <w:p w14:paraId="69CF5CC1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243    </w:t>
      </w:r>
      <w:r>
        <w:rPr>
          <w:rFonts w:ascii="Trebuchet MS"/>
          <w:spacing w:val="19"/>
          <w:sz w:val="12"/>
        </w:rPr>
        <w:t xml:space="preserve"> </w:t>
      </w:r>
      <w:r>
        <w:rPr>
          <w:spacing w:val="-1"/>
          <w:w w:val="95"/>
        </w:rPr>
        <w:t>maximum</w:t>
      </w:r>
      <w:r>
        <w:rPr>
          <w:spacing w:val="-6"/>
          <w:w w:val="95"/>
        </w:rPr>
        <w:t xml:space="preserve"> </w:t>
      </w:r>
      <w:r>
        <w:rPr>
          <w:spacing w:val="-1"/>
          <w:w w:val="95"/>
        </w:rPr>
        <w:t>received</w:t>
      </w:r>
      <w:r>
        <w:rPr>
          <w:spacing w:val="-6"/>
          <w:w w:val="95"/>
        </w:rPr>
        <w:t xml:space="preserve"> </w:t>
      </w:r>
      <w:r>
        <w:rPr>
          <w:spacing w:val="-1"/>
          <w:w w:val="95"/>
        </w:rPr>
        <w:t>level</w:t>
      </w:r>
      <w:r>
        <w:rPr>
          <w:spacing w:val="-6"/>
          <w:w w:val="95"/>
        </w:rPr>
        <w:t xml:space="preserve"> </w:t>
      </w:r>
      <w:r>
        <w:rPr>
          <w:spacing w:val="-1"/>
          <w:w w:val="95"/>
        </w:rPr>
        <w:t>increased,</w:t>
      </w:r>
      <w:r>
        <w:rPr>
          <w:spacing w:val="-7"/>
          <w:w w:val="95"/>
        </w:rPr>
        <w:t xml:space="preserve"> </w:t>
      </w:r>
      <w:r>
        <w:rPr>
          <w:spacing w:val="-1"/>
          <w:w w:val="95"/>
        </w:rPr>
        <w:t>the</w:t>
      </w:r>
      <w:r>
        <w:rPr>
          <w:spacing w:val="-6"/>
          <w:w w:val="95"/>
        </w:rPr>
        <w:t xml:space="preserve"> </w:t>
      </w:r>
      <w:r>
        <w:rPr>
          <w:spacing w:val="-1"/>
          <w:w w:val="95"/>
        </w:rPr>
        <w:t>probability</w:t>
      </w:r>
      <w:r>
        <w:rPr>
          <w:spacing w:val="-6"/>
          <w:w w:val="95"/>
        </w:rPr>
        <w:t xml:space="preserve"> </w:t>
      </w:r>
      <w:r>
        <w:rPr>
          <w:w w:val="95"/>
        </w:rPr>
        <w:t>of</w:t>
      </w:r>
      <w:r>
        <w:rPr>
          <w:spacing w:val="-6"/>
          <w:w w:val="95"/>
        </w:rPr>
        <w:t xml:space="preserve"> </w:t>
      </w:r>
      <w:r>
        <w:rPr>
          <w:w w:val="95"/>
        </w:rPr>
        <w:t>dives</w:t>
      </w:r>
      <w:r>
        <w:rPr>
          <w:spacing w:val="-7"/>
          <w:w w:val="95"/>
        </w:rPr>
        <w:t xml:space="preserve"> </w:t>
      </w:r>
      <w:r>
        <w:rPr>
          <w:w w:val="95"/>
        </w:rPr>
        <w:t>decreased</w:t>
      </w:r>
      <w:r>
        <w:rPr>
          <w:spacing w:val="-6"/>
          <w:w w:val="95"/>
        </w:rPr>
        <w:t xml:space="preserve"> </w:t>
      </w:r>
      <w:r>
        <w:rPr>
          <w:w w:val="95"/>
        </w:rPr>
        <w:t>and</w:t>
      </w:r>
      <w:r>
        <w:rPr>
          <w:spacing w:val="-7"/>
          <w:w w:val="95"/>
        </w:rPr>
        <w:t xml:space="preserve"> </w:t>
      </w:r>
      <w:r>
        <w:rPr>
          <w:w w:val="95"/>
        </w:rPr>
        <w:t>modeled</w:t>
      </w:r>
      <w:r>
        <w:rPr>
          <w:spacing w:val="-7"/>
          <w:w w:val="95"/>
        </w:rPr>
        <w:t xml:space="preserve"> </w:t>
      </w:r>
      <w:r>
        <w:rPr>
          <w:w w:val="95"/>
        </w:rPr>
        <w:t>this</w:t>
      </w:r>
      <w:r>
        <w:rPr>
          <w:spacing w:val="-6"/>
          <w:w w:val="95"/>
        </w:rPr>
        <w:t xml:space="preserve"> </w:t>
      </w:r>
      <w:r>
        <w:rPr>
          <w:w w:val="95"/>
        </w:rPr>
        <w:t>using</w:t>
      </w:r>
    </w:p>
    <w:p w14:paraId="532645BC" w14:textId="77777777" w:rsidR="00C544BC" w:rsidRDefault="00BD4BDE">
      <w:pPr>
        <w:pStyle w:val="BodyText"/>
        <w:spacing w:before="143"/>
      </w:pPr>
      <w:r>
        <w:rPr>
          <w:rFonts w:ascii="Trebuchet MS"/>
          <w:sz w:val="12"/>
        </w:rPr>
        <w:t xml:space="preserve">244    </w:t>
      </w:r>
      <w:r>
        <w:rPr>
          <w:rFonts w:ascii="Trebuchet MS"/>
          <w:spacing w:val="19"/>
          <w:sz w:val="12"/>
        </w:rPr>
        <w:t xml:space="preserve"> </w:t>
      </w:r>
      <w:r>
        <w:rPr>
          <w:spacing w:val="-1"/>
        </w:rPr>
        <w:t>a</w:t>
      </w:r>
      <w:r>
        <w:rPr>
          <w:spacing w:val="-2"/>
        </w:rPr>
        <w:t xml:space="preserve"> </w:t>
      </w:r>
      <w:r>
        <w:rPr>
          <w:spacing w:val="-1"/>
        </w:rPr>
        <w:t>monotonically</w:t>
      </w:r>
      <w:r>
        <w:rPr>
          <w:spacing w:val="-2"/>
        </w:rPr>
        <w:t xml:space="preserve"> </w:t>
      </w:r>
      <w:r>
        <w:rPr>
          <w:spacing w:val="-1"/>
        </w:rPr>
        <w:t>decreasing smooth</w:t>
      </w:r>
      <w:r>
        <w:rPr>
          <w:spacing w:val="-2"/>
        </w:rPr>
        <w:t xml:space="preserve"> </w:t>
      </w:r>
      <w:r>
        <w:rPr>
          <w:spacing w:val="-1"/>
        </w:rPr>
        <w:t>implemented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rFonts w:ascii="Lucida Sans Unicode"/>
        </w:rPr>
        <w:t>R</w:t>
      </w:r>
      <w:r>
        <w:rPr>
          <w:rFonts w:ascii="Lucida Sans Unicode"/>
          <w:spacing w:val="-17"/>
        </w:rPr>
        <w:t xml:space="preserve"> </w:t>
      </w:r>
      <w:r>
        <w:t>package</w:t>
      </w:r>
      <w:r>
        <w:rPr>
          <w:spacing w:val="-2"/>
        </w:rPr>
        <w:t xml:space="preserve"> </w:t>
      </w:r>
      <w:r>
        <w:t>scam</w:t>
      </w:r>
      <w:r>
        <w:rPr>
          <w:spacing w:val="-2"/>
        </w:rPr>
        <w:t xml:space="preserve"> </w:t>
      </w:r>
      <w:r>
        <w:t>(</w:t>
      </w:r>
      <w:proofErr w:type="spellStart"/>
      <w:r>
        <w:t>Pya</w:t>
      </w:r>
      <w:proofErr w:type="spellEnd"/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Wood,</w:t>
      </w:r>
    </w:p>
    <w:p w14:paraId="7E4E0D2B" w14:textId="77777777" w:rsidR="00C544BC" w:rsidRDefault="00BD4BDE">
      <w:pPr>
        <w:pStyle w:val="BodyText"/>
        <w:spacing w:before="121"/>
      </w:pPr>
      <w:r>
        <w:rPr>
          <w:rFonts w:ascii="Trebuchet MS"/>
          <w:sz w:val="12"/>
        </w:rPr>
        <w:t xml:space="preserve">245    </w:t>
      </w:r>
      <w:r>
        <w:rPr>
          <w:rFonts w:ascii="Trebuchet MS"/>
          <w:spacing w:val="13"/>
          <w:sz w:val="12"/>
        </w:rPr>
        <w:t xml:space="preserve"> </w:t>
      </w:r>
      <w:r>
        <w:t>2015).</w:t>
      </w:r>
      <w:r>
        <w:rPr>
          <w:spacing w:val="3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ensure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predictions</w:t>
      </w:r>
      <w:r>
        <w:rPr>
          <w:spacing w:val="1"/>
        </w:rPr>
        <w:t xml:space="preserve"> </w:t>
      </w:r>
      <w:r>
        <w:t>were</w:t>
      </w:r>
      <w:r>
        <w:rPr>
          <w:spacing w:val="2"/>
        </w:rPr>
        <w:t xml:space="preserve"> </w:t>
      </w:r>
      <w:r>
        <w:t>the same</w:t>
      </w:r>
      <w:r>
        <w:rPr>
          <w:spacing w:val="2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a maximum</w:t>
      </w:r>
      <w:r>
        <w:rPr>
          <w:spacing w:val="2"/>
        </w:rPr>
        <w:t xml:space="preserve"> </w:t>
      </w:r>
      <w:r>
        <w:t>received</w:t>
      </w:r>
      <w:r>
        <w:rPr>
          <w:spacing w:val="2"/>
        </w:rPr>
        <w:t xml:space="preserve"> </w:t>
      </w:r>
      <w:r>
        <w:t>level</w:t>
      </w:r>
    </w:p>
    <w:p w14:paraId="135C1C97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246    </w:t>
      </w:r>
      <w:r>
        <w:rPr>
          <w:rFonts w:ascii="Trebuchet MS"/>
          <w:spacing w:val="19"/>
          <w:sz w:val="12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0</w:t>
      </w:r>
      <w:r>
        <w:rPr>
          <w:spacing w:val="6"/>
        </w:rPr>
        <w:t xml:space="preserve"> </w:t>
      </w:r>
      <w:r>
        <w:t>dB</w:t>
      </w:r>
      <w:r>
        <w:rPr>
          <w:spacing w:val="6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when</w:t>
      </w:r>
      <w:r>
        <w:rPr>
          <w:spacing w:val="6"/>
        </w:rPr>
        <w:t xml:space="preserve"> </w:t>
      </w:r>
      <w:r>
        <w:t>only</w:t>
      </w:r>
      <w:r>
        <w:rPr>
          <w:spacing w:val="6"/>
        </w:rPr>
        <w:t xml:space="preserve"> </w:t>
      </w:r>
      <w:r>
        <w:t>naval</w:t>
      </w:r>
      <w:r>
        <w:rPr>
          <w:spacing w:val="7"/>
        </w:rPr>
        <w:t xml:space="preserve"> </w:t>
      </w:r>
      <w:r>
        <w:t>activity</w:t>
      </w:r>
      <w:r>
        <w:rPr>
          <w:spacing w:val="6"/>
        </w:rPr>
        <w:t xml:space="preserve"> </w:t>
      </w:r>
      <w:r>
        <w:t>was</w:t>
      </w:r>
      <w:r>
        <w:rPr>
          <w:spacing w:val="6"/>
        </w:rPr>
        <w:t xml:space="preserve"> </w:t>
      </w:r>
      <w:r>
        <w:t>present,</w:t>
      </w:r>
      <w:r>
        <w:rPr>
          <w:spacing w:val="9"/>
        </w:rPr>
        <w:t xml:space="preserve"> </w:t>
      </w:r>
      <w:r>
        <w:t>we</w:t>
      </w:r>
      <w:r>
        <w:rPr>
          <w:spacing w:val="6"/>
        </w:rPr>
        <w:t xml:space="preserve"> </w:t>
      </w:r>
      <w:r>
        <w:t>did</w:t>
      </w:r>
      <w:r>
        <w:rPr>
          <w:spacing w:val="6"/>
        </w:rPr>
        <w:t xml:space="preserve"> </w:t>
      </w:r>
      <w:r>
        <w:t>not</w:t>
      </w:r>
      <w:r>
        <w:rPr>
          <w:spacing w:val="7"/>
        </w:rPr>
        <w:t xml:space="preserve"> </w:t>
      </w:r>
      <w:r>
        <w:t>include</w:t>
      </w:r>
      <w:r>
        <w:rPr>
          <w:spacing w:val="6"/>
        </w:rPr>
        <w:t xml:space="preserve"> </w:t>
      </w:r>
      <w:r>
        <w:t>an</w:t>
      </w:r>
      <w:r>
        <w:rPr>
          <w:spacing w:val="6"/>
        </w:rPr>
        <w:t xml:space="preserve"> </w:t>
      </w:r>
      <w:r>
        <w:t>intercept.</w:t>
      </w:r>
      <w:r>
        <w:rPr>
          <w:spacing w:val="43"/>
        </w:rPr>
        <w:t xml:space="preserve"> </w:t>
      </w:r>
      <w:r>
        <w:t>The</w:t>
      </w:r>
    </w:p>
    <w:p w14:paraId="4FC18AF8" w14:textId="77777777" w:rsidR="00C544BC" w:rsidRDefault="00BD4BDE">
      <w:pPr>
        <w:pStyle w:val="BodyText"/>
        <w:spacing w:before="155"/>
      </w:pPr>
      <w:r>
        <w:rPr>
          <w:rFonts w:ascii="Trebuchet MS" w:hAnsi="Trebuchet MS"/>
          <w:sz w:val="12"/>
        </w:rPr>
        <w:t xml:space="preserve">247    </w:t>
      </w:r>
      <w:r>
        <w:rPr>
          <w:rFonts w:ascii="Trebuchet MS" w:hAnsi="Trebuchet MS"/>
          <w:spacing w:val="19"/>
          <w:sz w:val="12"/>
        </w:rPr>
        <w:t xml:space="preserve"> </w:t>
      </w:r>
      <w:r>
        <w:t>probability</w:t>
      </w:r>
      <w:r>
        <w:rPr>
          <w:spacing w:val="3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GVP</w:t>
      </w:r>
      <w:r>
        <w:rPr>
          <w:spacing w:val="3"/>
        </w:rPr>
        <w:t xml:space="preserve"> </w:t>
      </w:r>
      <w:r>
        <w:t>presence</w:t>
      </w:r>
      <w:r>
        <w:rPr>
          <w:spacing w:val="2"/>
        </w:rPr>
        <w:t xml:space="preserve"> </w:t>
      </w:r>
      <w:r>
        <w:t>at</w:t>
      </w:r>
      <w:r>
        <w:rPr>
          <w:spacing w:val="3"/>
        </w:rPr>
        <w:t xml:space="preserve"> </w:t>
      </w:r>
      <w:r>
        <w:t>tile</w:t>
      </w:r>
      <w:r>
        <w:rPr>
          <w:spacing w:val="4"/>
        </w:rPr>
        <w:t xml:space="preserve"> </w:t>
      </w:r>
      <w:proofErr w:type="spellStart"/>
      <w:r>
        <w:rPr>
          <w:rFonts w:ascii="Georgia" w:hAnsi="Georgia"/>
          <w:i/>
        </w:rPr>
        <w:t>i</w:t>
      </w:r>
      <w:proofErr w:type="spellEnd"/>
      <w:r>
        <w:rPr>
          <w:rFonts w:ascii="Georgia" w:hAnsi="Georgia"/>
          <w:i/>
          <w:spacing w:val="5"/>
        </w:rPr>
        <w:t xml:space="preserve"> </w:t>
      </w:r>
      <w:r>
        <w:t>(</w:t>
      </w:r>
      <w:r>
        <w:rPr>
          <w:rFonts w:ascii="Georgia" w:hAnsi="Georgia"/>
          <w:i/>
        </w:rPr>
        <w:t>µ</w:t>
      </w:r>
      <w:r>
        <w:rPr>
          <w:rFonts w:ascii="Trebuchet MS" w:hAnsi="Trebuchet MS"/>
          <w:vertAlign w:val="subscript"/>
        </w:rPr>
        <w:t>M</w:t>
      </w:r>
      <w:proofErr w:type="gramStart"/>
      <w:r>
        <w:rPr>
          <w:rFonts w:ascii="Trebuchet MS" w:hAnsi="Trebuchet MS"/>
          <w:vertAlign w:val="subscript"/>
        </w:rPr>
        <w:t>3</w:t>
      </w:r>
      <w:r>
        <w:rPr>
          <w:rFonts w:ascii="Calibri" w:hAnsi="Calibri"/>
          <w:i/>
          <w:vertAlign w:val="subscript"/>
        </w:rPr>
        <w:t>,i</w:t>
      </w:r>
      <w:proofErr w:type="gramEnd"/>
      <w:r>
        <w:t>)</w:t>
      </w:r>
      <w:r>
        <w:rPr>
          <w:spacing w:val="3"/>
        </w:rPr>
        <w:t xml:space="preserve"> </w:t>
      </w:r>
      <w:r>
        <w:t>was</w:t>
      </w:r>
      <w:r>
        <w:rPr>
          <w:spacing w:val="3"/>
        </w:rPr>
        <w:t xml:space="preserve"> </w:t>
      </w:r>
      <w:r>
        <w:t>modelled</w:t>
      </w:r>
      <w:r>
        <w:rPr>
          <w:spacing w:val="3"/>
        </w:rPr>
        <w:t xml:space="preserve"> </w:t>
      </w:r>
      <w:r>
        <w:t>as</w:t>
      </w:r>
      <w:r>
        <w:rPr>
          <w:spacing w:val="2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Bernoulli</w:t>
      </w:r>
      <w:r>
        <w:rPr>
          <w:spacing w:val="4"/>
        </w:rPr>
        <w:t xml:space="preserve"> </w:t>
      </w:r>
      <w:r>
        <w:t>random</w:t>
      </w:r>
      <w:r>
        <w:rPr>
          <w:spacing w:val="2"/>
        </w:rPr>
        <w:t xml:space="preserve"> </w:t>
      </w:r>
      <w:r>
        <w:t>variable</w:t>
      </w:r>
    </w:p>
    <w:p w14:paraId="4EFD3C30" w14:textId="77777777" w:rsidR="00C544BC" w:rsidRDefault="00BD4BDE">
      <w:pPr>
        <w:spacing w:before="154"/>
        <w:ind w:left="150"/>
        <w:rPr>
          <w:sz w:val="24"/>
        </w:rPr>
      </w:pPr>
      <w:r>
        <w:rPr>
          <w:rFonts w:ascii="Trebuchet MS"/>
          <w:sz w:val="12"/>
        </w:rPr>
        <w:t xml:space="preserve">248    </w:t>
      </w:r>
      <w:r>
        <w:rPr>
          <w:rFonts w:ascii="Trebuchet MS"/>
          <w:spacing w:val="11"/>
          <w:sz w:val="12"/>
        </w:rPr>
        <w:t xml:space="preserve"> </w:t>
      </w:r>
      <w:r>
        <w:rPr>
          <w:w w:val="95"/>
          <w:sz w:val="24"/>
        </w:rPr>
        <w:t>where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the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linear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predictor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was:</w:t>
      </w:r>
    </w:p>
    <w:p w14:paraId="63FACD16" w14:textId="77777777" w:rsidR="00C544BC" w:rsidRDefault="00C544BC">
      <w:pPr>
        <w:pStyle w:val="BodyText"/>
        <w:spacing w:before="0"/>
        <w:ind w:left="0"/>
        <w:rPr>
          <w:sz w:val="20"/>
        </w:rPr>
      </w:pPr>
    </w:p>
    <w:p w14:paraId="279AA20E" w14:textId="77777777" w:rsidR="00C544BC" w:rsidRDefault="00C544BC">
      <w:pPr>
        <w:pStyle w:val="BodyText"/>
        <w:spacing w:before="12"/>
        <w:ind w:left="0"/>
        <w:rPr>
          <w:sz w:val="28"/>
        </w:rPr>
      </w:pPr>
    </w:p>
    <w:p w14:paraId="7247BD7D" w14:textId="77777777" w:rsidR="00C544BC" w:rsidRDefault="00BD4BDE">
      <w:pPr>
        <w:tabs>
          <w:tab w:val="left" w:pos="4857"/>
        </w:tabs>
        <w:spacing w:before="118"/>
        <w:ind w:left="380"/>
        <w:jc w:val="center"/>
        <w:rPr>
          <w:sz w:val="24"/>
        </w:rPr>
      </w:pPr>
      <w:r>
        <w:rPr>
          <w:sz w:val="24"/>
        </w:rPr>
        <w:t>logit</w:t>
      </w:r>
      <w:r>
        <w:rPr>
          <w:spacing w:val="-14"/>
          <w:sz w:val="24"/>
        </w:rPr>
        <w:t xml:space="preserve"> </w:t>
      </w:r>
      <w:r>
        <w:rPr>
          <w:sz w:val="24"/>
        </w:rPr>
        <w:t>(</w:t>
      </w:r>
      <w:r>
        <w:rPr>
          <w:rFonts w:ascii="Georgia" w:hAnsi="Georgia"/>
          <w:i/>
          <w:sz w:val="24"/>
        </w:rPr>
        <w:t>µ</w:t>
      </w:r>
      <w:r>
        <w:rPr>
          <w:rFonts w:ascii="Trebuchet MS" w:hAnsi="Trebuchet MS"/>
          <w:sz w:val="24"/>
          <w:vertAlign w:val="subscript"/>
        </w:rPr>
        <w:t>M</w:t>
      </w:r>
      <w:proofErr w:type="gramStart"/>
      <w:r>
        <w:rPr>
          <w:rFonts w:ascii="Trebuchet MS" w:hAnsi="Trebuchet MS"/>
          <w:sz w:val="24"/>
          <w:vertAlign w:val="subscript"/>
        </w:rPr>
        <w:t>3</w:t>
      </w:r>
      <w:r>
        <w:rPr>
          <w:rFonts w:ascii="Calibri" w:hAnsi="Calibri"/>
          <w:i/>
          <w:sz w:val="24"/>
          <w:vertAlign w:val="subscript"/>
        </w:rPr>
        <w:t>,i</w:t>
      </w:r>
      <w:proofErr w:type="gramEnd"/>
      <w:r>
        <w:rPr>
          <w:rFonts w:ascii="Calibri" w:hAnsi="Calibri"/>
          <w:i/>
          <w:sz w:val="24"/>
          <w:vertAlign w:val="subscript"/>
        </w:rPr>
        <w:t>,s</w:t>
      </w:r>
      <w:r>
        <w:rPr>
          <w:sz w:val="24"/>
        </w:rPr>
        <w:t>)</w:t>
      </w:r>
      <w:r>
        <w:rPr>
          <w:spacing w:val="18"/>
          <w:sz w:val="24"/>
        </w:rPr>
        <w:t xml:space="preserve"> </w:t>
      </w:r>
      <w:r>
        <w:rPr>
          <w:sz w:val="24"/>
        </w:rPr>
        <w:t>=</w:t>
      </w:r>
      <w:r>
        <w:rPr>
          <w:spacing w:val="18"/>
          <w:sz w:val="24"/>
        </w:rPr>
        <w:t xml:space="preserve"> </w:t>
      </w:r>
      <w:r>
        <w:rPr>
          <w:rFonts w:ascii="Georgia" w:hAnsi="Georgia"/>
          <w:i/>
          <w:sz w:val="24"/>
        </w:rPr>
        <w:t>f</w:t>
      </w:r>
      <w:r>
        <w:rPr>
          <w:rFonts w:ascii="Georgia" w:hAnsi="Georgia"/>
          <w:i/>
          <w:spacing w:val="-29"/>
          <w:sz w:val="24"/>
        </w:rPr>
        <w:t xml:space="preserve"> </w:t>
      </w:r>
      <w:r>
        <w:rPr>
          <w:sz w:val="24"/>
        </w:rPr>
        <w:t>(</w:t>
      </w:r>
      <w:proofErr w:type="spellStart"/>
      <w:r>
        <w:rPr>
          <w:sz w:val="24"/>
        </w:rPr>
        <w:t>MaxRL</w:t>
      </w:r>
      <w:r>
        <w:rPr>
          <w:rFonts w:ascii="Calibri" w:hAnsi="Calibri"/>
          <w:i/>
          <w:sz w:val="24"/>
          <w:vertAlign w:val="subscript"/>
        </w:rPr>
        <w:t>i,s</w:t>
      </w:r>
      <w:proofErr w:type="spellEnd"/>
      <w:r>
        <w:rPr>
          <w:sz w:val="24"/>
        </w:rPr>
        <w:t>)</w:t>
      </w:r>
      <w:r>
        <w:rPr>
          <w:spacing w:val="3"/>
          <w:sz w:val="24"/>
        </w:rPr>
        <w:t xml:space="preserve"> </w:t>
      </w:r>
      <w:r>
        <w:rPr>
          <w:sz w:val="24"/>
        </w:rPr>
        <w:t>+</w:t>
      </w:r>
      <w:r>
        <w:rPr>
          <w:spacing w:val="1"/>
          <w:sz w:val="24"/>
        </w:rPr>
        <w:t xml:space="preserve"> </w:t>
      </w:r>
      <w:r>
        <w:rPr>
          <w:sz w:val="24"/>
        </w:rPr>
        <w:t>log</w:t>
      </w:r>
      <w:r>
        <w:rPr>
          <w:rFonts w:ascii="Calibri" w:hAnsi="Calibri"/>
          <w:i/>
          <w:sz w:val="24"/>
          <w:vertAlign w:val="subscript"/>
        </w:rPr>
        <w:t>e</w:t>
      </w:r>
      <w:r>
        <w:rPr>
          <w:rFonts w:ascii="Calibri" w:hAnsi="Calibri"/>
          <w:i/>
          <w:spacing w:val="4"/>
          <w:sz w:val="24"/>
        </w:rPr>
        <w:t xml:space="preserve"> </w:t>
      </w:r>
      <w:r>
        <w:rPr>
          <w:rFonts w:ascii="Georgia" w:hAnsi="Georgia"/>
          <w:i/>
          <w:sz w:val="24"/>
        </w:rPr>
        <w:t>ξ</w:t>
      </w:r>
      <w:r>
        <w:rPr>
          <w:rFonts w:ascii="Trebuchet MS" w:hAnsi="Trebuchet MS"/>
          <w:sz w:val="24"/>
          <w:vertAlign w:val="subscript"/>
        </w:rPr>
        <w:t>M2</w:t>
      </w:r>
      <w:r>
        <w:rPr>
          <w:rFonts w:ascii="Calibri" w:hAnsi="Calibri"/>
          <w:i/>
          <w:sz w:val="24"/>
          <w:vertAlign w:val="subscript"/>
        </w:rPr>
        <w:t>,i,s</w:t>
      </w:r>
      <w:r>
        <w:rPr>
          <w:rFonts w:ascii="Georgia" w:hAnsi="Georgia"/>
          <w:i/>
          <w:sz w:val="24"/>
        </w:rPr>
        <w:t>,</w:t>
      </w:r>
      <w:r>
        <w:rPr>
          <w:rFonts w:ascii="Georgia" w:hAnsi="Georgia"/>
          <w:i/>
          <w:sz w:val="24"/>
        </w:rPr>
        <w:tab/>
      </w:r>
      <w:r>
        <w:rPr>
          <w:w w:val="115"/>
          <w:sz w:val="24"/>
        </w:rPr>
        <w:t>(3)</w:t>
      </w:r>
    </w:p>
    <w:p w14:paraId="453D4C69" w14:textId="77777777" w:rsidR="00C544BC" w:rsidRDefault="00C544BC">
      <w:pPr>
        <w:pStyle w:val="BodyText"/>
        <w:spacing w:before="4"/>
        <w:ind w:left="0"/>
        <w:rPr>
          <w:sz w:val="29"/>
        </w:rPr>
      </w:pPr>
    </w:p>
    <w:p w14:paraId="5BA9367A" w14:textId="77777777" w:rsidR="00C544BC" w:rsidRDefault="00BD4BDE">
      <w:pPr>
        <w:pStyle w:val="BodyText"/>
        <w:spacing w:before="117"/>
      </w:pPr>
      <w:r>
        <w:rPr>
          <w:rFonts w:ascii="Trebuchet MS" w:hAnsi="Trebuchet MS"/>
          <w:sz w:val="12"/>
        </w:rPr>
        <w:t xml:space="preserve">249    </w:t>
      </w:r>
      <w:r>
        <w:rPr>
          <w:rFonts w:ascii="Trebuchet MS" w:hAnsi="Trebuchet MS"/>
          <w:spacing w:val="11"/>
          <w:sz w:val="12"/>
        </w:rPr>
        <w:t xml:space="preserve"> </w:t>
      </w:r>
      <w:r>
        <w:rPr>
          <w:w w:val="90"/>
        </w:rPr>
        <w:t>where</w:t>
      </w:r>
      <w:r>
        <w:rPr>
          <w:spacing w:val="16"/>
          <w:w w:val="90"/>
        </w:rPr>
        <w:t xml:space="preserve"> </w:t>
      </w:r>
      <w:r>
        <w:rPr>
          <w:rFonts w:ascii="Georgia" w:hAnsi="Georgia"/>
          <w:i/>
          <w:w w:val="90"/>
        </w:rPr>
        <w:t>f</w:t>
      </w:r>
      <w:r>
        <w:rPr>
          <w:rFonts w:ascii="Georgia" w:hAnsi="Georgia"/>
          <w:i/>
          <w:spacing w:val="-20"/>
          <w:w w:val="90"/>
        </w:rPr>
        <w:t xml:space="preserve"> </w:t>
      </w:r>
      <w:r>
        <w:rPr>
          <w:w w:val="90"/>
        </w:rPr>
        <w:t>(</w:t>
      </w:r>
      <w:proofErr w:type="spellStart"/>
      <w:proofErr w:type="gramStart"/>
      <w:r>
        <w:rPr>
          <w:w w:val="90"/>
        </w:rPr>
        <w:t>MaxRL</w:t>
      </w:r>
      <w:r>
        <w:rPr>
          <w:rFonts w:ascii="Calibri" w:hAnsi="Calibri"/>
          <w:i/>
          <w:w w:val="90"/>
          <w:vertAlign w:val="subscript"/>
        </w:rPr>
        <w:t>i,s</w:t>
      </w:r>
      <w:proofErr w:type="spellEnd"/>
      <w:proofErr w:type="gramEnd"/>
      <w:r>
        <w:rPr>
          <w:w w:val="90"/>
        </w:rPr>
        <w:t>)</w:t>
      </w:r>
      <w:r>
        <w:rPr>
          <w:spacing w:val="17"/>
          <w:w w:val="90"/>
        </w:rPr>
        <w:t xml:space="preserve"> </w:t>
      </w:r>
      <w:r>
        <w:rPr>
          <w:w w:val="90"/>
        </w:rPr>
        <w:t>was</w:t>
      </w:r>
      <w:r>
        <w:rPr>
          <w:spacing w:val="16"/>
          <w:w w:val="90"/>
        </w:rPr>
        <w:t xml:space="preserve"> </w:t>
      </w:r>
      <w:r>
        <w:rPr>
          <w:w w:val="90"/>
        </w:rPr>
        <w:t>modeled</w:t>
      </w:r>
      <w:r>
        <w:rPr>
          <w:spacing w:val="16"/>
          <w:w w:val="90"/>
        </w:rPr>
        <w:t xml:space="preserve"> </w:t>
      </w:r>
      <w:r>
        <w:rPr>
          <w:w w:val="90"/>
        </w:rPr>
        <w:t>as</w:t>
      </w:r>
      <w:r>
        <w:rPr>
          <w:spacing w:val="16"/>
          <w:w w:val="90"/>
        </w:rPr>
        <w:t xml:space="preserve"> </w:t>
      </w:r>
      <w:r>
        <w:rPr>
          <w:w w:val="90"/>
        </w:rPr>
        <w:t>a</w:t>
      </w:r>
      <w:r>
        <w:rPr>
          <w:spacing w:val="17"/>
          <w:w w:val="90"/>
        </w:rPr>
        <w:t xml:space="preserve"> </w:t>
      </w:r>
      <w:r>
        <w:rPr>
          <w:w w:val="90"/>
        </w:rPr>
        <w:t>monotonic</w:t>
      </w:r>
      <w:r>
        <w:rPr>
          <w:spacing w:val="16"/>
          <w:w w:val="90"/>
        </w:rPr>
        <w:t xml:space="preserve"> </w:t>
      </w:r>
      <w:r>
        <w:rPr>
          <w:w w:val="90"/>
        </w:rPr>
        <w:t>decreasing</w:t>
      </w:r>
      <w:r>
        <w:rPr>
          <w:spacing w:val="16"/>
          <w:w w:val="90"/>
        </w:rPr>
        <w:t xml:space="preserve"> </w:t>
      </w:r>
      <w:r>
        <w:rPr>
          <w:w w:val="90"/>
        </w:rPr>
        <w:t>smooth,</w:t>
      </w:r>
      <w:r>
        <w:rPr>
          <w:spacing w:val="22"/>
          <w:w w:val="90"/>
        </w:rPr>
        <w:t xml:space="preserve"> </w:t>
      </w:r>
      <w:r>
        <w:rPr>
          <w:rFonts w:ascii="Georgia" w:hAnsi="Georgia"/>
          <w:i/>
          <w:w w:val="90"/>
        </w:rPr>
        <w:t>ξ</w:t>
      </w:r>
      <w:r>
        <w:rPr>
          <w:rFonts w:ascii="Trebuchet MS" w:hAnsi="Trebuchet MS"/>
          <w:w w:val="90"/>
          <w:vertAlign w:val="subscript"/>
        </w:rPr>
        <w:t>M2</w:t>
      </w:r>
      <w:r>
        <w:rPr>
          <w:rFonts w:ascii="Calibri" w:hAnsi="Calibri"/>
          <w:i/>
          <w:w w:val="90"/>
          <w:vertAlign w:val="subscript"/>
        </w:rPr>
        <w:t>,i,s</w:t>
      </w:r>
      <w:r>
        <w:rPr>
          <w:rFonts w:ascii="Calibri" w:hAnsi="Calibri"/>
          <w:i/>
          <w:spacing w:val="33"/>
          <w:w w:val="90"/>
        </w:rPr>
        <w:t xml:space="preserve"> </w:t>
      </w:r>
      <w:r>
        <w:rPr>
          <w:w w:val="90"/>
        </w:rPr>
        <w:t>denotes</w:t>
      </w:r>
      <w:r>
        <w:rPr>
          <w:spacing w:val="17"/>
          <w:w w:val="90"/>
        </w:rPr>
        <w:t xml:space="preserve"> </w:t>
      </w:r>
      <w:r>
        <w:rPr>
          <w:w w:val="90"/>
        </w:rPr>
        <w:t>the</w:t>
      </w:r>
      <w:r>
        <w:rPr>
          <w:spacing w:val="16"/>
          <w:w w:val="90"/>
        </w:rPr>
        <w:t xml:space="preserve"> </w:t>
      </w:r>
      <w:r>
        <w:rPr>
          <w:w w:val="90"/>
        </w:rPr>
        <w:t>prediction</w:t>
      </w:r>
    </w:p>
    <w:p w14:paraId="059BDA77" w14:textId="77777777" w:rsidR="00C544BC" w:rsidRDefault="00BD4BDE">
      <w:pPr>
        <w:pStyle w:val="BodyText"/>
        <w:spacing w:before="155"/>
      </w:pPr>
      <w:r>
        <w:rPr>
          <w:rFonts w:ascii="Trebuchet MS"/>
          <w:sz w:val="12"/>
        </w:rPr>
        <w:t xml:space="preserve">250 </w:t>
      </w:r>
      <w:proofErr w:type="gramStart"/>
      <w:r>
        <w:rPr>
          <w:rFonts w:ascii="Trebuchet MS"/>
          <w:sz w:val="12"/>
        </w:rPr>
        <w:t xml:space="preserve">  </w:t>
      </w:r>
      <w:r>
        <w:rPr>
          <w:rFonts w:ascii="Trebuchet MS"/>
          <w:spacing w:val="28"/>
          <w:sz w:val="12"/>
        </w:rPr>
        <w:t xml:space="preserve"> </w:t>
      </w:r>
      <w:r>
        <w:rPr>
          <w:w w:val="95"/>
        </w:rPr>
        <w:t>(</w:t>
      </w:r>
      <w:proofErr w:type="gramEnd"/>
      <w:r>
        <w:rPr>
          <w:w w:val="95"/>
        </w:rPr>
        <w:t>on</w:t>
      </w:r>
      <w:r>
        <w:rPr>
          <w:spacing w:val="10"/>
          <w:w w:val="95"/>
        </w:rPr>
        <w:t xml:space="preserve"> </w:t>
      </w:r>
      <w:r>
        <w:rPr>
          <w:w w:val="95"/>
        </w:rPr>
        <w:t>the</w:t>
      </w:r>
      <w:r>
        <w:rPr>
          <w:spacing w:val="10"/>
          <w:w w:val="95"/>
        </w:rPr>
        <w:t xml:space="preserve"> </w:t>
      </w:r>
      <w:r>
        <w:rPr>
          <w:w w:val="95"/>
        </w:rPr>
        <w:t>logit</w:t>
      </w:r>
      <w:r>
        <w:rPr>
          <w:spacing w:val="9"/>
          <w:w w:val="95"/>
        </w:rPr>
        <w:t xml:space="preserve"> </w:t>
      </w:r>
      <w:r>
        <w:rPr>
          <w:w w:val="95"/>
        </w:rPr>
        <w:t>scale)</w:t>
      </w:r>
      <w:r>
        <w:rPr>
          <w:spacing w:val="9"/>
          <w:w w:val="95"/>
        </w:rPr>
        <w:t xml:space="preserve"> </w:t>
      </w:r>
      <w:r>
        <w:rPr>
          <w:w w:val="95"/>
        </w:rPr>
        <w:t>for</w:t>
      </w:r>
      <w:r>
        <w:rPr>
          <w:spacing w:val="10"/>
          <w:w w:val="95"/>
        </w:rPr>
        <w:t xml:space="preserve"> </w:t>
      </w:r>
      <w:r>
        <w:rPr>
          <w:w w:val="95"/>
        </w:rPr>
        <w:t>tile</w:t>
      </w:r>
      <w:r>
        <w:rPr>
          <w:spacing w:val="9"/>
          <w:w w:val="95"/>
        </w:rPr>
        <w:t xml:space="preserve"> </w:t>
      </w:r>
      <w:proofErr w:type="spellStart"/>
      <w:r>
        <w:rPr>
          <w:rFonts w:ascii="Georgia"/>
          <w:i/>
          <w:w w:val="95"/>
        </w:rPr>
        <w:t>i</w:t>
      </w:r>
      <w:proofErr w:type="spellEnd"/>
      <w:r>
        <w:rPr>
          <w:rFonts w:ascii="Georgia"/>
          <w:i/>
          <w:spacing w:val="11"/>
          <w:w w:val="95"/>
        </w:rPr>
        <w:t xml:space="preserve"> </w:t>
      </w:r>
      <w:r>
        <w:rPr>
          <w:w w:val="95"/>
        </w:rPr>
        <w:t>during</w:t>
      </w:r>
      <w:r>
        <w:rPr>
          <w:spacing w:val="10"/>
          <w:w w:val="95"/>
        </w:rPr>
        <w:t xml:space="preserve"> </w:t>
      </w:r>
      <w:r>
        <w:rPr>
          <w:w w:val="95"/>
        </w:rPr>
        <w:t>SCC</w:t>
      </w:r>
      <w:r>
        <w:rPr>
          <w:spacing w:val="10"/>
          <w:w w:val="95"/>
        </w:rPr>
        <w:t xml:space="preserve"> </w:t>
      </w:r>
      <w:r>
        <w:rPr>
          <w:rFonts w:ascii="Georgia"/>
          <w:i/>
          <w:w w:val="95"/>
        </w:rPr>
        <w:t>s</w:t>
      </w:r>
      <w:r>
        <w:rPr>
          <w:rFonts w:ascii="Georgia"/>
          <w:i/>
          <w:spacing w:val="12"/>
          <w:w w:val="95"/>
        </w:rPr>
        <w:t xml:space="preserve"> </w:t>
      </w:r>
      <w:r>
        <w:rPr>
          <w:w w:val="95"/>
        </w:rPr>
        <w:t>when</w:t>
      </w:r>
      <w:r>
        <w:rPr>
          <w:spacing w:val="9"/>
          <w:w w:val="95"/>
        </w:rPr>
        <w:t xml:space="preserve"> </w:t>
      </w:r>
      <w:r>
        <w:rPr>
          <w:w w:val="95"/>
        </w:rPr>
        <w:t>naval</w:t>
      </w:r>
      <w:r>
        <w:rPr>
          <w:spacing w:val="10"/>
          <w:w w:val="95"/>
        </w:rPr>
        <w:t xml:space="preserve"> </w:t>
      </w:r>
      <w:r>
        <w:rPr>
          <w:w w:val="95"/>
        </w:rPr>
        <w:t>training</w:t>
      </w:r>
      <w:r>
        <w:rPr>
          <w:spacing w:val="10"/>
          <w:w w:val="95"/>
        </w:rPr>
        <w:t xml:space="preserve"> </w:t>
      </w:r>
      <w:r>
        <w:rPr>
          <w:w w:val="95"/>
        </w:rPr>
        <w:t>activities</w:t>
      </w:r>
      <w:r>
        <w:rPr>
          <w:spacing w:val="9"/>
          <w:w w:val="95"/>
        </w:rPr>
        <w:t xml:space="preserve"> </w:t>
      </w:r>
      <w:r>
        <w:rPr>
          <w:w w:val="95"/>
        </w:rPr>
        <w:t>were</w:t>
      </w:r>
      <w:r>
        <w:rPr>
          <w:spacing w:val="10"/>
          <w:w w:val="95"/>
        </w:rPr>
        <w:t xml:space="preserve"> </w:t>
      </w:r>
      <w:r>
        <w:rPr>
          <w:w w:val="95"/>
        </w:rPr>
        <w:t>present</w:t>
      </w:r>
      <w:r>
        <w:rPr>
          <w:spacing w:val="10"/>
          <w:w w:val="95"/>
        </w:rPr>
        <w:t xml:space="preserve"> </w:t>
      </w:r>
      <w:r>
        <w:rPr>
          <w:w w:val="95"/>
        </w:rPr>
        <w:t>on</w:t>
      </w:r>
      <w:r>
        <w:rPr>
          <w:spacing w:val="10"/>
          <w:w w:val="95"/>
        </w:rPr>
        <w:t xml:space="preserve"> </w:t>
      </w:r>
      <w:r>
        <w:rPr>
          <w:w w:val="95"/>
        </w:rPr>
        <w:t>the</w:t>
      </w:r>
    </w:p>
    <w:p w14:paraId="4718A92C" w14:textId="77777777" w:rsidR="00C544BC" w:rsidRDefault="00C544BC">
      <w:pPr>
        <w:sectPr w:rsidR="00C544BC">
          <w:pgSz w:w="12240" w:h="15840"/>
          <w:pgMar w:top="1320" w:right="1280" w:bottom="1100" w:left="900" w:header="0" w:footer="832" w:gutter="0"/>
          <w:cols w:space="720"/>
        </w:sectPr>
      </w:pPr>
    </w:p>
    <w:p w14:paraId="181EE1B1" w14:textId="77777777" w:rsidR="00C544BC" w:rsidRDefault="00BD4BDE">
      <w:pPr>
        <w:spacing w:before="107"/>
        <w:ind w:left="150"/>
        <w:rPr>
          <w:sz w:val="24"/>
        </w:rPr>
      </w:pPr>
      <w:r>
        <w:rPr>
          <w:rFonts w:ascii="Trebuchet MS"/>
          <w:sz w:val="12"/>
        </w:rPr>
        <w:lastRenderedPageBreak/>
        <w:t xml:space="preserve">251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0"/>
          <w:sz w:val="24"/>
        </w:rPr>
        <w:t>range</w:t>
      </w:r>
      <w:r>
        <w:rPr>
          <w:spacing w:val="15"/>
          <w:w w:val="90"/>
          <w:sz w:val="24"/>
        </w:rPr>
        <w:t xml:space="preserve"> </w:t>
      </w:r>
      <w:r>
        <w:rPr>
          <w:w w:val="90"/>
          <w:sz w:val="24"/>
        </w:rPr>
        <w:t>using</w:t>
      </w:r>
      <w:r>
        <w:rPr>
          <w:spacing w:val="16"/>
          <w:w w:val="90"/>
          <w:sz w:val="24"/>
        </w:rPr>
        <w:t xml:space="preserve"> </w:t>
      </w:r>
      <w:r>
        <w:rPr>
          <w:w w:val="90"/>
          <w:sz w:val="24"/>
        </w:rPr>
        <w:t>model</w:t>
      </w:r>
      <w:r>
        <w:rPr>
          <w:spacing w:val="14"/>
          <w:w w:val="90"/>
          <w:sz w:val="24"/>
        </w:rPr>
        <w:t xml:space="preserve"> </w:t>
      </w:r>
      <w:r>
        <w:rPr>
          <w:w w:val="90"/>
          <w:sz w:val="24"/>
        </w:rPr>
        <w:t>M2.</w:t>
      </w:r>
    </w:p>
    <w:p w14:paraId="73C4FB92" w14:textId="77777777" w:rsidR="00C544BC" w:rsidRDefault="00C544BC">
      <w:pPr>
        <w:pStyle w:val="BodyText"/>
        <w:spacing w:before="0"/>
        <w:ind w:left="0"/>
        <w:rPr>
          <w:sz w:val="20"/>
        </w:rPr>
      </w:pPr>
    </w:p>
    <w:p w14:paraId="66F3F9B0" w14:textId="77777777" w:rsidR="00C544BC" w:rsidRDefault="00C544BC">
      <w:pPr>
        <w:pStyle w:val="BodyText"/>
        <w:spacing w:before="0"/>
        <w:ind w:left="0"/>
        <w:rPr>
          <w:sz w:val="18"/>
        </w:rPr>
      </w:pPr>
    </w:p>
    <w:p w14:paraId="38BEB346" w14:textId="77777777" w:rsidR="00C544BC" w:rsidRDefault="00BD4BDE">
      <w:pPr>
        <w:tabs>
          <w:tab w:val="left" w:pos="1361"/>
        </w:tabs>
        <w:spacing w:before="121"/>
        <w:ind w:left="150"/>
        <w:rPr>
          <w:b/>
          <w:sz w:val="24"/>
        </w:rPr>
      </w:pPr>
      <w:r>
        <w:rPr>
          <w:rFonts w:ascii="Trebuchet MS"/>
          <w:sz w:val="12"/>
        </w:rPr>
        <w:t xml:space="preserve">252    </w:t>
      </w:r>
      <w:r>
        <w:rPr>
          <w:rFonts w:ascii="Trebuchet MS"/>
          <w:spacing w:val="19"/>
          <w:sz w:val="12"/>
        </w:rPr>
        <w:t xml:space="preserve"> </w:t>
      </w:r>
      <w:bookmarkStart w:id="14" w:name="Uncertainty_propagation"/>
      <w:bookmarkEnd w:id="14"/>
      <w:r>
        <w:rPr>
          <w:b/>
          <w:w w:val="110"/>
          <w:sz w:val="24"/>
        </w:rPr>
        <w:t>2.2.5</w:t>
      </w:r>
      <w:r>
        <w:rPr>
          <w:b/>
          <w:w w:val="110"/>
          <w:sz w:val="24"/>
        </w:rPr>
        <w:tab/>
      </w:r>
      <w:r>
        <w:rPr>
          <w:b/>
          <w:w w:val="105"/>
          <w:sz w:val="24"/>
        </w:rPr>
        <w:t>Uncertainty</w:t>
      </w:r>
      <w:r>
        <w:rPr>
          <w:b/>
          <w:spacing w:val="47"/>
          <w:w w:val="105"/>
          <w:sz w:val="24"/>
        </w:rPr>
        <w:t xml:space="preserve"> </w:t>
      </w:r>
      <w:r>
        <w:rPr>
          <w:b/>
          <w:w w:val="105"/>
          <w:sz w:val="24"/>
        </w:rPr>
        <w:t>propagation</w:t>
      </w:r>
    </w:p>
    <w:p w14:paraId="06F05236" w14:textId="77777777" w:rsidR="00C544BC" w:rsidRDefault="00C544BC">
      <w:pPr>
        <w:pStyle w:val="BodyText"/>
        <w:spacing w:before="11"/>
        <w:ind w:left="0"/>
        <w:rPr>
          <w:b/>
        </w:rPr>
      </w:pPr>
    </w:p>
    <w:p w14:paraId="4C8E838F" w14:textId="77777777" w:rsidR="00C544BC" w:rsidRDefault="00BD4BDE">
      <w:pPr>
        <w:pStyle w:val="BodyText"/>
        <w:spacing w:before="118"/>
      </w:pPr>
      <w:r>
        <w:rPr>
          <w:rFonts w:ascii="Trebuchet MS"/>
          <w:sz w:val="12"/>
        </w:rPr>
        <w:t xml:space="preserve">253    </w:t>
      </w:r>
      <w:r>
        <w:rPr>
          <w:rFonts w:ascii="Trebuchet MS"/>
          <w:spacing w:val="7"/>
          <w:sz w:val="12"/>
        </w:rPr>
        <w:t xml:space="preserve"> </w:t>
      </w:r>
      <w:r>
        <w:rPr>
          <w:w w:val="95"/>
        </w:rPr>
        <w:t>We</w:t>
      </w:r>
      <w:r>
        <w:rPr>
          <w:spacing w:val="8"/>
          <w:w w:val="95"/>
        </w:rPr>
        <w:t xml:space="preserve"> </w:t>
      </w:r>
      <w:r>
        <w:rPr>
          <w:w w:val="95"/>
        </w:rPr>
        <w:t>used</w:t>
      </w:r>
      <w:r>
        <w:rPr>
          <w:spacing w:val="9"/>
          <w:w w:val="95"/>
        </w:rPr>
        <w:t xml:space="preserve"> </w:t>
      </w:r>
      <w:r>
        <w:rPr>
          <w:w w:val="95"/>
        </w:rPr>
        <w:t>posterior</w:t>
      </w:r>
      <w:r>
        <w:rPr>
          <w:spacing w:val="7"/>
          <w:w w:val="95"/>
        </w:rPr>
        <w:t xml:space="preserve"> </w:t>
      </w:r>
      <w:r>
        <w:rPr>
          <w:w w:val="95"/>
        </w:rPr>
        <w:t>simulation</w:t>
      </w:r>
      <w:r>
        <w:rPr>
          <w:spacing w:val="8"/>
          <w:w w:val="95"/>
        </w:rPr>
        <w:t xml:space="preserve"> </w:t>
      </w:r>
      <w:r>
        <w:rPr>
          <w:w w:val="95"/>
        </w:rPr>
        <w:t>(sometimes</w:t>
      </w:r>
      <w:r>
        <w:rPr>
          <w:spacing w:val="8"/>
          <w:w w:val="95"/>
        </w:rPr>
        <w:t xml:space="preserve"> </w:t>
      </w:r>
      <w:r>
        <w:rPr>
          <w:w w:val="95"/>
        </w:rPr>
        <w:t>referred</w:t>
      </w:r>
      <w:r>
        <w:rPr>
          <w:spacing w:val="7"/>
          <w:w w:val="95"/>
        </w:rPr>
        <w:t xml:space="preserve"> </w:t>
      </w:r>
      <w:r>
        <w:rPr>
          <w:w w:val="95"/>
        </w:rPr>
        <w:t>to</w:t>
      </w:r>
      <w:r>
        <w:rPr>
          <w:spacing w:val="8"/>
          <w:w w:val="95"/>
        </w:rPr>
        <w:t xml:space="preserve"> </w:t>
      </w:r>
      <w:r>
        <w:rPr>
          <w:w w:val="95"/>
        </w:rPr>
        <w:t>as</w:t>
      </w:r>
      <w:r>
        <w:rPr>
          <w:spacing w:val="8"/>
          <w:w w:val="95"/>
        </w:rPr>
        <w:t xml:space="preserve"> </w:t>
      </w:r>
      <w:r>
        <w:rPr>
          <w:w w:val="95"/>
        </w:rPr>
        <w:t>a</w:t>
      </w:r>
      <w:r>
        <w:rPr>
          <w:spacing w:val="7"/>
          <w:w w:val="95"/>
        </w:rPr>
        <w:t xml:space="preserve"> </w:t>
      </w:r>
      <w:r>
        <w:rPr>
          <w:w w:val="95"/>
        </w:rPr>
        <w:t>parametric</w:t>
      </w:r>
      <w:r>
        <w:rPr>
          <w:spacing w:val="9"/>
          <w:w w:val="95"/>
        </w:rPr>
        <w:t xml:space="preserve"> </w:t>
      </w:r>
      <w:r>
        <w:rPr>
          <w:w w:val="95"/>
        </w:rPr>
        <w:t>bootstrap,</w:t>
      </w:r>
      <w:r>
        <w:rPr>
          <w:spacing w:val="7"/>
          <w:w w:val="95"/>
        </w:rPr>
        <w:t xml:space="preserve"> </w:t>
      </w:r>
      <w:r>
        <w:rPr>
          <w:w w:val="95"/>
        </w:rPr>
        <w:t>Wood</w:t>
      </w:r>
      <w:r>
        <w:rPr>
          <w:spacing w:val="8"/>
          <w:w w:val="95"/>
        </w:rPr>
        <w:t xml:space="preserve"> </w:t>
      </w:r>
      <w:r>
        <w:rPr>
          <w:w w:val="95"/>
        </w:rPr>
        <w:t>et</w:t>
      </w:r>
      <w:r>
        <w:rPr>
          <w:spacing w:val="9"/>
          <w:w w:val="95"/>
        </w:rPr>
        <w:t xml:space="preserve"> </w:t>
      </w:r>
      <w:r>
        <w:rPr>
          <w:w w:val="95"/>
        </w:rPr>
        <w:t>al.,</w:t>
      </w:r>
    </w:p>
    <w:p w14:paraId="1259E9A8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254    </w:t>
      </w:r>
      <w:r>
        <w:rPr>
          <w:rFonts w:ascii="Trebuchet MS"/>
          <w:spacing w:val="13"/>
          <w:sz w:val="12"/>
        </w:rPr>
        <w:t xml:space="preserve"> </w:t>
      </w:r>
      <w:r>
        <w:rPr>
          <w:w w:val="95"/>
        </w:rPr>
        <w:t>2017)</w:t>
      </w:r>
      <w:r>
        <w:rPr>
          <w:spacing w:val="21"/>
          <w:w w:val="95"/>
        </w:rPr>
        <w:t xml:space="preserve"> </w:t>
      </w:r>
      <w:r>
        <w:rPr>
          <w:w w:val="95"/>
        </w:rPr>
        <w:t>to</w:t>
      </w:r>
      <w:r>
        <w:rPr>
          <w:spacing w:val="21"/>
          <w:w w:val="95"/>
        </w:rPr>
        <w:t xml:space="preserve"> </w:t>
      </w:r>
      <w:r>
        <w:rPr>
          <w:w w:val="95"/>
        </w:rPr>
        <w:t>propagate</w:t>
      </w:r>
      <w:r>
        <w:rPr>
          <w:spacing w:val="21"/>
          <w:w w:val="95"/>
        </w:rPr>
        <w:t xml:space="preserve"> </w:t>
      </w:r>
      <w:r>
        <w:rPr>
          <w:w w:val="95"/>
        </w:rPr>
        <w:t>uncertainty</w:t>
      </w:r>
      <w:r>
        <w:rPr>
          <w:spacing w:val="21"/>
          <w:w w:val="95"/>
        </w:rPr>
        <w:t xml:space="preserve"> </w:t>
      </w:r>
      <w:r>
        <w:rPr>
          <w:w w:val="95"/>
        </w:rPr>
        <w:t>through</w:t>
      </w:r>
      <w:r>
        <w:rPr>
          <w:spacing w:val="21"/>
          <w:w w:val="95"/>
        </w:rPr>
        <w:t xml:space="preserve"> </w:t>
      </w:r>
      <w:r>
        <w:rPr>
          <w:w w:val="95"/>
        </w:rPr>
        <w:t>M1,</w:t>
      </w:r>
      <w:r>
        <w:rPr>
          <w:spacing w:val="21"/>
          <w:w w:val="95"/>
        </w:rPr>
        <w:t xml:space="preserve"> </w:t>
      </w:r>
      <w:r>
        <w:rPr>
          <w:w w:val="95"/>
        </w:rPr>
        <w:t>M2,</w:t>
      </w:r>
      <w:r>
        <w:rPr>
          <w:spacing w:val="22"/>
          <w:w w:val="95"/>
        </w:rPr>
        <w:t xml:space="preserve"> </w:t>
      </w:r>
      <w:r>
        <w:rPr>
          <w:w w:val="95"/>
        </w:rPr>
        <w:t>and</w:t>
      </w:r>
      <w:r>
        <w:rPr>
          <w:spacing w:val="21"/>
          <w:w w:val="95"/>
        </w:rPr>
        <w:t xml:space="preserve"> </w:t>
      </w:r>
      <w:r>
        <w:rPr>
          <w:w w:val="95"/>
        </w:rPr>
        <w:t>M3.</w:t>
      </w:r>
      <w:r>
        <w:rPr>
          <w:spacing w:val="48"/>
          <w:w w:val="95"/>
        </w:rPr>
        <w:t xml:space="preserve"> </w:t>
      </w:r>
      <w:r>
        <w:rPr>
          <w:w w:val="95"/>
        </w:rPr>
        <w:t>This</w:t>
      </w:r>
      <w:r>
        <w:rPr>
          <w:spacing w:val="21"/>
          <w:w w:val="95"/>
        </w:rPr>
        <w:t xml:space="preserve"> </w:t>
      </w:r>
      <w:r>
        <w:rPr>
          <w:w w:val="95"/>
        </w:rPr>
        <w:t>consisted</w:t>
      </w:r>
      <w:r>
        <w:rPr>
          <w:spacing w:val="21"/>
          <w:w w:val="95"/>
        </w:rPr>
        <w:t xml:space="preserve"> </w:t>
      </w:r>
      <w:r>
        <w:rPr>
          <w:w w:val="95"/>
        </w:rPr>
        <w:t>of</w:t>
      </w:r>
      <w:r>
        <w:rPr>
          <w:spacing w:val="21"/>
          <w:w w:val="95"/>
        </w:rPr>
        <w:t xml:space="preserve"> </w:t>
      </w:r>
      <w:r>
        <w:rPr>
          <w:w w:val="95"/>
        </w:rPr>
        <w:t>sampling</w:t>
      </w:r>
      <w:r>
        <w:rPr>
          <w:spacing w:val="21"/>
          <w:w w:val="95"/>
        </w:rPr>
        <w:t xml:space="preserve"> </w:t>
      </w:r>
      <w:r>
        <w:rPr>
          <w:w w:val="95"/>
        </w:rPr>
        <w:t>from</w:t>
      </w:r>
    </w:p>
    <w:p w14:paraId="1E658A4E" w14:textId="77777777" w:rsidR="00C544BC" w:rsidRDefault="00BD4BDE">
      <w:pPr>
        <w:pStyle w:val="BodyText"/>
        <w:spacing w:before="155"/>
      </w:pPr>
      <w:r>
        <w:rPr>
          <w:rFonts w:ascii="Trebuchet MS"/>
          <w:sz w:val="12"/>
        </w:rPr>
        <w:t xml:space="preserve">255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the</w:t>
      </w:r>
      <w:r>
        <w:rPr>
          <w:spacing w:val="22"/>
          <w:w w:val="95"/>
        </w:rPr>
        <w:t xml:space="preserve"> </w:t>
      </w:r>
      <w:r>
        <w:rPr>
          <w:w w:val="95"/>
        </w:rPr>
        <w:t>posterior</w:t>
      </w:r>
      <w:r>
        <w:rPr>
          <w:spacing w:val="21"/>
          <w:w w:val="95"/>
        </w:rPr>
        <w:t xml:space="preserve"> </w:t>
      </w:r>
      <w:r>
        <w:rPr>
          <w:w w:val="95"/>
        </w:rPr>
        <w:t>distribution</w:t>
      </w:r>
      <w:r>
        <w:rPr>
          <w:spacing w:val="21"/>
          <w:w w:val="95"/>
        </w:rPr>
        <w:t xml:space="preserve"> </w:t>
      </w:r>
      <w:r>
        <w:rPr>
          <w:w w:val="95"/>
        </w:rPr>
        <w:t>of</w:t>
      </w:r>
      <w:r>
        <w:rPr>
          <w:spacing w:val="22"/>
          <w:w w:val="95"/>
        </w:rPr>
        <w:t xml:space="preserve"> </w:t>
      </w:r>
      <w:r>
        <w:rPr>
          <w:w w:val="95"/>
        </w:rPr>
        <w:t>the</w:t>
      </w:r>
      <w:r>
        <w:rPr>
          <w:spacing w:val="21"/>
          <w:w w:val="95"/>
        </w:rPr>
        <w:t xml:space="preserve"> </w:t>
      </w:r>
      <w:r>
        <w:rPr>
          <w:w w:val="95"/>
        </w:rPr>
        <w:t>parameters</w:t>
      </w:r>
      <w:r>
        <w:rPr>
          <w:spacing w:val="22"/>
          <w:w w:val="95"/>
        </w:rPr>
        <w:t xml:space="preserve"> </w:t>
      </w:r>
      <w:r>
        <w:rPr>
          <w:w w:val="95"/>
        </w:rPr>
        <w:t>for</w:t>
      </w:r>
      <w:r>
        <w:rPr>
          <w:spacing w:val="21"/>
          <w:w w:val="95"/>
        </w:rPr>
        <w:t xml:space="preserve"> </w:t>
      </w:r>
      <w:r>
        <w:rPr>
          <w:w w:val="95"/>
        </w:rPr>
        <w:t>each</w:t>
      </w:r>
      <w:r>
        <w:rPr>
          <w:spacing w:val="21"/>
          <w:w w:val="95"/>
        </w:rPr>
        <w:t xml:space="preserve"> </w:t>
      </w:r>
      <w:r>
        <w:rPr>
          <w:w w:val="95"/>
        </w:rPr>
        <w:t>model</w:t>
      </w:r>
      <w:r>
        <w:rPr>
          <w:spacing w:val="22"/>
          <w:w w:val="95"/>
        </w:rPr>
        <w:t xml:space="preserve"> </w:t>
      </w:r>
      <w:r>
        <w:rPr>
          <w:w w:val="95"/>
        </w:rPr>
        <w:t>in</w:t>
      </w:r>
      <w:r>
        <w:rPr>
          <w:spacing w:val="22"/>
          <w:w w:val="95"/>
        </w:rPr>
        <w:t xml:space="preserve"> </w:t>
      </w:r>
      <w:r>
        <w:rPr>
          <w:w w:val="95"/>
        </w:rPr>
        <w:t>turn,</w:t>
      </w:r>
      <w:r>
        <w:rPr>
          <w:spacing w:val="21"/>
          <w:w w:val="95"/>
        </w:rPr>
        <w:t xml:space="preserve"> </w:t>
      </w:r>
      <w:r>
        <w:rPr>
          <w:w w:val="95"/>
        </w:rPr>
        <w:t>calculating</w:t>
      </w:r>
      <w:r>
        <w:rPr>
          <w:spacing w:val="21"/>
          <w:w w:val="95"/>
        </w:rPr>
        <w:t xml:space="preserve"> </w:t>
      </w:r>
      <w:r>
        <w:rPr>
          <w:w w:val="95"/>
        </w:rPr>
        <w:t>predictions</w:t>
      </w:r>
    </w:p>
    <w:p w14:paraId="3877959F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256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using</w:t>
      </w:r>
      <w:r>
        <w:rPr>
          <w:spacing w:val="23"/>
          <w:w w:val="95"/>
        </w:rPr>
        <w:t xml:space="preserve"> </w:t>
      </w:r>
      <w:r>
        <w:rPr>
          <w:w w:val="95"/>
        </w:rPr>
        <w:t>these</w:t>
      </w:r>
      <w:r>
        <w:rPr>
          <w:spacing w:val="23"/>
          <w:w w:val="95"/>
        </w:rPr>
        <w:t xml:space="preserve"> </w:t>
      </w:r>
      <w:r>
        <w:rPr>
          <w:w w:val="95"/>
        </w:rPr>
        <w:t>parameters</w:t>
      </w:r>
      <w:r>
        <w:rPr>
          <w:spacing w:val="23"/>
          <w:w w:val="95"/>
        </w:rPr>
        <w:t xml:space="preserve"> </w:t>
      </w:r>
      <w:r>
        <w:rPr>
          <w:w w:val="95"/>
        </w:rPr>
        <w:t>and</w:t>
      </w:r>
      <w:r>
        <w:rPr>
          <w:spacing w:val="23"/>
          <w:w w:val="95"/>
        </w:rPr>
        <w:t xml:space="preserve"> </w:t>
      </w:r>
      <w:r>
        <w:rPr>
          <w:w w:val="95"/>
        </w:rPr>
        <w:t>then</w:t>
      </w:r>
      <w:r>
        <w:rPr>
          <w:spacing w:val="23"/>
          <w:w w:val="95"/>
        </w:rPr>
        <w:t xml:space="preserve"> </w:t>
      </w:r>
      <w:r>
        <w:rPr>
          <w:w w:val="95"/>
        </w:rPr>
        <w:t>refitting</w:t>
      </w:r>
      <w:r>
        <w:rPr>
          <w:spacing w:val="23"/>
          <w:w w:val="95"/>
        </w:rPr>
        <w:t xml:space="preserve"> </w:t>
      </w:r>
      <w:r>
        <w:rPr>
          <w:w w:val="95"/>
        </w:rPr>
        <w:t>the</w:t>
      </w:r>
      <w:r>
        <w:rPr>
          <w:spacing w:val="23"/>
          <w:w w:val="95"/>
        </w:rPr>
        <w:t xml:space="preserve"> </w:t>
      </w:r>
      <w:r>
        <w:rPr>
          <w:w w:val="95"/>
        </w:rPr>
        <w:t>subsequent</w:t>
      </w:r>
      <w:r>
        <w:rPr>
          <w:spacing w:val="23"/>
          <w:w w:val="95"/>
        </w:rPr>
        <w:t xml:space="preserve"> </w:t>
      </w:r>
      <w:r>
        <w:rPr>
          <w:w w:val="95"/>
        </w:rPr>
        <w:t>model</w:t>
      </w:r>
      <w:r>
        <w:rPr>
          <w:spacing w:val="23"/>
          <w:w w:val="95"/>
        </w:rPr>
        <w:t xml:space="preserve"> </w:t>
      </w:r>
      <w:r>
        <w:rPr>
          <w:w w:val="95"/>
        </w:rPr>
        <w:t>with</w:t>
      </w:r>
      <w:r>
        <w:rPr>
          <w:spacing w:val="23"/>
          <w:w w:val="95"/>
        </w:rPr>
        <w:t xml:space="preserve"> </w:t>
      </w:r>
      <w:r>
        <w:rPr>
          <w:w w:val="95"/>
        </w:rPr>
        <w:t>updated</w:t>
      </w:r>
      <w:r>
        <w:rPr>
          <w:spacing w:val="23"/>
          <w:w w:val="95"/>
        </w:rPr>
        <w:t xml:space="preserve"> </w:t>
      </w:r>
      <w:r>
        <w:rPr>
          <w:w w:val="95"/>
        </w:rPr>
        <w:t>offsets.</w:t>
      </w:r>
      <w:r>
        <w:rPr>
          <w:spacing w:val="51"/>
          <w:w w:val="95"/>
        </w:rPr>
        <w:t xml:space="preserve"> </w:t>
      </w:r>
      <w:r>
        <w:rPr>
          <w:w w:val="95"/>
        </w:rPr>
        <w:t>We</w:t>
      </w:r>
    </w:p>
    <w:p w14:paraId="5EB3D2F2" w14:textId="77777777" w:rsidR="00C544BC" w:rsidRDefault="00BD4BDE">
      <w:pPr>
        <w:pStyle w:val="BodyText"/>
        <w:spacing w:before="155"/>
      </w:pPr>
      <w:r>
        <w:rPr>
          <w:rFonts w:ascii="Trebuchet MS"/>
          <w:sz w:val="12"/>
        </w:rPr>
        <w:t xml:space="preserve">257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generated</w:t>
      </w:r>
      <w:r>
        <w:rPr>
          <w:spacing w:val="6"/>
          <w:w w:val="95"/>
        </w:rPr>
        <w:t xml:space="preserve"> </w:t>
      </w:r>
      <w:r>
        <w:rPr>
          <w:w w:val="95"/>
        </w:rPr>
        <w:t>5,000</w:t>
      </w:r>
      <w:r>
        <w:rPr>
          <w:spacing w:val="5"/>
          <w:w w:val="95"/>
        </w:rPr>
        <w:t xml:space="preserve"> </w:t>
      </w:r>
      <w:r>
        <w:rPr>
          <w:w w:val="95"/>
        </w:rPr>
        <w:t>sets</w:t>
      </w:r>
      <w:r>
        <w:rPr>
          <w:spacing w:val="6"/>
          <w:w w:val="95"/>
        </w:rPr>
        <w:t xml:space="preserve"> </w:t>
      </w:r>
      <w:r>
        <w:rPr>
          <w:w w:val="95"/>
        </w:rPr>
        <w:t>of</w:t>
      </w:r>
      <w:r>
        <w:rPr>
          <w:spacing w:val="6"/>
          <w:w w:val="95"/>
        </w:rPr>
        <w:t xml:space="preserve"> </w:t>
      </w:r>
      <w:r>
        <w:rPr>
          <w:w w:val="95"/>
        </w:rPr>
        <w:t>posterior</w:t>
      </w:r>
      <w:r>
        <w:rPr>
          <w:spacing w:val="5"/>
          <w:w w:val="95"/>
        </w:rPr>
        <w:t xml:space="preserve"> </w:t>
      </w:r>
      <w:r>
        <w:rPr>
          <w:w w:val="95"/>
        </w:rPr>
        <w:t>samples.</w:t>
      </w:r>
      <w:r>
        <w:rPr>
          <w:spacing w:val="28"/>
          <w:w w:val="95"/>
        </w:rPr>
        <w:t xml:space="preserve"> </w:t>
      </w:r>
      <w:r>
        <w:rPr>
          <w:w w:val="95"/>
        </w:rPr>
        <w:t>Following</w:t>
      </w:r>
      <w:r>
        <w:rPr>
          <w:spacing w:val="6"/>
          <w:w w:val="95"/>
        </w:rPr>
        <w:t xml:space="preserve"> </w:t>
      </w:r>
      <w:r>
        <w:rPr>
          <w:w w:val="95"/>
        </w:rPr>
        <w:t>this</w:t>
      </w:r>
      <w:r>
        <w:rPr>
          <w:spacing w:val="5"/>
          <w:w w:val="95"/>
        </w:rPr>
        <w:t xml:space="preserve"> </w:t>
      </w:r>
      <w:r>
        <w:rPr>
          <w:w w:val="95"/>
        </w:rPr>
        <w:t>procedure</w:t>
      </w:r>
      <w:r>
        <w:rPr>
          <w:spacing w:val="7"/>
          <w:w w:val="95"/>
        </w:rPr>
        <w:t xml:space="preserve"> </w:t>
      </w:r>
      <w:r>
        <w:rPr>
          <w:w w:val="95"/>
        </w:rPr>
        <w:t>through</w:t>
      </w:r>
      <w:r>
        <w:rPr>
          <w:spacing w:val="5"/>
          <w:w w:val="95"/>
        </w:rPr>
        <w:t xml:space="preserve"> </w:t>
      </w:r>
      <w:r>
        <w:rPr>
          <w:w w:val="95"/>
        </w:rPr>
        <w:t>from</w:t>
      </w:r>
      <w:r>
        <w:rPr>
          <w:spacing w:val="6"/>
          <w:w w:val="95"/>
        </w:rPr>
        <w:t xml:space="preserve"> </w:t>
      </w:r>
      <w:r>
        <w:rPr>
          <w:w w:val="95"/>
        </w:rPr>
        <w:t>M1</w:t>
      </w:r>
      <w:r>
        <w:rPr>
          <w:spacing w:val="7"/>
          <w:w w:val="95"/>
        </w:rPr>
        <w:t xml:space="preserve"> </w:t>
      </w:r>
      <w:r>
        <w:rPr>
          <w:w w:val="95"/>
        </w:rPr>
        <w:t>to</w:t>
      </w:r>
      <w:r>
        <w:rPr>
          <w:spacing w:val="5"/>
          <w:w w:val="95"/>
        </w:rPr>
        <w:t xml:space="preserve"> </w:t>
      </w:r>
      <w:r>
        <w:rPr>
          <w:w w:val="95"/>
        </w:rPr>
        <w:t>M2</w:t>
      </w:r>
    </w:p>
    <w:p w14:paraId="33B0741E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258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to</w:t>
      </w:r>
      <w:r>
        <w:rPr>
          <w:spacing w:val="1"/>
          <w:w w:val="95"/>
        </w:rPr>
        <w:t xml:space="preserve"> </w:t>
      </w:r>
      <w:r>
        <w:rPr>
          <w:w w:val="95"/>
        </w:rPr>
        <w:t>M3</w:t>
      </w:r>
      <w:r>
        <w:rPr>
          <w:spacing w:val="2"/>
          <w:w w:val="95"/>
        </w:rPr>
        <w:t xml:space="preserve"> </w:t>
      </w:r>
      <w:r>
        <w:rPr>
          <w:w w:val="95"/>
        </w:rPr>
        <w:t>incorporated</w:t>
      </w:r>
      <w:r>
        <w:rPr>
          <w:spacing w:val="1"/>
          <w:w w:val="95"/>
        </w:rPr>
        <w:t xml:space="preserve"> </w:t>
      </w:r>
      <w:r>
        <w:rPr>
          <w:w w:val="95"/>
        </w:rPr>
        <w:t>uncertainty</w:t>
      </w:r>
      <w:r>
        <w:rPr>
          <w:spacing w:val="1"/>
          <w:w w:val="95"/>
        </w:rPr>
        <w:t xml:space="preserve"> </w:t>
      </w:r>
      <w:r>
        <w:rPr>
          <w:w w:val="95"/>
        </w:rPr>
        <w:t>from</w:t>
      </w:r>
      <w:r>
        <w:rPr>
          <w:spacing w:val="1"/>
          <w:w w:val="95"/>
        </w:rPr>
        <w:t xml:space="preserve"> </w:t>
      </w:r>
      <w:r>
        <w:rPr>
          <w:w w:val="95"/>
        </w:rPr>
        <w:t>each</w:t>
      </w:r>
      <w:r>
        <w:rPr>
          <w:spacing w:val="1"/>
          <w:w w:val="95"/>
        </w:rPr>
        <w:t xml:space="preserve"> </w:t>
      </w:r>
      <w:r>
        <w:rPr>
          <w:w w:val="95"/>
        </w:rPr>
        <w:t>model</w:t>
      </w:r>
      <w:r>
        <w:rPr>
          <w:spacing w:val="1"/>
          <w:w w:val="95"/>
        </w:rPr>
        <w:t xml:space="preserve"> </w:t>
      </w:r>
      <w:r>
        <w:rPr>
          <w:w w:val="95"/>
        </w:rPr>
        <w:t>in</w:t>
      </w:r>
      <w:r>
        <w:rPr>
          <w:spacing w:val="1"/>
          <w:w w:val="95"/>
        </w:rPr>
        <w:t xml:space="preserve"> </w:t>
      </w:r>
      <w:r>
        <w:rPr>
          <w:w w:val="95"/>
        </w:rPr>
        <w:t>the</w:t>
      </w:r>
      <w:r>
        <w:rPr>
          <w:spacing w:val="1"/>
          <w:w w:val="95"/>
        </w:rPr>
        <w:t xml:space="preserve"> </w:t>
      </w:r>
      <w:r>
        <w:rPr>
          <w:w w:val="95"/>
        </w:rPr>
        <w:t>final</w:t>
      </w:r>
      <w:r>
        <w:rPr>
          <w:spacing w:val="1"/>
          <w:w w:val="95"/>
        </w:rPr>
        <w:t xml:space="preserve"> </w:t>
      </w:r>
      <w:r>
        <w:rPr>
          <w:w w:val="95"/>
        </w:rPr>
        <w:t>predictions</w:t>
      </w:r>
      <w:r>
        <w:rPr>
          <w:spacing w:val="1"/>
          <w:w w:val="95"/>
        </w:rPr>
        <w:t xml:space="preserve"> </w:t>
      </w:r>
      <w:r>
        <w:rPr>
          <w:w w:val="95"/>
        </w:rPr>
        <w:t>of</w:t>
      </w:r>
      <w:r>
        <w:rPr>
          <w:spacing w:val="2"/>
          <w:w w:val="95"/>
        </w:rPr>
        <w:t xml:space="preserve"> </w:t>
      </w:r>
      <w:r>
        <w:rPr>
          <w:w w:val="95"/>
        </w:rPr>
        <w:t>the</w:t>
      </w:r>
      <w:r>
        <w:rPr>
          <w:spacing w:val="1"/>
          <w:w w:val="95"/>
        </w:rPr>
        <w:t xml:space="preserve"> </w:t>
      </w:r>
      <w:r>
        <w:rPr>
          <w:w w:val="95"/>
        </w:rPr>
        <w:t>probability</w:t>
      </w:r>
      <w:r>
        <w:rPr>
          <w:spacing w:val="1"/>
          <w:w w:val="95"/>
        </w:rPr>
        <w:t xml:space="preserve"> </w:t>
      </w:r>
      <w:r>
        <w:rPr>
          <w:w w:val="95"/>
        </w:rPr>
        <w:t>of</w:t>
      </w:r>
    </w:p>
    <w:p w14:paraId="13637373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259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detecting</w:t>
      </w:r>
      <w:r>
        <w:rPr>
          <w:spacing w:val="13"/>
          <w:w w:val="95"/>
        </w:rPr>
        <w:t xml:space="preserve"> </w:t>
      </w:r>
      <w:r>
        <w:rPr>
          <w:w w:val="95"/>
        </w:rPr>
        <w:t>a</w:t>
      </w:r>
      <w:r>
        <w:rPr>
          <w:spacing w:val="14"/>
          <w:w w:val="95"/>
        </w:rPr>
        <w:t xml:space="preserve"> </w:t>
      </w:r>
      <w:r>
        <w:rPr>
          <w:w w:val="95"/>
        </w:rPr>
        <w:t>GVP</w:t>
      </w:r>
      <w:r>
        <w:rPr>
          <w:spacing w:val="13"/>
          <w:w w:val="95"/>
        </w:rPr>
        <w:t xml:space="preserve"> </w:t>
      </w:r>
      <w:r>
        <w:rPr>
          <w:w w:val="95"/>
        </w:rPr>
        <w:t>given</w:t>
      </w:r>
      <w:r>
        <w:rPr>
          <w:spacing w:val="14"/>
          <w:w w:val="95"/>
        </w:rPr>
        <w:t xml:space="preserve"> </w:t>
      </w:r>
      <w:r>
        <w:rPr>
          <w:w w:val="95"/>
        </w:rPr>
        <w:t>different</w:t>
      </w:r>
      <w:r>
        <w:rPr>
          <w:spacing w:val="12"/>
          <w:w w:val="95"/>
        </w:rPr>
        <w:t xml:space="preserve"> </w:t>
      </w:r>
      <w:r>
        <w:rPr>
          <w:w w:val="95"/>
        </w:rPr>
        <w:t>combinations</w:t>
      </w:r>
      <w:r>
        <w:rPr>
          <w:spacing w:val="13"/>
          <w:w w:val="95"/>
        </w:rPr>
        <w:t xml:space="preserve"> </w:t>
      </w:r>
      <w:r>
        <w:rPr>
          <w:w w:val="95"/>
        </w:rPr>
        <w:t>of</w:t>
      </w:r>
      <w:r>
        <w:rPr>
          <w:spacing w:val="14"/>
          <w:w w:val="95"/>
        </w:rPr>
        <w:t xml:space="preserve"> </w:t>
      </w:r>
      <w:r>
        <w:rPr>
          <w:w w:val="95"/>
        </w:rPr>
        <w:t>covariates.</w:t>
      </w:r>
    </w:p>
    <w:p w14:paraId="6950C05E" w14:textId="77777777" w:rsidR="00C544BC" w:rsidRDefault="00BD4BDE">
      <w:pPr>
        <w:pStyle w:val="BodyText"/>
        <w:spacing w:before="299"/>
      </w:pPr>
      <w:r>
        <w:rPr>
          <w:rFonts w:ascii="Trebuchet MS"/>
          <w:sz w:val="12"/>
        </w:rPr>
        <w:t xml:space="preserve">260    </w:t>
      </w:r>
      <w:r>
        <w:rPr>
          <w:rFonts w:ascii="Trebuchet MS"/>
          <w:spacing w:val="11"/>
          <w:sz w:val="12"/>
        </w:rPr>
        <w:t xml:space="preserve"> </w:t>
      </w:r>
      <w:r>
        <w:rPr>
          <w:spacing w:val="-1"/>
        </w:rPr>
        <w:t>The</w:t>
      </w:r>
      <w:r>
        <w:rPr>
          <w:spacing w:val="2"/>
        </w:rPr>
        <w:t xml:space="preserve"> </w:t>
      </w:r>
      <w:r>
        <w:rPr>
          <w:spacing w:val="-1"/>
        </w:rPr>
        <w:t>prediction</w:t>
      </w:r>
      <w:r>
        <w:rPr>
          <w:spacing w:val="1"/>
        </w:rPr>
        <w:t xml:space="preserve"> </w:t>
      </w:r>
      <w:r>
        <w:rPr>
          <w:spacing w:val="-1"/>
        </w:rPr>
        <w:t>grid</w:t>
      </w:r>
      <w:r>
        <w:rPr>
          <w:spacing w:val="1"/>
        </w:rPr>
        <w:t xml:space="preserve"> </w:t>
      </w:r>
      <w:r>
        <w:rPr>
          <w:spacing w:val="-1"/>
        </w:rPr>
        <w:t>contained</w:t>
      </w:r>
      <w:r>
        <w:rPr>
          <w:spacing w:val="2"/>
        </w:rPr>
        <w:t xml:space="preserve"> </w:t>
      </w:r>
      <w:r>
        <w:rPr>
          <w:spacing w:val="-1"/>
        </w:rPr>
        <w:t>all</w:t>
      </w:r>
      <w:r>
        <w:rPr>
          <w:spacing w:val="1"/>
        </w:rPr>
        <w:t xml:space="preserve"> </w:t>
      </w:r>
      <w:r>
        <w:rPr>
          <w:spacing w:val="-1"/>
        </w:rPr>
        <w:t>possible</w:t>
      </w:r>
      <w:r>
        <w:rPr>
          <w:spacing w:val="1"/>
        </w:rPr>
        <w:t xml:space="preserve"> </w:t>
      </w:r>
      <w:r>
        <w:rPr>
          <w:spacing w:val="-1"/>
        </w:rPr>
        <w:t>combinations</w:t>
      </w:r>
      <w:r>
        <w:rPr>
          <w:spacing w:val="2"/>
        </w:rPr>
        <w:t xml:space="preserve"> </w:t>
      </w:r>
      <w:r>
        <w:rPr>
          <w:spacing w:val="-1"/>
        </w:rPr>
        <w:t>of</w:t>
      </w:r>
      <w:r>
        <w:rPr>
          <w:spacing w:val="2"/>
        </w:rPr>
        <w:t xml:space="preserve"> </w:t>
      </w:r>
      <w:r>
        <w:rPr>
          <w:spacing w:val="-1"/>
        </w:rPr>
        <w:t>covariates</w:t>
      </w:r>
      <w:r>
        <w:rPr>
          <w:spacing w:val="2"/>
        </w:rPr>
        <w:t xml:space="preserve"> </w:t>
      </w:r>
      <w:r>
        <w:t>within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realized</w:t>
      </w:r>
    </w:p>
    <w:p w14:paraId="59F0BBD3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261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covariate</w:t>
      </w:r>
      <w:r>
        <w:rPr>
          <w:spacing w:val="28"/>
          <w:w w:val="95"/>
        </w:rPr>
        <w:t xml:space="preserve"> </w:t>
      </w:r>
      <w:proofErr w:type="gramStart"/>
      <w:r>
        <w:rPr>
          <w:w w:val="95"/>
        </w:rPr>
        <w:t>space;</w:t>
      </w:r>
      <w:proofErr w:type="gramEnd"/>
      <w:r>
        <w:rPr>
          <w:spacing w:val="28"/>
          <w:w w:val="95"/>
        </w:rPr>
        <w:t xml:space="preserve"> </w:t>
      </w:r>
      <w:r>
        <w:rPr>
          <w:w w:val="95"/>
        </w:rPr>
        <w:t>i.e.,</w:t>
      </w:r>
      <w:r>
        <w:rPr>
          <w:spacing w:val="28"/>
          <w:w w:val="95"/>
        </w:rPr>
        <w:t xml:space="preserve"> </w:t>
      </w:r>
      <w:r>
        <w:rPr>
          <w:w w:val="95"/>
        </w:rPr>
        <w:t>each</w:t>
      </w:r>
      <w:r>
        <w:rPr>
          <w:spacing w:val="28"/>
          <w:w w:val="95"/>
        </w:rPr>
        <w:t xml:space="preserve"> </w:t>
      </w:r>
      <w:r>
        <w:rPr>
          <w:w w:val="95"/>
        </w:rPr>
        <w:t>hydrophone</w:t>
      </w:r>
      <w:r>
        <w:rPr>
          <w:spacing w:val="27"/>
          <w:w w:val="95"/>
        </w:rPr>
        <w:t xml:space="preserve"> </w:t>
      </w:r>
      <w:r>
        <w:rPr>
          <w:w w:val="95"/>
        </w:rPr>
        <w:t>for</w:t>
      </w:r>
      <w:r>
        <w:rPr>
          <w:spacing w:val="28"/>
          <w:w w:val="95"/>
        </w:rPr>
        <w:t xml:space="preserve"> </w:t>
      </w:r>
      <w:r>
        <w:rPr>
          <w:w w:val="95"/>
        </w:rPr>
        <w:t>each</w:t>
      </w:r>
      <w:r>
        <w:rPr>
          <w:spacing w:val="27"/>
          <w:w w:val="95"/>
        </w:rPr>
        <w:t xml:space="preserve"> </w:t>
      </w:r>
      <w:r>
        <w:rPr>
          <w:w w:val="95"/>
        </w:rPr>
        <w:t>SCC</w:t>
      </w:r>
      <w:r>
        <w:rPr>
          <w:spacing w:val="27"/>
          <w:w w:val="95"/>
        </w:rPr>
        <w:t xml:space="preserve"> </w:t>
      </w:r>
      <w:r>
        <w:rPr>
          <w:w w:val="95"/>
        </w:rPr>
        <w:t>with</w:t>
      </w:r>
      <w:r>
        <w:rPr>
          <w:spacing w:val="28"/>
          <w:w w:val="95"/>
        </w:rPr>
        <w:t xml:space="preserve"> </w:t>
      </w:r>
      <w:r>
        <w:rPr>
          <w:w w:val="95"/>
        </w:rPr>
        <w:t>associated</w:t>
      </w:r>
      <w:r>
        <w:rPr>
          <w:spacing w:val="27"/>
          <w:w w:val="95"/>
        </w:rPr>
        <w:t xml:space="preserve"> </w:t>
      </w:r>
      <w:r>
        <w:rPr>
          <w:w w:val="95"/>
        </w:rPr>
        <w:t>location,</w:t>
      </w:r>
      <w:r>
        <w:rPr>
          <w:spacing w:val="28"/>
          <w:w w:val="95"/>
        </w:rPr>
        <w:t xml:space="preserve"> </w:t>
      </w:r>
      <w:r>
        <w:rPr>
          <w:w w:val="95"/>
        </w:rPr>
        <w:t>hydrophone</w:t>
      </w:r>
    </w:p>
    <w:p w14:paraId="03627A27" w14:textId="77777777" w:rsidR="00C544BC" w:rsidRDefault="00BD4BDE">
      <w:pPr>
        <w:pStyle w:val="BodyText"/>
        <w:spacing w:before="155"/>
      </w:pPr>
      <w:r>
        <w:rPr>
          <w:rFonts w:ascii="Trebuchet MS"/>
          <w:sz w:val="12"/>
        </w:rPr>
        <w:t xml:space="preserve">262    </w:t>
      </w:r>
      <w:r>
        <w:rPr>
          <w:rFonts w:ascii="Trebuchet MS"/>
          <w:spacing w:val="19"/>
          <w:sz w:val="12"/>
        </w:rPr>
        <w:t xml:space="preserve"> </w:t>
      </w:r>
      <w:r>
        <w:t>depth,</w:t>
      </w:r>
      <w:r>
        <w:rPr>
          <w:spacing w:val="16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t>area</w:t>
      </w:r>
      <w:r>
        <w:rPr>
          <w:spacing w:val="12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tessellation</w:t>
      </w:r>
      <w:r>
        <w:rPr>
          <w:spacing w:val="13"/>
        </w:rPr>
        <w:t xml:space="preserve"> </w:t>
      </w:r>
      <w:r>
        <w:t>tile,</w:t>
      </w:r>
      <w:r>
        <w:rPr>
          <w:spacing w:val="16"/>
        </w:rPr>
        <w:t xml:space="preserve"> </w:t>
      </w:r>
      <w:r>
        <w:t>presence/absence</w:t>
      </w:r>
      <w:r>
        <w:rPr>
          <w:spacing w:val="13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naval</w:t>
      </w:r>
      <w:r>
        <w:rPr>
          <w:spacing w:val="12"/>
        </w:rPr>
        <w:t xml:space="preserve"> </w:t>
      </w:r>
      <w:r>
        <w:t>activity,</w:t>
      </w:r>
      <w:r>
        <w:rPr>
          <w:spacing w:val="16"/>
        </w:rPr>
        <w:t xml:space="preserve"> </w:t>
      </w:r>
      <w:r>
        <w:t>and,</w:t>
      </w:r>
      <w:r>
        <w:rPr>
          <w:spacing w:val="17"/>
        </w:rPr>
        <w:t xml:space="preserve"> </w:t>
      </w:r>
      <w:r>
        <w:t>if</w:t>
      </w:r>
      <w:r>
        <w:rPr>
          <w:spacing w:val="13"/>
        </w:rPr>
        <w:t xml:space="preserve"> </w:t>
      </w:r>
      <w:r>
        <w:t>naval</w:t>
      </w:r>
    </w:p>
    <w:p w14:paraId="73F4DE3E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263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activity</w:t>
      </w:r>
      <w:r>
        <w:rPr>
          <w:spacing w:val="-5"/>
          <w:w w:val="95"/>
        </w:rPr>
        <w:t xml:space="preserve"> </w:t>
      </w:r>
      <w:r>
        <w:rPr>
          <w:w w:val="95"/>
        </w:rPr>
        <w:t>was</w:t>
      </w:r>
      <w:r>
        <w:rPr>
          <w:spacing w:val="-5"/>
          <w:w w:val="95"/>
        </w:rPr>
        <w:t xml:space="preserve"> </w:t>
      </w:r>
      <w:r>
        <w:rPr>
          <w:w w:val="95"/>
        </w:rPr>
        <w:t>present,</w:t>
      </w:r>
      <w:r>
        <w:rPr>
          <w:spacing w:val="-4"/>
          <w:w w:val="95"/>
        </w:rPr>
        <w:t xml:space="preserve"> </w:t>
      </w:r>
      <w:r>
        <w:rPr>
          <w:w w:val="95"/>
        </w:rPr>
        <w:t>then</w:t>
      </w:r>
      <w:r>
        <w:rPr>
          <w:spacing w:val="-5"/>
          <w:w w:val="95"/>
        </w:rPr>
        <w:t xml:space="preserve"> </w:t>
      </w:r>
      <w:r>
        <w:rPr>
          <w:w w:val="95"/>
        </w:rPr>
        <w:t>either</w:t>
      </w:r>
      <w:r>
        <w:rPr>
          <w:spacing w:val="-5"/>
          <w:w w:val="95"/>
        </w:rPr>
        <w:t xml:space="preserve"> </w:t>
      </w:r>
      <w:r>
        <w:rPr>
          <w:w w:val="95"/>
        </w:rPr>
        <w:t>sonar</w:t>
      </w:r>
      <w:r>
        <w:rPr>
          <w:spacing w:val="-5"/>
          <w:w w:val="95"/>
        </w:rPr>
        <w:t xml:space="preserve"> </w:t>
      </w:r>
      <w:r>
        <w:rPr>
          <w:w w:val="95"/>
        </w:rPr>
        <w:t>absence</w:t>
      </w:r>
      <w:r>
        <w:rPr>
          <w:spacing w:val="-6"/>
          <w:w w:val="95"/>
        </w:rPr>
        <w:t xml:space="preserve"> </w:t>
      </w:r>
      <w:r>
        <w:rPr>
          <w:w w:val="95"/>
        </w:rPr>
        <w:t>or</w:t>
      </w:r>
      <w:r>
        <w:rPr>
          <w:spacing w:val="-5"/>
          <w:w w:val="95"/>
        </w:rPr>
        <w:t xml:space="preserve"> </w:t>
      </w:r>
      <w:r>
        <w:rPr>
          <w:w w:val="95"/>
        </w:rPr>
        <w:t>sonar</w:t>
      </w:r>
      <w:r>
        <w:rPr>
          <w:spacing w:val="-5"/>
          <w:w w:val="95"/>
        </w:rPr>
        <w:t xml:space="preserve"> </w:t>
      </w:r>
      <w:r>
        <w:rPr>
          <w:w w:val="95"/>
        </w:rPr>
        <w:t>received</w:t>
      </w:r>
      <w:r>
        <w:rPr>
          <w:spacing w:val="-5"/>
          <w:w w:val="95"/>
        </w:rPr>
        <w:t xml:space="preserve"> </w:t>
      </w:r>
      <w:r>
        <w:rPr>
          <w:w w:val="95"/>
        </w:rPr>
        <w:t>level.</w:t>
      </w:r>
      <w:r>
        <w:rPr>
          <w:spacing w:val="16"/>
          <w:w w:val="95"/>
        </w:rPr>
        <w:t xml:space="preserve"> </w:t>
      </w:r>
      <w:r>
        <w:rPr>
          <w:w w:val="95"/>
        </w:rPr>
        <w:t>Based</w:t>
      </w:r>
      <w:r>
        <w:rPr>
          <w:spacing w:val="-5"/>
          <w:w w:val="95"/>
        </w:rPr>
        <w:t xml:space="preserve"> </w:t>
      </w:r>
      <w:r>
        <w:rPr>
          <w:w w:val="95"/>
        </w:rPr>
        <w:t>on</w:t>
      </w:r>
      <w:r>
        <w:rPr>
          <w:spacing w:val="-5"/>
          <w:w w:val="95"/>
        </w:rPr>
        <w:t xml:space="preserve"> </w:t>
      </w:r>
      <w:r>
        <w:rPr>
          <w:w w:val="95"/>
        </w:rPr>
        <w:t>the</w:t>
      </w:r>
      <w:r>
        <w:rPr>
          <w:spacing w:val="-5"/>
          <w:w w:val="95"/>
        </w:rPr>
        <w:t xml:space="preserve"> </w:t>
      </w:r>
      <w:r>
        <w:rPr>
          <w:w w:val="95"/>
        </w:rPr>
        <w:t>resulting</w:t>
      </w:r>
    </w:p>
    <w:p w14:paraId="13FED395" w14:textId="77777777" w:rsidR="00C544BC" w:rsidRDefault="00BD4BDE">
      <w:pPr>
        <w:pStyle w:val="BodyText"/>
        <w:spacing w:before="155"/>
      </w:pPr>
      <w:r>
        <w:rPr>
          <w:rFonts w:ascii="Trebuchet MS"/>
          <w:sz w:val="12"/>
        </w:rPr>
        <w:t xml:space="preserve">264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final</w:t>
      </w:r>
      <w:r>
        <w:rPr>
          <w:spacing w:val="-1"/>
          <w:w w:val="95"/>
        </w:rPr>
        <w:t xml:space="preserve"> </w:t>
      </w:r>
      <w:r>
        <w:rPr>
          <w:w w:val="95"/>
        </w:rPr>
        <w:t>posterior</w:t>
      </w:r>
      <w:r>
        <w:rPr>
          <w:spacing w:val="-2"/>
          <w:w w:val="95"/>
        </w:rPr>
        <w:t xml:space="preserve"> </w:t>
      </w:r>
      <w:r>
        <w:rPr>
          <w:w w:val="95"/>
        </w:rPr>
        <w:t>distribution</w:t>
      </w:r>
      <w:r>
        <w:rPr>
          <w:spacing w:val="-1"/>
          <w:w w:val="95"/>
        </w:rPr>
        <w:t xml:space="preserve"> </w:t>
      </w:r>
      <w:r>
        <w:rPr>
          <w:w w:val="95"/>
        </w:rPr>
        <w:t>of</w:t>
      </w:r>
      <w:r>
        <w:rPr>
          <w:spacing w:val="-2"/>
          <w:w w:val="95"/>
        </w:rPr>
        <w:t xml:space="preserve"> </w:t>
      </w:r>
      <w:r>
        <w:rPr>
          <w:w w:val="95"/>
        </w:rPr>
        <w:t>results</w:t>
      </w:r>
      <w:r>
        <w:rPr>
          <w:spacing w:val="-1"/>
          <w:w w:val="95"/>
        </w:rPr>
        <w:t xml:space="preserve"> </w:t>
      </w:r>
      <w:r>
        <w:rPr>
          <w:w w:val="95"/>
        </w:rPr>
        <w:t>(for</w:t>
      </w:r>
      <w:r>
        <w:rPr>
          <w:spacing w:val="-2"/>
          <w:w w:val="95"/>
        </w:rPr>
        <w:t xml:space="preserve"> </w:t>
      </w:r>
      <w:r>
        <w:rPr>
          <w:w w:val="95"/>
        </w:rPr>
        <w:t>model</w:t>
      </w:r>
      <w:r>
        <w:rPr>
          <w:spacing w:val="-1"/>
          <w:w w:val="95"/>
        </w:rPr>
        <w:t xml:space="preserve"> </w:t>
      </w:r>
      <w:r>
        <w:rPr>
          <w:w w:val="95"/>
        </w:rPr>
        <w:t>M3)</w:t>
      </w:r>
      <w:r>
        <w:rPr>
          <w:spacing w:val="-2"/>
          <w:w w:val="95"/>
        </w:rPr>
        <w:t xml:space="preserve"> </w:t>
      </w:r>
      <w:r>
        <w:rPr>
          <w:w w:val="95"/>
        </w:rPr>
        <w:t>we</w:t>
      </w:r>
      <w:r>
        <w:rPr>
          <w:spacing w:val="-1"/>
          <w:w w:val="95"/>
        </w:rPr>
        <w:t xml:space="preserve"> </w:t>
      </w:r>
      <w:r>
        <w:rPr>
          <w:w w:val="95"/>
        </w:rPr>
        <w:t>used</w:t>
      </w:r>
      <w:r>
        <w:rPr>
          <w:spacing w:val="-2"/>
          <w:w w:val="95"/>
        </w:rPr>
        <w:t xml:space="preserve"> </w:t>
      </w:r>
      <w:r>
        <w:rPr>
          <w:w w:val="95"/>
        </w:rPr>
        <w:t>2.5%,</w:t>
      </w:r>
      <w:r>
        <w:rPr>
          <w:spacing w:val="-1"/>
          <w:w w:val="95"/>
        </w:rPr>
        <w:t xml:space="preserve"> </w:t>
      </w:r>
      <w:r>
        <w:rPr>
          <w:w w:val="95"/>
        </w:rPr>
        <w:t>50%,</w:t>
      </w:r>
      <w:r>
        <w:rPr>
          <w:spacing w:val="-2"/>
          <w:w w:val="95"/>
        </w:rPr>
        <w:t xml:space="preserve"> </w:t>
      </w:r>
      <w:r>
        <w:rPr>
          <w:w w:val="95"/>
        </w:rPr>
        <w:t>and</w:t>
      </w:r>
      <w:r>
        <w:rPr>
          <w:spacing w:val="-1"/>
          <w:w w:val="95"/>
        </w:rPr>
        <w:t xml:space="preserve"> </w:t>
      </w:r>
      <w:r>
        <w:rPr>
          <w:w w:val="95"/>
        </w:rPr>
        <w:t>97.5%</w:t>
      </w:r>
      <w:r>
        <w:rPr>
          <w:spacing w:val="-2"/>
          <w:w w:val="95"/>
        </w:rPr>
        <w:t xml:space="preserve"> </w:t>
      </w:r>
      <w:r>
        <w:rPr>
          <w:w w:val="95"/>
        </w:rPr>
        <w:t>quantiles</w:t>
      </w:r>
    </w:p>
    <w:p w14:paraId="3207B3B3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265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to</w:t>
      </w:r>
      <w:r>
        <w:rPr>
          <w:spacing w:val="5"/>
          <w:w w:val="95"/>
        </w:rPr>
        <w:t xml:space="preserve"> </w:t>
      </w:r>
      <w:r>
        <w:rPr>
          <w:w w:val="95"/>
        </w:rPr>
        <w:t>obtain</w:t>
      </w:r>
      <w:r>
        <w:rPr>
          <w:spacing w:val="6"/>
          <w:w w:val="95"/>
        </w:rPr>
        <w:t xml:space="preserve"> </w:t>
      </w:r>
      <w:r>
        <w:rPr>
          <w:w w:val="95"/>
        </w:rPr>
        <w:t>median</w:t>
      </w:r>
      <w:r>
        <w:rPr>
          <w:spacing w:val="5"/>
          <w:w w:val="95"/>
        </w:rPr>
        <w:t xml:space="preserve"> </w:t>
      </w:r>
      <w:r>
        <w:rPr>
          <w:w w:val="95"/>
        </w:rPr>
        <w:t>predictions</w:t>
      </w:r>
      <w:r>
        <w:rPr>
          <w:spacing w:val="5"/>
          <w:w w:val="95"/>
        </w:rPr>
        <w:t xml:space="preserve"> </w:t>
      </w:r>
      <w:r>
        <w:rPr>
          <w:w w:val="95"/>
        </w:rPr>
        <w:t>and</w:t>
      </w:r>
      <w:r>
        <w:rPr>
          <w:spacing w:val="5"/>
          <w:w w:val="95"/>
        </w:rPr>
        <w:t xml:space="preserve"> </w:t>
      </w:r>
      <w:r>
        <w:rPr>
          <w:w w:val="95"/>
        </w:rPr>
        <w:t>credible</w:t>
      </w:r>
      <w:r>
        <w:rPr>
          <w:spacing w:val="6"/>
          <w:w w:val="95"/>
        </w:rPr>
        <w:t xml:space="preserve"> </w:t>
      </w:r>
      <w:r>
        <w:rPr>
          <w:w w:val="95"/>
        </w:rPr>
        <w:t>intervals</w:t>
      </w:r>
      <w:r>
        <w:rPr>
          <w:spacing w:val="5"/>
          <w:w w:val="95"/>
        </w:rPr>
        <w:t xml:space="preserve"> </w:t>
      </w:r>
      <w:r>
        <w:rPr>
          <w:w w:val="95"/>
        </w:rPr>
        <w:t>(CIs).</w:t>
      </w:r>
      <w:r>
        <w:rPr>
          <w:spacing w:val="26"/>
          <w:w w:val="95"/>
        </w:rPr>
        <w:t xml:space="preserve"> </w:t>
      </w:r>
      <w:r>
        <w:rPr>
          <w:w w:val="95"/>
        </w:rPr>
        <w:t>Details</w:t>
      </w:r>
      <w:r>
        <w:rPr>
          <w:spacing w:val="5"/>
          <w:w w:val="95"/>
        </w:rPr>
        <w:t xml:space="preserve"> </w:t>
      </w:r>
      <w:r>
        <w:rPr>
          <w:w w:val="95"/>
        </w:rPr>
        <w:t>of</w:t>
      </w:r>
      <w:r>
        <w:rPr>
          <w:spacing w:val="5"/>
          <w:w w:val="95"/>
        </w:rPr>
        <w:t xml:space="preserve"> </w:t>
      </w:r>
      <w:r>
        <w:rPr>
          <w:w w:val="95"/>
        </w:rPr>
        <w:t>the</w:t>
      </w:r>
      <w:r>
        <w:rPr>
          <w:spacing w:val="5"/>
          <w:w w:val="95"/>
        </w:rPr>
        <w:t xml:space="preserve"> </w:t>
      </w:r>
      <w:r>
        <w:rPr>
          <w:w w:val="95"/>
        </w:rPr>
        <w:t>procedure</w:t>
      </w:r>
      <w:r>
        <w:rPr>
          <w:spacing w:val="6"/>
          <w:w w:val="95"/>
        </w:rPr>
        <w:t xml:space="preserve"> </w:t>
      </w:r>
      <w:r>
        <w:rPr>
          <w:w w:val="95"/>
        </w:rPr>
        <w:t>are</w:t>
      </w:r>
      <w:r>
        <w:rPr>
          <w:spacing w:val="5"/>
          <w:w w:val="95"/>
        </w:rPr>
        <w:t xml:space="preserve"> </w:t>
      </w:r>
      <w:r>
        <w:rPr>
          <w:w w:val="95"/>
        </w:rPr>
        <w:t>given</w:t>
      </w:r>
    </w:p>
    <w:p w14:paraId="6C85B92F" w14:textId="77777777" w:rsidR="00C544BC" w:rsidRDefault="00BD4BDE">
      <w:pPr>
        <w:spacing w:before="154"/>
        <w:ind w:left="150"/>
        <w:rPr>
          <w:sz w:val="24"/>
        </w:rPr>
      </w:pPr>
      <w:r>
        <w:rPr>
          <w:rFonts w:ascii="Trebuchet MS"/>
          <w:sz w:val="12"/>
        </w:rPr>
        <w:t xml:space="preserve">266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  <w:sz w:val="24"/>
        </w:rPr>
        <w:t>in</w:t>
      </w:r>
      <w:r>
        <w:rPr>
          <w:spacing w:val="19"/>
          <w:w w:val="95"/>
          <w:sz w:val="24"/>
        </w:rPr>
        <w:t xml:space="preserve"> </w:t>
      </w:r>
      <w:r>
        <w:rPr>
          <w:w w:val="95"/>
          <w:sz w:val="24"/>
        </w:rPr>
        <w:t>Appendix</w:t>
      </w:r>
      <w:r>
        <w:rPr>
          <w:spacing w:val="19"/>
          <w:w w:val="95"/>
          <w:sz w:val="24"/>
        </w:rPr>
        <w:t xml:space="preserve"> </w:t>
      </w:r>
      <w:r>
        <w:rPr>
          <w:w w:val="95"/>
          <w:sz w:val="24"/>
        </w:rPr>
        <w:t>S1.</w:t>
      </w:r>
    </w:p>
    <w:p w14:paraId="611E3423" w14:textId="77777777" w:rsidR="00C544BC" w:rsidRDefault="00C544BC">
      <w:pPr>
        <w:pStyle w:val="BodyText"/>
        <w:spacing w:before="0"/>
        <w:ind w:left="0"/>
        <w:rPr>
          <w:sz w:val="20"/>
        </w:rPr>
      </w:pPr>
    </w:p>
    <w:p w14:paraId="5EC30A7D" w14:textId="77777777" w:rsidR="00C544BC" w:rsidRDefault="00C544BC">
      <w:pPr>
        <w:pStyle w:val="BodyText"/>
        <w:spacing w:before="1"/>
        <w:ind w:left="0"/>
        <w:rPr>
          <w:sz w:val="18"/>
        </w:rPr>
      </w:pPr>
    </w:p>
    <w:p w14:paraId="7B764D33" w14:textId="77777777" w:rsidR="00C544BC" w:rsidRDefault="00BD4BDE">
      <w:pPr>
        <w:pStyle w:val="Heading2"/>
        <w:tabs>
          <w:tab w:val="left" w:pos="1361"/>
        </w:tabs>
      </w:pPr>
      <w:r>
        <w:rPr>
          <w:rFonts w:ascii="Trebuchet MS"/>
          <w:b w:val="0"/>
          <w:sz w:val="12"/>
        </w:rPr>
        <w:t xml:space="preserve">267    </w:t>
      </w:r>
      <w:r>
        <w:rPr>
          <w:rFonts w:ascii="Trebuchet MS"/>
          <w:b w:val="0"/>
          <w:spacing w:val="19"/>
          <w:sz w:val="12"/>
        </w:rPr>
        <w:t xml:space="preserve"> </w:t>
      </w:r>
      <w:bookmarkStart w:id="15" w:name="Quantifying_the_change_in_probability_of"/>
      <w:bookmarkEnd w:id="15"/>
      <w:r>
        <w:rPr>
          <w:w w:val="105"/>
        </w:rPr>
        <w:t>2.2.6</w:t>
      </w:r>
      <w:r>
        <w:rPr>
          <w:w w:val="105"/>
        </w:rPr>
        <w:tab/>
        <w:t>Quantifying</w:t>
      </w:r>
      <w:r>
        <w:rPr>
          <w:spacing w:val="15"/>
          <w:w w:val="105"/>
        </w:rPr>
        <w:t xml:space="preserve"> </w:t>
      </w:r>
      <w:r>
        <w:rPr>
          <w:w w:val="105"/>
        </w:rPr>
        <w:t>the</w:t>
      </w:r>
      <w:r>
        <w:rPr>
          <w:spacing w:val="15"/>
          <w:w w:val="105"/>
        </w:rPr>
        <w:t xml:space="preserve"> </w:t>
      </w:r>
      <w:r>
        <w:rPr>
          <w:w w:val="105"/>
        </w:rPr>
        <w:t>change</w:t>
      </w:r>
      <w:r>
        <w:rPr>
          <w:spacing w:val="15"/>
          <w:w w:val="105"/>
        </w:rPr>
        <w:t xml:space="preserve"> </w:t>
      </w:r>
      <w:r>
        <w:rPr>
          <w:w w:val="105"/>
        </w:rPr>
        <w:t>in</w:t>
      </w:r>
      <w:r>
        <w:rPr>
          <w:spacing w:val="15"/>
          <w:w w:val="105"/>
        </w:rPr>
        <w:t xml:space="preserve"> </w:t>
      </w:r>
      <w:r>
        <w:rPr>
          <w:w w:val="105"/>
        </w:rPr>
        <w:t>probability</w:t>
      </w:r>
      <w:r>
        <w:rPr>
          <w:spacing w:val="15"/>
          <w:w w:val="105"/>
        </w:rPr>
        <w:t xml:space="preserve"> </w:t>
      </w:r>
      <w:r>
        <w:rPr>
          <w:w w:val="105"/>
        </w:rPr>
        <w:t>of</w:t>
      </w:r>
      <w:r>
        <w:rPr>
          <w:spacing w:val="15"/>
          <w:w w:val="105"/>
        </w:rPr>
        <w:t xml:space="preserve"> </w:t>
      </w:r>
      <w:r>
        <w:rPr>
          <w:w w:val="105"/>
        </w:rPr>
        <w:t>GVPs</w:t>
      </w:r>
    </w:p>
    <w:p w14:paraId="047C9E09" w14:textId="77777777" w:rsidR="00C544BC" w:rsidRDefault="00C544BC">
      <w:pPr>
        <w:pStyle w:val="BodyText"/>
        <w:spacing w:before="12"/>
        <w:ind w:left="0"/>
        <w:rPr>
          <w:b/>
        </w:rPr>
      </w:pPr>
    </w:p>
    <w:p w14:paraId="3BC7602A" w14:textId="77777777" w:rsidR="00C544BC" w:rsidRDefault="00BD4BDE">
      <w:pPr>
        <w:pStyle w:val="BodyText"/>
        <w:spacing w:before="117"/>
      </w:pPr>
      <w:r>
        <w:rPr>
          <w:rFonts w:ascii="Trebuchet MS"/>
          <w:sz w:val="12"/>
        </w:rPr>
        <w:t xml:space="preserve">268    </w:t>
      </w:r>
      <w:r>
        <w:rPr>
          <w:rFonts w:ascii="Trebuchet MS"/>
          <w:spacing w:val="19"/>
          <w:sz w:val="12"/>
        </w:rPr>
        <w:t xml:space="preserve"> </w:t>
      </w:r>
      <w:r>
        <w:t>Finally,</w:t>
      </w:r>
      <w:r>
        <w:rPr>
          <w:spacing w:val="6"/>
        </w:rPr>
        <w:t xml:space="preserve"> </w:t>
      </w:r>
      <w:r>
        <w:t>we</w:t>
      </w:r>
      <w:r>
        <w:rPr>
          <w:spacing w:val="6"/>
        </w:rPr>
        <w:t xml:space="preserve"> </w:t>
      </w:r>
      <w:r>
        <w:t>calculated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expected</w:t>
      </w:r>
      <w:r>
        <w:rPr>
          <w:spacing w:val="6"/>
        </w:rPr>
        <w:t xml:space="preserve"> </w:t>
      </w:r>
      <w:r>
        <w:t>change</w:t>
      </w:r>
      <w:r>
        <w:rPr>
          <w:spacing w:val="5"/>
        </w:rPr>
        <w:t xml:space="preserve"> </w:t>
      </w:r>
      <w:r>
        <w:t>in</w:t>
      </w:r>
      <w:r>
        <w:rPr>
          <w:spacing w:val="5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probability</w:t>
      </w:r>
      <w:r>
        <w:rPr>
          <w:spacing w:val="5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detecting</w:t>
      </w:r>
      <w:r>
        <w:rPr>
          <w:spacing w:val="6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GVP</w:t>
      </w:r>
      <w:r>
        <w:rPr>
          <w:spacing w:val="5"/>
        </w:rPr>
        <w:t xml:space="preserve"> </w:t>
      </w:r>
      <w:r>
        <w:t>at</w:t>
      </w:r>
      <w:r>
        <w:rPr>
          <w:spacing w:val="6"/>
        </w:rPr>
        <w:t xml:space="preserve"> </w:t>
      </w:r>
      <w:r>
        <w:t>each</w:t>
      </w:r>
    </w:p>
    <w:p w14:paraId="6AC0FB21" w14:textId="77777777" w:rsidR="00C544BC" w:rsidRDefault="00BD4BDE">
      <w:pPr>
        <w:pStyle w:val="BodyText"/>
        <w:spacing w:before="155"/>
      </w:pPr>
      <w:r>
        <w:rPr>
          <w:rFonts w:ascii="Trebuchet MS"/>
          <w:sz w:val="12"/>
        </w:rPr>
        <w:t xml:space="preserve">269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hydrophone</w:t>
      </w:r>
      <w:r>
        <w:rPr>
          <w:spacing w:val="21"/>
          <w:w w:val="95"/>
        </w:rPr>
        <w:t xml:space="preserve"> </w:t>
      </w:r>
      <w:r>
        <w:rPr>
          <w:rFonts w:ascii="Georgia"/>
          <w:i/>
          <w:w w:val="95"/>
        </w:rPr>
        <w:t>P</w:t>
      </w:r>
      <w:r>
        <w:rPr>
          <w:rFonts w:ascii="Georgia"/>
          <w:i/>
          <w:spacing w:val="-23"/>
          <w:w w:val="95"/>
        </w:rPr>
        <w:t xml:space="preserve"> </w:t>
      </w:r>
      <w:r>
        <w:rPr>
          <w:w w:val="95"/>
        </w:rPr>
        <w:t>(GVP)</w:t>
      </w:r>
      <w:r>
        <w:rPr>
          <w:spacing w:val="20"/>
          <w:w w:val="95"/>
        </w:rPr>
        <w:t xml:space="preserve"> </w:t>
      </w:r>
      <w:r>
        <w:rPr>
          <w:w w:val="95"/>
        </w:rPr>
        <w:t>relative</w:t>
      </w:r>
      <w:r>
        <w:rPr>
          <w:spacing w:val="21"/>
          <w:w w:val="95"/>
        </w:rPr>
        <w:t xml:space="preserve"> </w:t>
      </w:r>
      <w:r>
        <w:rPr>
          <w:w w:val="95"/>
        </w:rPr>
        <w:t>to</w:t>
      </w:r>
      <w:r>
        <w:rPr>
          <w:spacing w:val="20"/>
          <w:w w:val="95"/>
        </w:rPr>
        <w:t xml:space="preserve"> </w:t>
      </w:r>
      <w:r>
        <w:rPr>
          <w:w w:val="95"/>
        </w:rPr>
        <w:t>either</w:t>
      </w:r>
      <w:r>
        <w:rPr>
          <w:spacing w:val="21"/>
          <w:w w:val="95"/>
        </w:rPr>
        <w:t xml:space="preserve"> </w:t>
      </w:r>
      <w:r>
        <w:rPr>
          <w:w w:val="95"/>
        </w:rPr>
        <w:t>the</w:t>
      </w:r>
      <w:r>
        <w:rPr>
          <w:spacing w:val="20"/>
          <w:w w:val="95"/>
        </w:rPr>
        <w:t xml:space="preserve"> </w:t>
      </w:r>
      <w:r>
        <w:rPr>
          <w:w w:val="95"/>
        </w:rPr>
        <w:t>probability</w:t>
      </w:r>
      <w:r>
        <w:rPr>
          <w:spacing w:val="20"/>
          <w:w w:val="95"/>
        </w:rPr>
        <w:t xml:space="preserve"> </w:t>
      </w:r>
      <w:r>
        <w:rPr>
          <w:w w:val="95"/>
        </w:rPr>
        <w:t>of</w:t>
      </w:r>
      <w:r>
        <w:rPr>
          <w:spacing w:val="21"/>
          <w:w w:val="95"/>
        </w:rPr>
        <w:t xml:space="preserve"> </w:t>
      </w:r>
      <w:r>
        <w:rPr>
          <w:w w:val="95"/>
        </w:rPr>
        <w:t>detecting</w:t>
      </w:r>
      <w:r>
        <w:rPr>
          <w:spacing w:val="20"/>
          <w:w w:val="95"/>
        </w:rPr>
        <w:t xml:space="preserve"> </w:t>
      </w:r>
      <w:r>
        <w:rPr>
          <w:w w:val="95"/>
        </w:rPr>
        <w:t>a</w:t>
      </w:r>
      <w:r>
        <w:rPr>
          <w:spacing w:val="21"/>
          <w:w w:val="95"/>
        </w:rPr>
        <w:t xml:space="preserve"> </w:t>
      </w:r>
      <w:r>
        <w:rPr>
          <w:w w:val="95"/>
        </w:rPr>
        <w:t>GVP</w:t>
      </w:r>
      <w:r>
        <w:rPr>
          <w:spacing w:val="20"/>
          <w:w w:val="95"/>
        </w:rPr>
        <w:t xml:space="preserve"> </w:t>
      </w:r>
      <w:r>
        <w:rPr>
          <w:w w:val="95"/>
        </w:rPr>
        <w:t>when</w:t>
      </w:r>
      <w:r>
        <w:rPr>
          <w:spacing w:val="21"/>
          <w:w w:val="95"/>
        </w:rPr>
        <w:t xml:space="preserve"> </w:t>
      </w:r>
      <w:r>
        <w:rPr>
          <w:w w:val="95"/>
        </w:rPr>
        <w:t>no</w:t>
      </w:r>
      <w:r>
        <w:rPr>
          <w:spacing w:val="20"/>
          <w:w w:val="95"/>
        </w:rPr>
        <w:t xml:space="preserve"> </w:t>
      </w:r>
      <w:r>
        <w:rPr>
          <w:w w:val="95"/>
        </w:rPr>
        <w:t>general</w:t>
      </w:r>
    </w:p>
    <w:p w14:paraId="086F12F5" w14:textId="77777777" w:rsidR="00C544BC" w:rsidRDefault="00BD4BDE">
      <w:pPr>
        <w:pStyle w:val="BodyText"/>
      </w:pPr>
      <w:r>
        <w:rPr>
          <w:rFonts w:ascii="Trebuchet MS" w:hAnsi="Trebuchet MS"/>
          <w:sz w:val="12"/>
        </w:rPr>
        <w:t xml:space="preserve">270    </w:t>
      </w:r>
      <w:r>
        <w:rPr>
          <w:rFonts w:ascii="Trebuchet MS" w:hAnsi="Trebuchet MS"/>
          <w:spacing w:val="19"/>
          <w:sz w:val="12"/>
        </w:rPr>
        <w:t xml:space="preserve"> </w:t>
      </w:r>
      <w:r>
        <w:rPr>
          <w:w w:val="90"/>
        </w:rPr>
        <w:t>naval</w:t>
      </w:r>
      <w:r>
        <w:rPr>
          <w:spacing w:val="19"/>
          <w:w w:val="90"/>
        </w:rPr>
        <w:t xml:space="preserve"> </w:t>
      </w:r>
      <w:r>
        <w:rPr>
          <w:w w:val="90"/>
        </w:rPr>
        <w:t>training</w:t>
      </w:r>
      <w:r>
        <w:rPr>
          <w:spacing w:val="19"/>
          <w:w w:val="90"/>
        </w:rPr>
        <w:t xml:space="preserve"> </w:t>
      </w:r>
      <w:r>
        <w:rPr>
          <w:w w:val="90"/>
        </w:rPr>
        <w:t>activity</w:t>
      </w:r>
      <w:r>
        <w:rPr>
          <w:spacing w:val="18"/>
          <w:w w:val="90"/>
        </w:rPr>
        <w:t xml:space="preserve"> </w:t>
      </w:r>
      <w:r>
        <w:rPr>
          <w:w w:val="90"/>
        </w:rPr>
        <w:t>was</w:t>
      </w:r>
      <w:r>
        <w:rPr>
          <w:spacing w:val="19"/>
          <w:w w:val="90"/>
        </w:rPr>
        <w:t xml:space="preserve"> </w:t>
      </w:r>
      <w:r>
        <w:rPr>
          <w:w w:val="90"/>
        </w:rPr>
        <w:t>present</w:t>
      </w:r>
      <w:r>
        <w:rPr>
          <w:spacing w:val="19"/>
          <w:w w:val="90"/>
        </w:rPr>
        <w:t xml:space="preserve"> </w:t>
      </w:r>
      <w:r>
        <w:rPr>
          <w:w w:val="90"/>
        </w:rPr>
        <w:t>and</w:t>
      </w:r>
      <w:r>
        <w:rPr>
          <w:spacing w:val="18"/>
          <w:w w:val="90"/>
        </w:rPr>
        <w:t xml:space="preserve"> </w:t>
      </w:r>
      <w:r>
        <w:rPr>
          <w:w w:val="90"/>
        </w:rPr>
        <w:t>no</w:t>
      </w:r>
      <w:r>
        <w:rPr>
          <w:spacing w:val="19"/>
          <w:w w:val="90"/>
        </w:rPr>
        <w:t xml:space="preserve"> </w:t>
      </w:r>
      <w:r>
        <w:rPr>
          <w:w w:val="90"/>
        </w:rPr>
        <w:t>MFAS</w:t>
      </w:r>
      <w:r>
        <w:rPr>
          <w:spacing w:val="18"/>
          <w:w w:val="90"/>
        </w:rPr>
        <w:t xml:space="preserve"> </w:t>
      </w:r>
      <w:r>
        <w:rPr>
          <w:w w:val="90"/>
        </w:rPr>
        <w:t>was</w:t>
      </w:r>
      <w:r>
        <w:rPr>
          <w:spacing w:val="19"/>
          <w:w w:val="90"/>
        </w:rPr>
        <w:t xml:space="preserve"> </w:t>
      </w:r>
      <w:r>
        <w:rPr>
          <w:w w:val="90"/>
        </w:rPr>
        <w:t>present</w:t>
      </w:r>
      <w:r>
        <w:rPr>
          <w:spacing w:val="19"/>
          <w:w w:val="90"/>
        </w:rPr>
        <w:t xml:space="preserve"> </w:t>
      </w:r>
      <w:r>
        <w:rPr>
          <w:w w:val="90"/>
        </w:rPr>
        <w:t>(∆</w:t>
      </w:r>
      <w:r>
        <w:rPr>
          <w:rFonts w:ascii="Trebuchet MS" w:hAnsi="Trebuchet MS"/>
          <w:w w:val="90"/>
          <w:vertAlign w:val="subscript"/>
        </w:rPr>
        <w:t>M3:M1</w:t>
      </w:r>
      <w:r>
        <w:rPr>
          <w:w w:val="90"/>
        </w:rPr>
        <w:t>),</w:t>
      </w:r>
      <w:r>
        <w:rPr>
          <w:spacing w:val="25"/>
          <w:w w:val="90"/>
        </w:rPr>
        <w:t xml:space="preserve"> </w:t>
      </w:r>
      <w:r>
        <w:rPr>
          <w:w w:val="90"/>
        </w:rPr>
        <w:t>or</w:t>
      </w:r>
      <w:r>
        <w:rPr>
          <w:spacing w:val="19"/>
          <w:w w:val="90"/>
        </w:rPr>
        <w:t xml:space="preserve"> </w:t>
      </w:r>
      <w:r>
        <w:rPr>
          <w:w w:val="90"/>
        </w:rPr>
        <w:t>relative</w:t>
      </w:r>
      <w:r>
        <w:rPr>
          <w:spacing w:val="18"/>
          <w:w w:val="90"/>
        </w:rPr>
        <w:t xml:space="preserve"> </w:t>
      </w:r>
      <w:r>
        <w:rPr>
          <w:w w:val="90"/>
        </w:rPr>
        <w:t>to</w:t>
      </w:r>
      <w:r>
        <w:rPr>
          <w:spacing w:val="19"/>
          <w:w w:val="90"/>
        </w:rPr>
        <w:t xml:space="preserve"> </w:t>
      </w:r>
      <w:r>
        <w:rPr>
          <w:w w:val="90"/>
        </w:rPr>
        <w:t>probability</w:t>
      </w:r>
    </w:p>
    <w:p w14:paraId="2836FF0C" w14:textId="77777777" w:rsidR="00C544BC" w:rsidRDefault="00BD4BDE">
      <w:pPr>
        <w:pStyle w:val="BodyText"/>
        <w:spacing w:before="155"/>
      </w:pPr>
      <w:r>
        <w:rPr>
          <w:rFonts w:ascii="Trebuchet MS"/>
          <w:sz w:val="12"/>
        </w:rPr>
        <w:t xml:space="preserve">271    </w:t>
      </w:r>
      <w:r>
        <w:rPr>
          <w:rFonts w:ascii="Trebuchet MS"/>
          <w:spacing w:val="19"/>
          <w:sz w:val="12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detecting</w:t>
      </w:r>
      <w:r>
        <w:rPr>
          <w:spacing w:val="9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GVP</w:t>
      </w:r>
      <w:r>
        <w:rPr>
          <w:spacing w:val="10"/>
        </w:rPr>
        <w:t xml:space="preserve"> </w:t>
      </w:r>
      <w:r>
        <w:t>when</w:t>
      </w:r>
      <w:r>
        <w:rPr>
          <w:spacing w:val="9"/>
        </w:rPr>
        <w:t xml:space="preserve"> </w:t>
      </w:r>
      <w:r>
        <w:t>general</w:t>
      </w:r>
      <w:r>
        <w:rPr>
          <w:spacing w:val="9"/>
        </w:rPr>
        <w:t xml:space="preserve"> </w:t>
      </w:r>
      <w:r>
        <w:t>naval</w:t>
      </w:r>
      <w:r>
        <w:rPr>
          <w:spacing w:val="10"/>
        </w:rPr>
        <w:t xml:space="preserve"> </w:t>
      </w:r>
      <w:r>
        <w:t>training</w:t>
      </w:r>
      <w:r>
        <w:rPr>
          <w:spacing w:val="9"/>
        </w:rPr>
        <w:t xml:space="preserve"> </w:t>
      </w:r>
      <w:r>
        <w:t>activity</w:t>
      </w:r>
      <w:r>
        <w:rPr>
          <w:spacing w:val="9"/>
        </w:rPr>
        <w:t xml:space="preserve"> </w:t>
      </w:r>
      <w:r>
        <w:t>was</w:t>
      </w:r>
      <w:r>
        <w:rPr>
          <w:spacing w:val="10"/>
        </w:rPr>
        <w:t xml:space="preserve"> </w:t>
      </w:r>
      <w:proofErr w:type="gramStart"/>
      <w:r>
        <w:t>present</w:t>
      </w:r>
      <w:proofErr w:type="gramEnd"/>
      <w:r>
        <w:rPr>
          <w:spacing w:val="9"/>
        </w:rPr>
        <w:t xml:space="preserve"> </w:t>
      </w:r>
      <w:r>
        <w:t>but</w:t>
      </w:r>
      <w:r>
        <w:rPr>
          <w:spacing w:val="9"/>
        </w:rPr>
        <w:t xml:space="preserve"> </w:t>
      </w:r>
      <w:r>
        <w:t>no</w:t>
      </w:r>
      <w:r>
        <w:rPr>
          <w:spacing w:val="10"/>
        </w:rPr>
        <w:t xml:space="preserve"> </w:t>
      </w:r>
      <w:r>
        <w:t>MFAS</w:t>
      </w:r>
      <w:r>
        <w:rPr>
          <w:spacing w:val="9"/>
        </w:rPr>
        <w:t xml:space="preserve"> </w:t>
      </w:r>
      <w:r>
        <w:t>was</w:t>
      </w:r>
    </w:p>
    <w:p w14:paraId="60E3321E" w14:textId="77777777" w:rsidR="00C544BC" w:rsidRDefault="00BD4BDE">
      <w:pPr>
        <w:spacing w:before="154"/>
        <w:ind w:left="150"/>
        <w:rPr>
          <w:sz w:val="24"/>
        </w:rPr>
      </w:pPr>
      <w:r>
        <w:rPr>
          <w:rFonts w:ascii="Trebuchet MS" w:hAnsi="Trebuchet MS"/>
          <w:sz w:val="12"/>
        </w:rPr>
        <w:t xml:space="preserve">272    </w:t>
      </w:r>
      <w:r>
        <w:rPr>
          <w:rFonts w:ascii="Trebuchet MS" w:hAnsi="Trebuchet MS"/>
          <w:spacing w:val="19"/>
          <w:sz w:val="12"/>
        </w:rPr>
        <w:t xml:space="preserve"> </w:t>
      </w:r>
      <w:proofErr w:type="gramStart"/>
      <w:r>
        <w:rPr>
          <w:sz w:val="24"/>
        </w:rPr>
        <w:t>present</w:t>
      </w:r>
      <w:proofErr w:type="gramEnd"/>
      <w:r>
        <w:rPr>
          <w:spacing w:val="16"/>
          <w:sz w:val="24"/>
        </w:rPr>
        <w:t xml:space="preserve"> </w:t>
      </w:r>
      <w:r>
        <w:rPr>
          <w:sz w:val="24"/>
        </w:rPr>
        <w:t>(∆</w:t>
      </w:r>
      <w:r>
        <w:rPr>
          <w:rFonts w:ascii="Trebuchet MS" w:hAnsi="Trebuchet MS"/>
          <w:sz w:val="24"/>
          <w:vertAlign w:val="subscript"/>
        </w:rPr>
        <w:t>M3:M2</w:t>
      </w:r>
      <w:r>
        <w:rPr>
          <w:sz w:val="24"/>
        </w:rPr>
        <w:t>).</w:t>
      </w:r>
    </w:p>
    <w:p w14:paraId="0706A309" w14:textId="77777777" w:rsidR="00C544BC" w:rsidRDefault="00BD4BDE">
      <w:pPr>
        <w:pStyle w:val="BodyText"/>
        <w:spacing w:before="299"/>
      </w:pPr>
      <w:r>
        <w:rPr>
          <w:rFonts w:ascii="Trebuchet MS"/>
          <w:sz w:val="12"/>
        </w:rPr>
        <w:t xml:space="preserve">273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Using</w:t>
      </w:r>
      <w:r>
        <w:rPr>
          <w:spacing w:val="56"/>
          <w:w w:val="95"/>
        </w:rPr>
        <w:t xml:space="preserve"> </w:t>
      </w:r>
      <w:r>
        <w:rPr>
          <w:w w:val="95"/>
        </w:rPr>
        <w:t>the</w:t>
      </w:r>
      <w:r>
        <w:rPr>
          <w:spacing w:val="56"/>
          <w:w w:val="95"/>
        </w:rPr>
        <w:t xml:space="preserve"> </w:t>
      </w:r>
      <w:r>
        <w:rPr>
          <w:rFonts w:ascii="Georgia"/>
          <w:i/>
          <w:w w:val="95"/>
        </w:rPr>
        <w:t>N</w:t>
      </w:r>
      <w:r>
        <w:rPr>
          <w:rFonts w:ascii="Calibri"/>
          <w:i/>
          <w:w w:val="95"/>
          <w:vertAlign w:val="subscript"/>
        </w:rPr>
        <w:t>b</w:t>
      </w:r>
      <w:r>
        <w:rPr>
          <w:rFonts w:ascii="Calibri"/>
          <w:i/>
          <w:spacing w:val="70"/>
        </w:rPr>
        <w:t xml:space="preserve"> </w:t>
      </w:r>
      <w:r>
        <w:rPr>
          <w:w w:val="95"/>
        </w:rPr>
        <w:t>posterior</w:t>
      </w:r>
      <w:r>
        <w:rPr>
          <w:spacing w:val="56"/>
          <w:w w:val="95"/>
        </w:rPr>
        <w:t xml:space="preserve"> </w:t>
      </w:r>
      <w:r>
        <w:rPr>
          <w:w w:val="95"/>
        </w:rPr>
        <w:t>samples,</w:t>
      </w:r>
      <w:r>
        <w:rPr>
          <w:spacing w:val="60"/>
        </w:rPr>
        <w:t xml:space="preserve"> </w:t>
      </w:r>
      <w:r>
        <w:rPr>
          <w:w w:val="95"/>
        </w:rPr>
        <w:t>we</w:t>
      </w:r>
      <w:r>
        <w:rPr>
          <w:spacing w:val="56"/>
          <w:w w:val="95"/>
        </w:rPr>
        <w:t xml:space="preserve"> </w:t>
      </w:r>
      <w:r>
        <w:rPr>
          <w:w w:val="95"/>
        </w:rPr>
        <w:t>calculated</w:t>
      </w:r>
      <w:r>
        <w:rPr>
          <w:spacing w:val="55"/>
          <w:w w:val="95"/>
        </w:rPr>
        <w:t xml:space="preserve"> </w:t>
      </w:r>
      <w:r>
        <w:rPr>
          <w:w w:val="95"/>
        </w:rPr>
        <w:t>the</w:t>
      </w:r>
      <w:r>
        <w:rPr>
          <w:spacing w:val="56"/>
          <w:w w:val="95"/>
        </w:rPr>
        <w:t xml:space="preserve"> </w:t>
      </w:r>
      <w:r>
        <w:rPr>
          <w:w w:val="95"/>
        </w:rPr>
        <w:t>expected</w:t>
      </w:r>
      <w:r>
        <w:rPr>
          <w:spacing w:val="56"/>
          <w:w w:val="95"/>
        </w:rPr>
        <w:t xml:space="preserve"> </w:t>
      </w:r>
      <w:r>
        <w:rPr>
          <w:rFonts w:ascii="Georgia"/>
          <w:i/>
          <w:w w:val="95"/>
        </w:rPr>
        <w:t>P</w:t>
      </w:r>
      <w:r>
        <w:rPr>
          <w:rFonts w:ascii="Georgia"/>
          <w:i/>
          <w:spacing w:val="-20"/>
          <w:w w:val="95"/>
        </w:rPr>
        <w:t xml:space="preserve"> </w:t>
      </w:r>
      <w:r>
        <w:rPr>
          <w:w w:val="95"/>
        </w:rPr>
        <w:t>(GVP)</w:t>
      </w:r>
      <w:r>
        <w:rPr>
          <w:spacing w:val="55"/>
          <w:w w:val="95"/>
        </w:rPr>
        <w:t xml:space="preserve"> </w:t>
      </w:r>
      <w:r>
        <w:rPr>
          <w:w w:val="95"/>
        </w:rPr>
        <w:t>under</w:t>
      </w:r>
      <w:r>
        <w:rPr>
          <w:spacing w:val="56"/>
          <w:w w:val="95"/>
        </w:rPr>
        <w:t xml:space="preserve"> </w:t>
      </w:r>
      <w:r>
        <w:rPr>
          <w:w w:val="95"/>
        </w:rPr>
        <w:t>each</w:t>
      </w:r>
      <w:r>
        <w:rPr>
          <w:spacing w:val="56"/>
          <w:w w:val="95"/>
        </w:rPr>
        <w:t xml:space="preserve"> </w:t>
      </w:r>
      <w:r>
        <w:rPr>
          <w:w w:val="95"/>
        </w:rPr>
        <w:t>set</w:t>
      </w:r>
      <w:r>
        <w:rPr>
          <w:spacing w:val="56"/>
          <w:w w:val="95"/>
        </w:rPr>
        <w:t xml:space="preserve"> </w:t>
      </w:r>
      <w:r>
        <w:rPr>
          <w:w w:val="95"/>
        </w:rPr>
        <w:t>of</w:t>
      </w:r>
    </w:p>
    <w:p w14:paraId="24A94698" w14:textId="77777777" w:rsidR="00C544BC" w:rsidRDefault="00C544BC">
      <w:pPr>
        <w:sectPr w:rsidR="00C544BC">
          <w:pgSz w:w="12240" w:h="15840"/>
          <w:pgMar w:top="1320" w:right="1280" w:bottom="1100" w:left="900" w:header="0" w:footer="832" w:gutter="0"/>
          <w:cols w:space="720"/>
        </w:sectPr>
      </w:pPr>
    </w:p>
    <w:p w14:paraId="0D060326" w14:textId="77777777" w:rsidR="00C544BC" w:rsidRDefault="00C544BC">
      <w:pPr>
        <w:pStyle w:val="BodyText"/>
        <w:spacing w:before="3"/>
        <w:ind w:left="0"/>
        <w:rPr>
          <w:sz w:val="18"/>
        </w:rPr>
      </w:pPr>
    </w:p>
    <w:p w14:paraId="3AB378AF" w14:textId="77777777" w:rsidR="00C544BC" w:rsidRDefault="00BD4BDE">
      <w:pPr>
        <w:ind w:left="150"/>
        <w:rPr>
          <w:rFonts w:ascii="Trebuchet MS"/>
          <w:sz w:val="12"/>
        </w:rPr>
      </w:pPr>
      <w:r>
        <w:rPr>
          <w:rFonts w:ascii="Trebuchet MS"/>
          <w:sz w:val="12"/>
        </w:rPr>
        <w:t>274</w:t>
      </w:r>
    </w:p>
    <w:p w14:paraId="1229AE0A" w14:textId="77777777" w:rsidR="00C544BC" w:rsidRDefault="00BD4BDE">
      <w:pPr>
        <w:pStyle w:val="BodyText"/>
        <w:spacing w:before="107"/>
      </w:pPr>
      <w:r>
        <w:br w:type="column"/>
      </w:r>
      <w:r>
        <w:rPr>
          <w:w w:val="95"/>
        </w:rPr>
        <w:t>covariates</w:t>
      </w:r>
      <w:r>
        <w:rPr>
          <w:spacing w:val="-6"/>
          <w:w w:val="95"/>
        </w:rPr>
        <w:t xml:space="preserve"> </w:t>
      </w:r>
      <w:r>
        <w:rPr>
          <w:w w:val="95"/>
        </w:rPr>
        <w:t>as</w:t>
      </w:r>
    </w:p>
    <w:p w14:paraId="64066EA7" w14:textId="77777777" w:rsidR="00C544BC" w:rsidRDefault="00BD4BDE">
      <w:pPr>
        <w:spacing w:before="5"/>
        <w:rPr>
          <w:sz w:val="43"/>
        </w:rPr>
      </w:pPr>
      <w:r>
        <w:br w:type="column"/>
      </w:r>
    </w:p>
    <w:p w14:paraId="65CFDF46" w14:textId="77777777" w:rsidR="00C544BC" w:rsidRDefault="00BD4BDE">
      <w:pPr>
        <w:pStyle w:val="BodyText"/>
        <w:tabs>
          <w:tab w:val="left" w:pos="5712"/>
        </w:tabs>
        <w:spacing w:before="0"/>
      </w:pPr>
      <w:r>
        <w:rPr>
          <w:rFonts w:ascii="Georgia" w:hAnsi="Georgia"/>
          <w:i/>
          <w:w w:val="105"/>
        </w:rPr>
        <w:t>P</w:t>
      </w:r>
      <w:r>
        <w:rPr>
          <w:rFonts w:ascii="Georgia" w:hAnsi="Georgia"/>
          <w:i/>
          <w:spacing w:val="-25"/>
          <w:w w:val="105"/>
        </w:rPr>
        <w:t xml:space="preserve"> </w:t>
      </w:r>
      <w:r>
        <w:rPr>
          <w:w w:val="105"/>
        </w:rPr>
        <w:t>(GVP)</w:t>
      </w:r>
      <w:r>
        <w:rPr>
          <w:spacing w:val="12"/>
          <w:w w:val="105"/>
        </w:rPr>
        <w:t xml:space="preserve"> </w:t>
      </w:r>
      <w:r>
        <w:rPr>
          <w:w w:val="105"/>
        </w:rPr>
        <w:t>=</w:t>
      </w:r>
      <w:r>
        <w:rPr>
          <w:spacing w:val="12"/>
          <w:w w:val="105"/>
        </w:rPr>
        <w:t xml:space="preserve"> </w:t>
      </w:r>
      <w:proofErr w:type="gramStart"/>
      <w:r>
        <w:rPr>
          <w:w w:val="105"/>
        </w:rPr>
        <w:t>logit</w:t>
      </w:r>
      <w:r>
        <w:rPr>
          <w:rFonts w:ascii="Cambria" w:hAnsi="Cambria"/>
          <w:w w:val="105"/>
          <w:vertAlign w:val="superscript"/>
        </w:rPr>
        <w:t>−</w:t>
      </w:r>
      <w:r>
        <w:rPr>
          <w:w w:val="105"/>
          <w:vertAlign w:val="superscript"/>
        </w:rPr>
        <w:t>1</w:t>
      </w:r>
      <w:proofErr w:type="gramEnd"/>
      <w:r>
        <w:rPr>
          <w:w w:val="105"/>
        </w:rPr>
        <w:t>(</w:t>
      </w:r>
      <w:r>
        <w:rPr>
          <w:rFonts w:ascii="Georgia" w:hAnsi="Georgia"/>
          <w:i/>
          <w:w w:val="105"/>
        </w:rPr>
        <w:t>µ</w:t>
      </w:r>
      <w:r>
        <w:rPr>
          <w:rFonts w:ascii="Trebuchet MS" w:hAnsi="Trebuchet MS"/>
          <w:w w:val="105"/>
          <w:vertAlign w:val="subscript"/>
        </w:rPr>
        <w:t>M</w:t>
      </w:r>
      <w:r>
        <w:rPr>
          <w:w w:val="105"/>
        </w:rPr>
        <w:t>)</w:t>
      </w:r>
      <w:r>
        <w:rPr>
          <w:rFonts w:ascii="Georgia" w:hAnsi="Georgia"/>
          <w:i/>
          <w:w w:val="105"/>
        </w:rPr>
        <w:t>,</w:t>
      </w:r>
      <w:r>
        <w:rPr>
          <w:rFonts w:ascii="Georgia" w:hAnsi="Georgia"/>
          <w:i/>
          <w:w w:val="105"/>
        </w:rPr>
        <w:tab/>
      </w:r>
      <w:r>
        <w:rPr>
          <w:w w:val="115"/>
        </w:rPr>
        <w:t>(1)</w:t>
      </w:r>
    </w:p>
    <w:p w14:paraId="72B55BC4" w14:textId="77777777" w:rsidR="00C544BC" w:rsidRDefault="00C544BC">
      <w:pPr>
        <w:sectPr w:rsidR="00C544BC">
          <w:pgSz w:w="12240" w:h="15840"/>
          <w:pgMar w:top="1320" w:right="1280" w:bottom="1100" w:left="900" w:header="0" w:footer="832" w:gutter="0"/>
          <w:cols w:num="3" w:space="720" w:equalWidth="0">
            <w:col w:w="341" w:space="49"/>
            <w:col w:w="1481" w:space="2018"/>
            <w:col w:w="6171"/>
          </w:cols>
        </w:sectPr>
      </w:pPr>
    </w:p>
    <w:p w14:paraId="328E5827" w14:textId="77777777" w:rsidR="00C544BC" w:rsidRDefault="00C544BC">
      <w:pPr>
        <w:pStyle w:val="BodyText"/>
        <w:spacing w:before="8"/>
        <w:ind w:left="0"/>
        <w:rPr>
          <w:sz w:val="18"/>
        </w:rPr>
      </w:pPr>
    </w:p>
    <w:p w14:paraId="19D8A404" w14:textId="77777777" w:rsidR="00C544BC" w:rsidRDefault="00BD4BDE">
      <w:pPr>
        <w:pStyle w:val="BodyText"/>
        <w:spacing w:before="118" w:line="355" w:lineRule="auto"/>
        <w:ind w:left="540" w:right="157"/>
        <w:jc w:val="both"/>
      </w:pPr>
      <w:r>
        <w:rPr>
          <w:w w:val="90"/>
        </w:rPr>
        <w:t>for</w:t>
      </w:r>
      <w:r>
        <w:rPr>
          <w:spacing w:val="1"/>
          <w:w w:val="90"/>
        </w:rPr>
        <w:t xml:space="preserve"> </w:t>
      </w:r>
      <w:r>
        <w:rPr>
          <w:w w:val="90"/>
        </w:rPr>
        <w:t>each</w:t>
      </w:r>
      <w:r>
        <w:rPr>
          <w:spacing w:val="1"/>
          <w:w w:val="90"/>
        </w:rPr>
        <w:t xml:space="preserve"> </w:t>
      </w:r>
      <w:r>
        <w:rPr>
          <w:w w:val="90"/>
        </w:rPr>
        <w:t>M = M1,</w:t>
      </w:r>
      <w:r>
        <w:rPr>
          <w:spacing w:val="1"/>
          <w:w w:val="90"/>
        </w:rPr>
        <w:t xml:space="preserve"> </w:t>
      </w:r>
      <w:r>
        <w:rPr>
          <w:w w:val="90"/>
        </w:rPr>
        <w:t>M2,</w:t>
      </w:r>
      <w:r>
        <w:rPr>
          <w:spacing w:val="1"/>
          <w:w w:val="90"/>
        </w:rPr>
        <w:t xml:space="preserve"> </w:t>
      </w:r>
      <w:r>
        <w:rPr>
          <w:w w:val="90"/>
        </w:rPr>
        <w:t>and</w:t>
      </w:r>
      <w:r>
        <w:rPr>
          <w:spacing w:val="1"/>
          <w:w w:val="90"/>
        </w:rPr>
        <w:t xml:space="preserve"> </w:t>
      </w:r>
      <w:r>
        <w:rPr>
          <w:w w:val="90"/>
        </w:rPr>
        <w:t>M3.</w:t>
      </w:r>
      <w:r>
        <w:rPr>
          <w:spacing w:val="1"/>
          <w:w w:val="90"/>
        </w:rPr>
        <w:t xml:space="preserve"> </w:t>
      </w:r>
      <w:r>
        <w:rPr>
          <w:w w:val="90"/>
        </w:rPr>
        <w:t>Then,</w:t>
      </w:r>
      <w:r>
        <w:rPr>
          <w:spacing w:val="1"/>
          <w:w w:val="90"/>
        </w:rPr>
        <w:t xml:space="preserve"> </w:t>
      </w:r>
      <w:r>
        <w:rPr>
          <w:w w:val="90"/>
        </w:rPr>
        <w:t>we</w:t>
      </w:r>
      <w:r>
        <w:rPr>
          <w:spacing w:val="1"/>
          <w:w w:val="90"/>
        </w:rPr>
        <w:t xml:space="preserve"> </w:t>
      </w:r>
      <w:r>
        <w:rPr>
          <w:w w:val="90"/>
        </w:rPr>
        <w:t>calculated</w:t>
      </w:r>
      <w:r>
        <w:rPr>
          <w:spacing w:val="1"/>
          <w:w w:val="90"/>
        </w:rPr>
        <w:t xml:space="preserve"> </w:t>
      </w:r>
      <w:r>
        <w:rPr>
          <w:w w:val="90"/>
        </w:rPr>
        <w:t>the</w:t>
      </w:r>
      <w:r>
        <w:rPr>
          <w:spacing w:val="1"/>
          <w:w w:val="90"/>
        </w:rPr>
        <w:t xml:space="preserve"> </w:t>
      </w:r>
      <w:r>
        <w:rPr>
          <w:w w:val="90"/>
        </w:rPr>
        <w:t>change</w:t>
      </w:r>
      <w:r>
        <w:rPr>
          <w:spacing w:val="1"/>
          <w:w w:val="90"/>
        </w:rPr>
        <w:t xml:space="preserve"> </w:t>
      </w:r>
      <w:r>
        <w:rPr>
          <w:w w:val="90"/>
        </w:rPr>
        <w:t>in</w:t>
      </w:r>
      <w:r>
        <w:rPr>
          <w:spacing w:val="1"/>
          <w:w w:val="90"/>
        </w:rPr>
        <w:t xml:space="preserve"> </w:t>
      </w:r>
      <w:r>
        <w:rPr>
          <w:rFonts w:ascii="Georgia" w:hAnsi="Georgia"/>
          <w:i/>
          <w:w w:val="90"/>
        </w:rPr>
        <w:t xml:space="preserve">P </w:t>
      </w:r>
      <w:r>
        <w:rPr>
          <w:w w:val="90"/>
        </w:rPr>
        <w:t>(GVP)</w:t>
      </w:r>
      <w:r>
        <w:rPr>
          <w:spacing w:val="1"/>
          <w:w w:val="90"/>
        </w:rPr>
        <w:t xml:space="preserve"> </w:t>
      </w:r>
      <w:r>
        <w:rPr>
          <w:w w:val="90"/>
        </w:rPr>
        <w:t>for</w:t>
      </w:r>
      <w:r>
        <w:rPr>
          <w:spacing w:val="1"/>
          <w:w w:val="90"/>
        </w:rPr>
        <w:t xml:space="preserve"> </w:t>
      </w:r>
      <w:r>
        <w:rPr>
          <w:w w:val="90"/>
        </w:rPr>
        <w:t>each</w:t>
      </w:r>
      <w:r>
        <w:rPr>
          <w:spacing w:val="1"/>
          <w:w w:val="90"/>
        </w:rPr>
        <w:t xml:space="preserve"> </w:t>
      </w:r>
      <w:r>
        <w:rPr>
          <w:w w:val="90"/>
        </w:rPr>
        <w:t>set</w:t>
      </w:r>
      <w:r>
        <w:rPr>
          <w:spacing w:val="1"/>
          <w:w w:val="90"/>
        </w:rPr>
        <w:t xml:space="preserve"> </w:t>
      </w:r>
      <w:r>
        <w:rPr>
          <w:w w:val="90"/>
        </w:rPr>
        <w:t>of</w:t>
      </w:r>
      <w:r>
        <w:rPr>
          <w:spacing w:val="1"/>
          <w:w w:val="90"/>
        </w:rPr>
        <w:t xml:space="preserve"> </w:t>
      </w:r>
      <w:r>
        <w:rPr>
          <w:w w:val="95"/>
        </w:rPr>
        <w:t>covariates</w:t>
      </w:r>
      <w:r>
        <w:rPr>
          <w:spacing w:val="-8"/>
          <w:w w:val="95"/>
        </w:rPr>
        <w:t xml:space="preserve"> </w:t>
      </w:r>
      <w:r>
        <w:rPr>
          <w:w w:val="95"/>
        </w:rPr>
        <w:t>between</w:t>
      </w:r>
      <w:r>
        <w:rPr>
          <w:spacing w:val="-8"/>
          <w:w w:val="95"/>
        </w:rPr>
        <w:t xml:space="preserve"> </w:t>
      </w:r>
      <w:r>
        <w:rPr>
          <w:w w:val="90"/>
        </w:rPr>
        <w:t>M3</w:t>
      </w:r>
      <w:r>
        <w:rPr>
          <w:spacing w:val="-4"/>
          <w:w w:val="90"/>
        </w:rPr>
        <w:t xml:space="preserve"> </w:t>
      </w:r>
      <w:r>
        <w:rPr>
          <w:w w:val="95"/>
        </w:rPr>
        <w:t>and</w:t>
      </w:r>
      <w:r>
        <w:rPr>
          <w:spacing w:val="-8"/>
          <w:w w:val="95"/>
        </w:rPr>
        <w:t xml:space="preserve"> </w:t>
      </w:r>
      <w:r>
        <w:rPr>
          <w:w w:val="90"/>
        </w:rPr>
        <w:t>M1</w:t>
      </w:r>
      <w:r>
        <w:rPr>
          <w:spacing w:val="-5"/>
          <w:w w:val="90"/>
        </w:rPr>
        <w:t xml:space="preserve"> </w:t>
      </w:r>
      <w:r>
        <w:rPr>
          <w:w w:val="95"/>
        </w:rPr>
        <w:t>(∆</w:t>
      </w:r>
      <w:r>
        <w:rPr>
          <w:rFonts w:ascii="Trebuchet MS" w:hAnsi="Trebuchet MS"/>
          <w:w w:val="95"/>
          <w:vertAlign w:val="subscript"/>
        </w:rPr>
        <w:t>M3:M1</w:t>
      </w:r>
      <w:r>
        <w:rPr>
          <w:w w:val="95"/>
        </w:rPr>
        <w:t>)</w:t>
      </w:r>
      <w:r>
        <w:rPr>
          <w:spacing w:val="-7"/>
          <w:w w:val="95"/>
        </w:rPr>
        <w:t xml:space="preserve"> </w:t>
      </w:r>
      <w:r>
        <w:rPr>
          <w:w w:val="95"/>
        </w:rPr>
        <w:t>and</w:t>
      </w:r>
      <w:r>
        <w:rPr>
          <w:spacing w:val="-8"/>
          <w:w w:val="95"/>
        </w:rPr>
        <w:t xml:space="preserve"> </w:t>
      </w:r>
      <w:r>
        <w:rPr>
          <w:w w:val="95"/>
        </w:rPr>
        <w:t>between</w:t>
      </w:r>
      <w:r>
        <w:rPr>
          <w:spacing w:val="-8"/>
          <w:w w:val="95"/>
        </w:rPr>
        <w:t xml:space="preserve"> </w:t>
      </w:r>
      <w:r>
        <w:rPr>
          <w:w w:val="90"/>
        </w:rPr>
        <w:t>M3</w:t>
      </w:r>
      <w:r>
        <w:rPr>
          <w:spacing w:val="-4"/>
          <w:w w:val="90"/>
        </w:rPr>
        <w:t xml:space="preserve"> </w:t>
      </w:r>
      <w:r>
        <w:rPr>
          <w:w w:val="95"/>
        </w:rPr>
        <w:t>and</w:t>
      </w:r>
      <w:r>
        <w:rPr>
          <w:spacing w:val="-8"/>
          <w:w w:val="95"/>
        </w:rPr>
        <w:t xml:space="preserve"> </w:t>
      </w:r>
      <w:r>
        <w:rPr>
          <w:w w:val="90"/>
        </w:rPr>
        <w:t>M2</w:t>
      </w:r>
      <w:r>
        <w:rPr>
          <w:spacing w:val="-5"/>
          <w:w w:val="90"/>
        </w:rPr>
        <w:t xml:space="preserve"> </w:t>
      </w:r>
      <w:r>
        <w:rPr>
          <w:w w:val="95"/>
        </w:rPr>
        <w:t>(∆</w:t>
      </w:r>
      <w:r>
        <w:rPr>
          <w:rFonts w:ascii="Trebuchet MS" w:hAnsi="Trebuchet MS"/>
          <w:w w:val="95"/>
          <w:vertAlign w:val="subscript"/>
        </w:rPr>
        <w:t>M3:M2</w:t>
      </w:r>
      <w:r>
        <w:rPr>
          <w:w w:val="95"/>
        </w:rPr>
        <w:t>)</w:t>
      </w:r>
      <w:r>
        <w:rPr>
          <w:spacing w:val="-7"/>
          <w:w w:val="95"/>
        </w:rPr>
        <w:t xml:space="preserve"> </w:t>
      </w:r>
      <w:r>
        <w:rPr>
          <w:w w:val="95"/>
        </w:rPr>
        <w:t>for</w:t>
      </w:r>
      <w:r>
        <w:rPr>
          <w:spacing w:val="-8"/>
          <w:w w:val="95"/>
        </w:rPr>
        <w:t xml:space="preserve"> </w:t>
      </w:r>
      <w:r>
        <w:rPr>
          <w:w w:val="95"/>
        </w:rPr>
        <w:t>each</w:t>
      </w:r>
      <w:r>
        <w:rPr>
          <w:spacing w:val="-8"/>
          <w:w w:val="95"/>
        </w:rPr>
        <w:t xml:space="preserve"> </w:t>
      </w:r>
      <w:r>
        <w:rPr>
          <w:w w:val="95"/>
        </w:rPr>
        <w:t>realization</w:t>
      </w:r>
      <w:r>
        <w:rPr>
          <w:spacing w:val="-7"/>
          <w:w w:val="95"/>
        </w:rPr>
        <w:t xml:space="preserve"> </w:t>
      </w:r>
      <w:r>
        <w:rPr>
          <w:w w:val="95"/>
        </w:rPr>
        <w:t>of</w:t>
      </w:r>
      <w:r>
        <w:rPr>
          <w:spacing w:val="-55"/>
          <w:w w:val="9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posterior</w:t>
      </w:r>
      <w:r>
        <w:rPr>
          <w:spacing w:val="16"/>
        </w:rPr>
        <w:t xml:space="preserve"> </w:t>
      </w:r>
      <w:r>
        <w:t>simulation.</w:t>
      </w:r>
    </w:p>
    <w:p w14:paraId="2718EABF" w14:textId="77777777" w:rsidR="00C544BC" w:rsidRDefault="00C544BC">
      <w:pPr>
        <w:pStyle w:val="BodyText"/>
        <w:spacing w:before="5"/>
        <w:ind w:left="0"/>
        <w:rPr>
          <w:sz w:val="8"/>
        </w:rPr>
      </w:pPr>
    </w:p>
    <w:p w14:paraId="01F26B32" w14:textId="77777777" w:rsidR="00C544BC" w:rsidRDefault="00C544BC">
      <w:pPr>
        <w:rPr>
          <w:sz w:val="8"/>
        </w:rPr>
        <w:sectPr w:rsidR="00C544BC">
          <w:type w:val="continuous"/>
          <w:pgSz w:w="12240" w:h="15840"/>
          <w:pgMar w:top="1200" w:right="1280" w:bottom="1020" w:left="900" w:header="0" w:footer="832" w:gutter="0"/>
          <w:cols w:space="720"/>
        </w:sectPr>
      </w:pPr>
    </w:p>
    <w:p w14:paraId="4C070D6B" w14:textId="77777777" w:rsidR="00C544BC" w:rsidRDefault="00BD4BDE">
      <w:pPr>
        <w:spacing w:before="275"/>
        <w:jc w:val="right"/>
        <w:rPr>
          <w:sz w:val="16"/>
        </w:rPr>
      </w:pPr>
      <w:r>
        <w:rPr>
          <w:w w:val="115"/>
          <w:position w:val="4"/>
          <w:sz w:val="24"/>
        </w:rPr>
        <w:t>∆</w:t>
      </w:r>
      <w:r>
        <w:rPr>
          <w:rFonts w:ascii="Calibri" w:hAnsi="Calibri"/>
          <w:i/>
          <w:w w:val="115"/>
          <w:sz w:val="16"/>
        </w:rPr>
        <w:t>M</w:t>
      </w:r>
      <w:r>
        <w:rPr>
          <w:rFonts w:ascii="Calibri" w:hAnsi="Calibri"/>
          <w:i/>
          <w:spacing w:val="-14"/>
          <w:w w:val="115"/>
          <w:sz w:val="16"/>
        </w:rPr>
        <w:t xml:space="preserve"> </w:t>
      </w:r>
      <w:r>
        <w:rPr>
          <w:w w:val="115"/>
          <w:sz w:val="16"/>
        </w:rPr>
        <w:t>3:</w:t>
      </w:r>
      <w:r>
        <w:rPr>
          <w:rFonts w:ascii="Calibri" w:hAnsi="Calibri"/>
          <w:i/>
          <w:w w:val="115"/>
          <w:sz w:val="16"/>
        </w:rPr>
        <w:t>M</w:t>
      </w:r>
      <w:r>
        <w:rPr>
          <w:rFonts w:ascii="Calibri" w:hAnsi="Calibri"/>
          <w:i/>
          <w:spacing w:val="-14"/>
          <w:w w:val="115"/>
          <w:sz w:val="16"/>
        </w:rPr>
        <w:t xml:space="preserve"> </w:t>
      </w:r>
      <w:r>
        <w:rPr>
          <w:w w:val="115"/>
          <w:sz w:val="16"/>
        </w:rPr>
        <w:t>1</w:t>
      </w:r>
    </w:p>
    <w:p w14:paraId="459A9AD0" w14:textId="77777777" w:rsidR="00C544BC" w:rsidRDefault="00BD4BDE">
      <w:pPr>
        <w:spacing w:before="305"/>
        <w:jc w:val="right"/>
        <w:rPr>
          <w:sz w:val="16"/>
        </w:rPr>
      </w:pPr>
      <w:r>
        <w:rPr>
          <w:w w:val="115"/>
          <w:position w:val="4"/>
          <w:sz w:val="24"/>
        </w:rPr>
        <w:t>∆</w:t>
      </w:r>
      <w:r>
        <w:rPr>
          <w:rFonts w:ascii="Calibri" w:hAnsi="Calibri"/>
          <w:i/>
          <w:w w:val="115"/>
          <w:sz w:val="16"/>
        </w:rPr>
        <w:t>M</w:t>
      </w:r>
      <w:r>
        <w:rPr>
          <w:rFonts w:ascii="Calibri" w:hAnsi="Calibri"/>
          <w:i/>
          <w:spacing w:val="-14"/>
          <w:w w:val="115"/>
          <w:sz w:val="16"/>
        </w:rPr>
        <w:t xml:space="preserve"> </w:t>
      </w:r>
      <w:r>
        <w:rPr>
          <w:w w:val="115"/>
          <w:sz w:val="16"/>
        </w:rPr>
        <w:t>3:</w:t>
      </w:r>
      <w:r>
        <w:rPr>
          <w:rFonts w:ascii="Calibri" w:hAnsi="Calibri"/>
          <w:i/>
          <w:w w:val="115"/>
          <w:sz w:val="16"/>
        </w:rPr>
        <w:t>M</w:t>
      </w:r>
      <w:r>
        <w:rPr>
          <w:rFonts w:ascii="Calibri" w:hAnsi="Calibri"/>
          <w:i/>
          <w:spacing w:val="-14"/>
          <w:w w:val="115"/>
          <w:sz w:val="16"/>
        </w:rPr>
        <w:t xml:space="preserve"> </w:t>
      </w:r>
      <w:r>
        <w:rPr>
          <w:w w:val="115"/>
          <w:sz w:val="16"/>
        </w:rPr>
        <w:t>2</w:t>
      </w:r>
    </w:p>
    <w:p w14:paraId="5731FF58" w14:textId="77777777" w:rsidR="00C544BC" w:rsidRDefault="00BD4BDE">
      <w:pPr>
        <w:spacing w:before="153" w:line="156" w:lineRule="auto"/>
        <w:ind w:left="36"/>
        <w:rPr>
          <w:rFonts w:ascii="Trebuchet MS" w:hAnsi="Trebuchet MS"/>
          <w:sz w:val="24"/>
        </w:rPr>
      </w:pPr>
      <w:r>
        <w:br w:type="column"/>
      </w:r>
      <w:r>
        <w:rPr>
          <w:position w:val="-15"/>
          <w:sz w:val="24"/>
        </w:rPr>
        <w:t>=</w:t>
      </w:r>
      <w:r>
        <w:rPr>
          <w:spacing w:val="54"/>
          <w:position w:val="-15"/>
          <w:sz w:val="24"/>
        </w:rPr>
        <w:t xml:space="preserve"> </w:t>
      </w:r>
      <w:r>
        <w:rPr>
          <w:rFonts w:ascii="Georgia" w:hAnsi="Georgia"/>
          <w:i/>
          <w:sz w:val="24"/>
          <w:u w:val="single"/>
        </w:rPr>
        <w:t>P</w:t>
      </w:r>
      <w:r>
        <w:rPr>
          <w:rFonts w:ascii="Georgia" w:hAnsi="Georgia"/>
          <w:i/>
          <w:spacing w:val="-18"/>
          <w:sz w:val="24"/>
          <w:u w:val="single"/>
        </w:rPr>
        <w:t xml:space="preserve"> </w:t>
      </w:r>
      <w:r>
        <w:rPr>
          <w:sz w:val="24"/>
          <w:u w:val="single"/>
        </w:rPr>
        <w:t>(GVP)</w:t>
      </w:r>
      <w:r>
        <w:rPr>
          <w:rFonts w:ascii="Trebuchet MS" w:hAnsi="Trebuchet MS"/>
          <w:sz w:val="24"/>
          <w:u w:val="single"/>
          <w:vertAlign w:val="subscript"/>
        </w:rPr>
        <w:t>M3</w:t>
      </w:r>
      <w:r>
        <w:rPr>
          <w:rFonts w:ascii="Trebuchet MS" w:hAnsi="Trebuchet MS"/>
          <w:spacing w:val="7"/>
          <w:sz w:val="24"/>
          <w:u w:val="single"/>
        </w:rPr>
        <w:t xml:space="preserve"> </w:t>
      </w:r>
      <w:r>
        <w:rPr>
          <w:rFonts w:ascii="Lucida Sans Unicode" w:hAnsi="Lucida Sans Unicode"/>
          <w:sz w:val="24"/>
          <w:u w:val="single"/>
        </w:rPr>
        <w:t>−</w:t>
      </w:r>
      <w:r>
        <w:rPr>
          <w:rFonts w:ascii="Lucida Sans Unicode" w:hAnsi="Lucida Sans Unicode"/>
          <w:spacing w:val="-9"/>
          <w:sz w:val="24"/>
          <w:u w:val="single"/>
        </w:rPr>
        <w:t xml:space="preserve"> </w:t>
      </w:r>
      <w:r>
        <w:rPr>
          <w:rFonts w:ascii="Georgia" w:hAnsi="Georgia"/>
          <w:i/>
          <w:sz w:val="24"/>
          <w:u w:val="single"/>
        </w:rPr>
        <w:t>P</w:t>
      </w:r>
      <w:r>
        <w:rPr>
          <w:rFonts w:ascii="Georgia" w:hAnsi="Georgia"/>
          <w:i/>
          <w:spacing w:val="-18"/>
          <w:sz w:val="24"/>
          <w:u w:val="single"/>
        </w:rPr>
        <w:t xml:space="preserve"> </w:t>
      </w:r>
      <w:r>
        <w:rPr>
          <w:sz w:val="24"/>
          <w:u w:val="single"/>
        </w:rPr>
        <w:t>(GVP)</w:t>
      </w:r>
      <w:r>
        <w:rPr>
          <w:rFonts w:ascii="Trebuchet MS" w:hAnsi="Trebuchet MS"/>
          <w:sz w:val="24"/>
          <w:u w:val="single"/>
          <w:vertAlign w:val="subscript"/>
        </w:rPr>
        <w:t>M1</w:t>
      </w:r>
    </w:p>
    <w:p w14:paraId="341DAE62" w14:textId="77777777" w:rsidR="00C544BC" w:rsidRDefault="00BD4BDE">
      <w:pPr>
        <w:spacing w:line="236" w:lineRule="exact"/>
        <w:ind w:left="986"/>
        <w:rPr>
          <w:rFonts w:ascii="Trebuchet MS"/>
          <w:sz w:val="24"/>
        </w:rPr>
      </w:pPr>
      <w:r>
        <w:rPr>
          <w:rFonts w:ascii="Georgia"/>
          <w:i/>
          <w:sz w:val="24"/>
        </w:rPr>
        <w:t>P</w:t>
      </w:r>
      <w:r>
        <w:rPr>
          <w:rFonts w:ascii="Georgia"/>
          <w:i/>
          <w:spacing w:val="-23"/>
          <w:sz w:val="24"/>
        </w:rPr>
        <w:t xml:space="preserve"> </w:t>
      </w:r>
      <w:r>
        <w:rPr>
          <w:sz w:val="24"/>
        </w:rPr>
        <w:t>(GVP)</w:t>
      </w:r>
      <w:r>
        <w:rPr>
          <w:rFonts w:ascii="Trebuchet MS"/>
          <w:sz w:val="24"/>
          <w:vertAlign w:val="subscript"/>
        </w:rPr>
        <w:t>M1</w:t>
      </w:r>
    </w:p>
    <w:p w14:paraId="71B7B027" w14:textId="77777777" w:rsidR="00C544BC" w:rsidRDefault="00BD4BDE">
      <w:pPr>
        <w:pStyle w:val="BodyText"/>
        <w:spacing w:before="38" w:line="156" w:lineRule="auto"/>
        <w:ind w:left="36"/>
        <w:rPr>
          <w:rFonts w:ascii="Trebuchet MS" w:hAnsi="Trebuchet MS"/>
        </w:rPr>
      </w:pPr>
      <w:r>
        <w:rPr>
          <w:position w:val="-15"/>
        </w:rPr>
        <w:t>=</w:t>
      </w:r>
      <w:r>
        <w:rPr>
          <w:spacing w:val="52"/>
          <w:position w:val="-15"/>
        </w:rPr>
        <w:t xml:space="preserve"> </w:t>
      </w:r>
      <w:r>
        <w:rPr>
          <w:rFonts w:ascii="Georgia" w:hAnsi="Georgia"/>
          <w:i/>
          <w:u w:val="single"/>
        </w:rPr>
        <w:t>P</w:t>
      </w:r>
      <w:r>
        <w:rPr>
          <w:rFonts w:ascii="Georgia" w:hAnsi="Georgia"/>
          <w:i/>
          <w:spacing w:val="-18"/>
          <w:u w:val="single"/>
        </w:rPr>
        <w:t xml:space="preserve"> </w:t>
      </w:r>
      <w:r>
        <w:rPr>
          <w:u w:val="single"/>
        </w:rPr>
        <w:t>(GVP)</w:t>
      </w:r>
      <w:r>
        <w:rPr>
          <w:rFonts w:ascii="Trebuchet MS" w:hAnsi="Trebuchet MS"/>
          <w:u w:val="single"/>
          <w:vertAlign w:val="subscript"/>
        </w:rPr>
        <w:t>M3</w:t>
      </w:r>
      <w:r>
        <w:rPr>
          <w:rFonts w:ascii="Trebuchet MS" w:hAnsi="Trebuchet MS"/>
          <w:spacing w:val="5"/>
          <w:u w:val="single"/>
        </w:rPr>
        <w:t xml:space="preserve"> </w:t>
      </w:r>
      <w:r>
        <w:rPr>
          <w:rFonts w:ascii="Lucida Sans Unicode" w:hAnsi="Lucida Sans Unicode"/>
          <w:u w:val="single"/>
        </w:rPr>
        <w:t>−</w:t>
      </w:r>
      <w:r>
        <w:rPr>
          <w:rFonts w:ascii="Lucida Sans Unicode" w:hAnsi="Lucida Sans Unicode"/>
          <w:spacing w:val="-10"/>
          <w:u w:val="single"/>
        </w:rPr>
        <w:t xml:space="preserve"> </w:t>
      </w:r>
      <w:r>
        <w:rPr>
          <w:rFonts w:ascii="Georgia" w:hAnsi="Georgia"/>
          <w:i/>
          <w:u w:val="single"/>
        </w:rPr>
        <w:t>P</w:t>
      </w:r>
      <w:r>
        <w:rPr>
          <w:rFonts w:ascii="Georgia" w:hAnsi="Georgia"/>
          <w:i/>
          <w:spacing w:val="-18"/>
          <w:u w:val="single"/>
        </w:rPr>
        <w:t xml:space="preserve"> </w:t>
      </w:r>
      <w:r>
        <w:rPr>
          <w:u w:val="single"/>
        </w:rPr>
        <w:t>(GVP)</w:t>
      </w:r>
      <w:r>
        <w:rPr>
          <w:rFonts w:ascii="Trebuchet MS" w:hAnsi="Trebuchet MS"/>
          <w:u w:val="single"/>
          <w:vertAlign w:val="subscript"/>
        </w:rPr>
        <w:t>M2</w:t>
      </w:r>
    </w:p>
    <w:p w14:paraId="2EEDBE1B" w14:textId="77777777" w:rsidR="00C544BC" w:rsidRDefault="00BD4BDE">
      <w:pPr>
        <w:spacing w:line="245" w:lineRule="exact"/>
        <w:ind w:left="986"/>
        <w:rPr>
          <w:rFonts w:ascii="Trebuchet MS"/>
          <w:sz w:val="24"/>
        </w:rPr>
      </w:pPr>
      <w:r>
        <w:rPr>
          <w:rFonts w:ascii="Georgia"/>
          <w:i/>
          <w:sz w:val="24"/>
        </w:rPr>
        <w:t>P</w:t>
      </w:r>
      <w:r>
        <w:rPr>
          <w:rFonts w:ascii="Georgia"/>
          <w:i/>
          <w:spacing w:val="-23"/>
          <w:sz w:val="24"/>
        </w:rPr>
        <w:t xml:space="preserve"> </w:t>
      </w:r>
      <w:r>
        <w:rPr>
          <w:sz w:val="24"/>
        </w:rPr>
        <w:t>(GVP)</w:t>
      </w:r>
      <w:r>
        <w:rPr>
          <w:rFonts w:ascii="Trebuchet MS"/>
          <w:sz w:val="24"/>
          <w:vertAlign w:val="subscript"/>
        </w:rPr>
        <w:t>M2</w:t>
      </w:r>
    </w:p>
    <w:p w14:paraId="71A2E80C" w14:textId="77777777" w:rsidR="00C544BC" w:rsidRDefault="00BD4BDE">
      <w:pPr>
        <w:spacing w:before="279"/>
        <w:ind w:right="157"/>
        <w:jc w:val="right"/>
        <w:rPr>
          <w:sz w:val="24"/>
        </w:rPr>
      </w:pPr>
      <w:r>
        <w:br w:type="column"/>
      </w:r>
      <w:r>
        <w:rPr>
          <w:w w:val="105"/>
          <w:sz w:val="24"/>
        </w:rPr>
        <w:t>(2)</w:t>
      </w:r>
    </w:p>
    <w:p w14:paraId="11AD1730" w14:textId="77777777" w:rsidR="00C544BC" w:rsidRDefault="00C544BC">
      <w:pPr>
        <w:pStyle w:val="BodyText"/>
        <w:spacing w:before="11"/>
        <w:ind w:left="0"/>
        <w:rPr>
          <w:sz w:val="23"/>
        </w:rPr>
      </w:pPr>
    </w:p>
    <w:p w14:paraId="385F459C" w14:textId="77777777" w:rsidR="00C544BC" w:rsidRDefault="00BD4BDE">
      <w:pPr>
        <w:pStyle w:val="BodyText"/>
        <w:spacing w:before="0"/>
        <w:ind w:left="0" w:right="157"/>
        <w:jc w:val="right"/>
      </w:pPr>
      <w:r>
        <w:rPr>
          <w:w w:val="105"/>
        </w:rPr>
        <w:t>(3)</w:t>
      </w:r>
    </w:p>
    <w:p w14:paraId="39FE3BDA" w14:textId="77777777" w:rsidR="00C544BC" w:rsidRDefault="00C544BC">
      <w:pPr>
        <w:jc w:val="right"/>
        <w:sectPr w:rsidR="00C544BC">
          <w:type w:val="continuous"/>
          <w:pgSz w:w="12240" w:h="15840"/>
          <w:pgMar w:top="1200" w:right="1280" w:bottom="1020" w:left="900" w:header="0" w:footer="832" w:gutter="0"/>
          <w:cols w:num="3" w:space="720" w:equalWidth="0">
            <w:col w:w="4210" w:space="40"/>
            <w:col w:w="2718" w:space="39"/>
            <w:col w:w="3053"/>
          </w:cols>
        </w:sectPr>
      </w:pPr>
    </w:p>
    <w:p w14:paraId="694AED4A" w14:textId="77777777" w:rsidR="00C544BC" w:rsidRDefault="00C544BC">
      <w:pPr>
        <w:pStyle w:val="BodyText"/>
        <w:spacing w:before="12"/>
        <w:ind w:left="0"/>
        <w:rPr>
          <w:sz w:val="19"/>
        </w:rPr>
      </w:pPr>
    </w:p>
    <w:p w14:paraId="7A7E1A94" w14:textId="77777777" w:rsidR="00C544BC" w:rsidRDefault="00BD4BDE">
      <w:pPr>
        <w:pStyle w:val="BodyText"/>
        <w:spacing w:before="118"/>
      </w:pPr>
      <w:r>
        <w:rPr>
          <w:rFonts w:ascii="Trebuchet MS" w:hAnsi="Trebuchet MS"/>
          <w:sz w:val="12"/>
        </w:rPr>
        <w:t xml:space="preserve">275    </w:t>
      </w:r>
      <w:r>
        <w:rPr>
          <w:rFonts w:ascii="Trebuchet MS" w:hAnsi="Trebuchet MS"/>
          <w:spacing w:val="19"/>
          <w:sz w:val="12"/>
        </w:rPr>
        <w:t xml:space="preserve"> </w:t>
      </w:r>
      <w:r>
        <w:t>For</w:t>
      </w:r>
      <w:r>
        <w:rPr>
          <w:spacing w:val="13"/>
        </w:rPr>
        <w:t xml:space="preserve"> </w:t>
      </w:r>
      <w:r>
        <w:t>each</w:t>
      </w:r>
      <w:r>
        <w:rPr>
          <w:spacing w:val="12"/>
        </w:rPr>
        <w:t xml:space="preserve"> </w:t>
      </w:r>
      <w:r>
        <w:t>received</w:t>
      </w:r>
      <w:r>
        <w:rPr>
          <w:spacing w:val="12"/>
        </w:rPr>
        <w:t xml:space="preserve"> </w:t>
      </w:r>
      <w:r>
        <w:t>level</w:t>
      </w:r>
      <w:r>
        <w:rPr>
          <w:spacing w:val="12"/>
        </w:rPr>
        <w:t xml:space="preserve"> </w:t>
      </w:r>
      <w:r>
        <w:t>we</w:t>
      </w:r>
      <w:r>
        <w:rPr>
          <w:spacing w:val="12"/>
        </w:rPr>
        <w:t xml:space="preserve"> </w:t>
      </w:r>
      <w:proofErr w:type="spellStart"/>
      <w:r>
        <w:t>calcualted</w:t>
      </w:r>
      <w:proofErr w:type="spellEnd"/>
      <w:r>
        <w:rPr>
          <w:spacing w:val="13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2.5th,</w:t>
      </w:r>
      <w:r>
        <w:rPr>
          <w:spacing w:val="14"/>
        </w:rPr>
        <w:t xml:space="preserve"> </w:t>
      </w:r>
      <w:r>
        <w:t>50th,</w:t>
      </w:r>
      <w:r>
        <w:rPr>
          <w:spacing w:val="15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97.5th</w:t>
      </w:r>
      <w:r>
        <w:rPr>
          <w:spacing w:val="12"/>
        </w:rPr>
        <w:t xml:space="preserve"> </w:t>
      </w:r>
      <w:r>
        <w:t>quantiles</w:t>
      </w:r>
      <w:r>
        <w:rPr>
          <w:spacing w:val="13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∆</w:t>
      </w:r>
      <w:r>
        <w:rPr>
          <w:rFonts w:ascii="Trebuchet MS" w:hAnsi="Trebuchet MS"/>
          <w:vertAlign w:val="subscript"/>
        </w:rPr>
        <w:t>M3:M1</w:t>
      </w:r>
      <w:r>
        <w:rPr>
          <w:rFonts w:ascii="Trebuchet MS" w:hAnsi="Trebuchet MS"/>
          <w:spacing w:val="7"/>
        </w:rPr>
        <w:t xml:space="preserve"> </w:t>
      </w:r>
      <w:r>
        <w:t>and</w:t>
      </w:r>
    </w:p>
    <w:p w14:paraId="52CE92C8" w14:textId="77777777" w:rsidR="00C544BC" w:rsidRDefault="00BD4BDE">
      <w:pPr>
        <w:pStyle w:val="BodyText"/>
      </w:pPr>
      <w:r>
        <w:rPr>
          <w:rFonts w:ascii="Trebuchet MS" w:hAnsi="Trebuchet MS"/>
          <w:sz w:val="12"/>
        </w:rPr>
        <w:t xml:space="preserve">276     </w:t>
      </w:r>
      <w:r>
        <w:rPr>
          <w:w w:val="95"/>
        </w:rPr>
        <w:t>∆</w:t>
      </w:r>
      <w:r>
        <w:rPr>
          <w:rFonts w:ascii="Trebuchet MS" w:hAnsi="Trebuchet MS"/>
          <w:w w:val="95"/>
          <w:vertAlign w:val="subscript"/>
        </w:rPr>
        <w:t>M3:M2</w:t>
      </w:r>
      <w:r>
        <w:rPr>
          <w:rFonts w:ascii="Trebuchet MS" w:hAnsi="Trebuchet MS"/>
          <w:spacing w:val="21"/>
          <w:w w:val="95"/>
        </w:rPr>
        <w:t xml:space="preserve"> </w:t>
      </w:r>
      <w:r>
        <w:rPr>
          <w:w w:val="95"/>
        </w:rPr>
        <w:t>to</w:t>
      </w:r>
      <w:r>
        <w:rPr>
          <w:spacing w:val="23"/>
          <w:w w:val="95"/>
        </w:rPr>
        <w:t xml:space="preserve"> </w:t>
      </w:r>
      <w:r>
        <w:rPr>
          <w:w w:val="95"/>
        </w:rPr>
        <w:t>create</w:t>
      </w:r>
      <w:r>
        <w:rPr>
          <w:spacing w:val="23"/>
          <w:w w:val="95"/>
        </w:rPr>
        <w:t xml:space="preserve"> </w:t>
      </w:r>
      <w:r>
        <w:rPr>
          <w:w w:val="95"/>
        </w:rPr>
        <w:t>95%</w:t>
      </w:r>
      <w:r>
        <w:rPr>
          <w:spacing w:val="23"/>
          <w:w w:val="95"/>
        </w:rPr>
        <w:t xml:space="preserve"> </w:t>
      </w:r>
      <w:r>
        <w:rPr>
          <w:w w:val="95"/>
        </w:rPr>
        <w:t>CIs</w:t>
      </w:r>
      <w:r>
        <w:rPr>
          <w:spacing w:val="24"/>
          <w:w w:val="95"/>
        </w:rPr>
        <w:t xml:space="preserve"> </w:t>
      </w:r>
      <w:r>
        <w:rPr>
          <w:w w:val="95"/>
        </w:rPr>
        <w:t>of</w:t>
      </w:r>
      <w:r>
        <w:rPr>
          <w:spacing w:val="23"/>
          <w:w w:val="95"/>
        </w:rPr>
        <w:t xml:space="preserve"> </w:t>
      </w:r>
      <w:r>
        <w:rPr>
          <w:w w:val="95"/>
        </w:rPr>
        <w:t>change</w:t>
      </w:r>
      <w:r>
        <w:rPr>
          <w:spacing w:val="23"/>
          <w:w w:val="95"/>
        </w:rPr>
        <w:t xml:space="preserve"> </w:t>
      </w:r>
      <w:r>
        <w:rPr>
          <w:w w:val="95"/>
        </w:rPr>
        <w:t>in</w:t>
      </w:r>
      <w:r>
        <w:rPr>
          <w:spacing w:val="23"/>
          <w:w w:val="95"/>
        </w:rPr>
        <w:t xml:space="preserve"> </w:t>
      </w:r>
      <w:r>
        <w:rPr>
          <w:rFonts w:ascii="Georgia" w:hAnsi="Georgia"/>
          <w:i/>
          <w:w w:val="95"/>
        </w:rPr>
        <w:t>P</w:t>
      </w:r>
      <w:r>
        <w:rPr>
          <w:rFonts w:ascii="Georgia" w:hAnsi="Georgia"/>
          <w:i/>
          <w:spacing w:val="-23"/>
          <w:w w:val="95"/>
        </w:rPr>
        <w:t xml:space="preserve"> </w:t>
      </w:r>
      <w:r>
        <w:rPr>
          <w:w w:val="95"/>
        </w:rPr>
        <w:t>(GVP)</w:t>
      </w:r>
      <w:r>
        <w:rPr>
          <w:spacing w:val="23"/>
          <w:w w:val="95"/>
        </w:rPr>
        <w:t xml:space="preserve"> </w:t>
      </w:r>
      <w:r>
        <w:rPr>
          <w:w w:val="95"/>
        </w:rPr>
        <w:t>across</w:t>
      </w:r>
      <w:r>
        <w:rPr>
          <w:spacing w:val="22"/>
          <w:w w:val="95"/>
        </w:rPr>
        <w:t xml:space="preserve"> </w:t>
      </w:r>
      <w:r>
        <w:rPr>
          <w:w w:val="95"/>
        </w:rPr>
        <w:t>possible</w:t>
      </w:r>
      <w:r>
        <w:rPr>
          <w:spacing w:val="22"/>
          <w:w w:val="95"/>
        </w:rPr>
        <w:t xml:space="preserve"> </w:t>
      </w:r>
      <w:r>
        <w:rPr>
          <w:w w:val="95"/>
        </w:rPr>
        <w:t>received</w:t>
      </w:r>
      <w:r>
        <w:rPr>
          <w:spacing w:val="24"/>
          <w:w w:val="95"/>
        </w:rPr>
        <w:t xml:space="preserve"> </w:t>
      </w:r>
      <w:r>
        <w:rPr>
          <w:w w:val="95"/>
        </w:rPr>
        <w:t>levels.</w:t>
      </w:r>
    </w:p>
    <w:p w14:paraId="59E1D59A" w14:textId="77777777" w:rsidR="00C544BC" w:rsidRDefault="00C544BC">
      <w:pPr>
        <w:pStyle w:val="BodyText"/>
        <w:spacing w:before="0"/>
        <w:ind w:left="0"/>
        <w:rPr>
          <w:sz w:val="20"/>
        </w:rPr>
      </w:pPr>
    </w:p>
    <w:p w14:paraId="47CC51B5" w14:textId="77777777" w:rsidR="00C544BC" w:rsidRDefault="00C544BC">
      <w:pPr>
        <w:pStyle w:val="BodyText"/>
        <w:spacing w:before="6"/>
        <w:ind w:left="0"/>
        <w:rPr>
          <w:sz w:val="29"/>
        </w:rPr>
      </w:pPr>
    </w:p>
    <w:p w14:paraId="046761A7" w14:textId="77777777" w:rsidR="00C544BC" w:rsidRDefault="00BD4BDE">
      <w:pPr>
        <w:tabs>
          <w:tab w:val="left" w:pos="1120"/>
        </w:tabs>
        <w:spacing w:before="135"/>
        <w:ind w:left="150"/>
        <w:rPr>
          <w:b/>
          <w:sz w:val="34"/>
        </w:rPr>
      </w:pPr>
      <w:r>
        <w:rPr>
          <w:rFonts w:ascii="Trebuchet MS"/>
          <w:sz w:val="12"/>
        </w:rPr>
        <w:t xml:space="preserve">277    </w:t>
      </w:r>
      <w:r>
        <w:rPr>
          <w:rFonts w:ascii="Trebuchet MS"/>
          <w:spacing w:val="19"/>
          <w:sz w:val="12"/>
        </w:rPr>
        <w:t xml:space="preserve"> </w:t>
      </w:r>
      <w:bookmarkStart w:id="16" w:name="Results"/>
      <w:bookmarkEnd w:id="16"/>
      <w:r>
        <w:rPr>
          <w:b/>
          <w:w w:val="110"/>
          <w:sz w:val="34"/>
        </w:rPr>
        <w:t>3</w:t>
      </w:r>
      <w:r>
        <w:rPr>
          <w:b/>
          <w:w w:val="110"/>
          <w:sz w:val="34"/>
        </w:rPr>
        <w:tab/>
        <w:t>Results</w:t>
      </w:r>
    </w:p>
    <w:p w14:paraId="0D19EF6E" w14:textId="77777777" w:rsidR="00C544BC" w:rsidRDefault="00C544BC">
      <w:pPr>
        <w:pStyle w:val="BodyText"/>
        <w:spacing w:before="0"/>
        <w:ind w:left="0"/>
        <w:rPr>
          <w:b/>
          <w:sz w:val="20"/>
        </w:rPr>
      </w:pPr>
    </w:p>
    <w:p w14:paraId="3703056F" w14:textId="77777777" w:rsidR="00C544BC" w:rsidRDefault="00BD4BDE">
      <w:pPr>
        <w:pStyle w:val="Heading1"/>
        <w:tabs>
          <w:tab w:val="left" w:pos="1275"/>
        </w:tabs>
      </w:pPr>
      <w:r>
        <w:rPr>
          <w:rFonts w:ascii="Trebuchet MS"/>
          <w:b w:val="0"/>
          <w:sz w:val="12"/>
        </w:rPr>
        <w:t xml:space="preserve">278    </w:t>
      </w:r>
      <w:r>
        <w:rPr>
          <w:rFonts w:ascii="Trebuchet MS"/>
          <w:b w:val="0"/>
          <w:spacing w:val="19"/>
          <w:sz w:val="12"/>
        </w:rPr>
        <w:t xml:space="preserve"> </w:t>
      </w:r>
      <w:bookmarkStart w:id="17" w:name="Data_Collection_and_Processing"/>
      <w:bookmarkEnd w:id="17"/>
      <w:r>
        <w:rPr>
          <w:w w:val="110"/>
        </w:rPr>
        <w:t>3.1</w:t>
      </w:r>
      <w:r>
        <w:rPr>
          <w:w w:val="110"/>
        </w:rPr>
        <w:tab/>
        <w:t>Data</w:t>
      </w:r>
      <w:r>
        <w:rPr>
          <w:spacing w:val="16"/>
          <w:w w:val="110"/>
        </w:rPr>
        <w:t xml:space="preserve"> </w:t>
      </w:r>
      <w:r>
        <w:rPr>
          <w:w w:val="110"/>
        </w:rPr>
        <w:t>Collection</w:t>
      </w:r>
      <w:r>
        <w:rPr>
          <w:spacing w:val="17"/>
          <w:w w:val="110"/>
        </w:rPr>
        <w:t xml:space="preserve"> </w:t>
      </w:r>
      <w:r>
        <w:rPr>
          <w:w w:val="110"/>
        </w:rPr>
        <w:t>and</w:t>
      </w:r>
      <w:r>
        <w:rPr>
          <w:spacing w:val="16"/>
          <w:w w:val="110"/>
        </w:rPr>
        <w:t xml:space="preserve"> </w:t>
      </w:r>
      <w:r>
        <w:rPr>
          <w:w w:val="110"/>
        </w:rPr>
        <w:t>Processing</w:t>
      </w:r>
    </w:p>
    <w:p w14:paraId="09F44F31" w14:textId="77777777" w:rsidR="00C544BC" w:rsidRDefault="00C544BC">
      <w:pPr>
        <w:pStyle w:val="BodyText"/>
        <w:spacing w:before="0"/>
        <w:ind w:left="0"/>
        <w:rPr>
          <w:b/>
        </w:rPr>
      </w:pPr>
    </w:p>
    <w:p w14:paraId="7C8EB26F" w14:textId="77777777" w:rsidR="00C544BC" w:rsidRDefault="00BD4BDE">
      <w:pPr>
        <w:pStyle w:val="BodyText"/>
        <w:spacing w:before="118"/>
      </w:pPr>
      <w:r>
        <w:rPr>
          <w:rFonts w:ascii="Trebuchet MS"/>
          <w:sz w:val="12"/>
        </w:rPr>
        <w:t xml:space="preserve">279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Data</w:t>
      </w:r>
      <w:r>
        <w:rPr>
          <w:spacing w:val="12"/>
          <w:w w:val="95"/>
        </w:rPr>
        <w:t xml:space="preserve"> </w:t>
      </w:r>
      <w:r>
        <w:rPr>
          <w:w w:val="95"/>
        </w:rPr>
        <w:t>were</w:t>
      </w:r>
      <w:r>
        <w:rPr>
          <w:spacing w:val="12"/>
          <w:w w:val="95"/>
        </w:rPr>
        <w:t xml:space="preserve"> </w:t>
      </w:r>
      <w:r>
        <w:rPr>
          <w:w w:val="95"/>
        </w:rPr>
        <w:t>collected</w:t>
      </w:r>
      <w:r>
        <w:rPr>
          <w:spacing w:val="12"/>
          <w:w w:val="95"/>
        </w:rPr>
        <w:t xml:space="preserve"> </w:t>
      </w:r>
      <w:r>
        <w:rPr>
          <w:w w:val="95"/>
        </w:rPr>
        <w:t>before</w:t>
      </w:r>
      <w:r>
        <w:rPr>
          <w:spacing w:val="12"/>
          <w:w w:val="95"/>
        </w:rPr>
        <w:t xml:space="preserve"> </w:t>
      </w:r>
      <w:r>
        <w:rPr>
          <w:w w:val="95"/>
        </w:rPr>
        <w:t>and</w:t>
      </w:r>
      <w:r>
        <w:rPr>
          <w:spacing w:val="12"/>
          <w:w w:val="95"/>
        </w:rPr>
        <w:t xml:space="preserve"> </w:t>
      </w:r>
      <w:r>
        <w:rPr>
          <w:w w:val="95"/>
        </w:rPr>
        <w:t>during</w:t>
      </w:r>
      <w:r>
        <w:rPr>
          <w:spacing w:val="12"/>
          <w:w w:val="95"/>
        </w:rPr>
        <w:t xml:space="preserve"> </w:t>
      </w:r>
      <w:r>
        <w:rPr>
          <w:w w:val="95"/>
        </w:rPr>
        <w:t>six</w:t>
      </w:r>
      <w:r>
        <w:rPr>
          <w:spacing w:val="12"/>
          <w:w w:val="95"/>
        </w:rPr>
        <w:t xml:space="preserve"> </w:t>
      </w:r>
      <w:r>
        <w:rPr>
          <w:w w:val="95"/>
        </w:rPr>
        <w:t>SCCs:</w:t>
      </w:r>
      <w:r>
        <w:rPr>
          <w:spacing w:val="35"/>
          <w:w w:val="95"/>
        </w:rPr>
        <w:t xml:space="preserve"> </w:t>
      </w:r>
      <w:r>
        <w:rPr>
          <w:w w:val="95"/>
        </w:rPr>
        <w:t>two</w:t>
      </w:r>
      <w:r>
        <w:rPr>
          <w:spacing w:val="12"/>
          <w:w w:val="95"/>
        </w:rPr>
        <w:t xml:space="preserve"> </w:t>
      </w:r>
      <w:r>
        <w:rPr>
          <w:w w:val="95"/>
        </w:rPr>
        <w:t>each</w:t>
      </w:r>
      <w:r>
        <w:rPr>
          <w:spacing w:val="12"/>
          <w:w w:val="95"/>
        </w:rPr>
        <w:t xml:space="preserve"> </w:t>
      </w:r>
      <w:r>
        <w:rPr>
          <w:w w:val="95"/>
        </w:rPr>
        <w:t>in</w:t>
      </w:r>
      <w:r>
        <w:rPr>
          <w:spacing w:val="12"/>
          <w:w w:val="95"/>
        </w:rPr>
        <w:t xml:space="preserve"> </w:t>
      </w:r>
      <w:r>
        <w:rPr>
          <w:w w:val="95"/>
        </w:rPr>
        <w:t>2013,</w:t>
      </w:r>
      <w:r>
        <w:rPr>
          <w:spacing w:val="13"/>
          <w:w w:val="95"/>
        </w:rPr>
        <w:t xml:space="preserve"> </w:t>
      </w:r>
      <w:r>
        <w:rPr>
          <w:w w:val="95"/>
        </w:rPr>
        <w:t>2014,</w:t>
      </w:r>
      <w:r>
        <w:rPr>
          <w:spacing w:val="12"/>
          <w:w w:val="95"/>
        </w:rPr>
        <w:t xml:space="preserve"> </w:t>
      </w:r>
      <w:r>
        <w:rPr>
          <w:w w:val="95"/>
        </w:rPr>
        <w:t>and</w:t>
      </w:r>
      <w:r>
        <w:rPr>
          <w:spacing w:val="11"/>
          <w:w w:val="95"/>
        </w:rPr>
        <w:t xml:space="preserve"> </w:t>
      </w:r>
      <w:r>
        <w:rPr>
          <w:w w:val="95"/>
        </w:rPr>
        <w:t>2017</w:t>
      </w:r>
      <w:r>
        <w:rPr>
          <w:spacing w:val="11"/>
          <w:w w:val="95"/>
        </w:rPr>
        <w:t xml:space="preserve"> </w:t>
      </w:r>
      <w:r>
        <w:rPr>
          <w:w w:val="95"/>
        </w:rPr>
        <w:t>(Table</w:t>
      </w:r>
      <w:r>
        <w:rPr>
          <w:spacing w:val="12"/>
          <w:w w:val="95"/>
        </w:rPr>
        <w:t xml:space="preserve"> </w:t>
      </w:r>
      <w:hyperlink w:anchor="_bookmark1" w:history="1">
        <w:r>
          <w:rPr>
            <w:w w:val="95"/>
          </w:rPr>
          <w:t>1).</w:t>
        </w:r>
      </w:hyperlink>
    </w:p>
    <w:p w14:paraId="09604FE7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280    </w:t>
      </w:r>
      <w:r>
        <w:rPr>
          <w:rFonts w:ascii="Trebuchet MS"/>
          <w:spacing w:val="11"/>
          <w:sz w:val="12"/>
        </w:rPr>
        <w:t xml:space="preserve"> </w:t>
      </w:r>
      <w:r>
        <w:rPr>
          <w:spacing w:val="-1"/>
          <w:w w:val="95"/>
        </w:rPr>
        <w:t>The</w:t>
      </w:r>
      <w:r>
        <w:rPr>
          <w:spacing w:val="-6"/>
          <w:w w:val="95"/>
        </w:rPr>
        <w:t xml:space="preserve"> </w:t>
      </w:r>
      <w:r>
        <w:rPr>
          <w:spacing w:val="-1"/>
          <w:w w:val="95"/>
        </w:rPr>
        <w:t>number</w:t>
      </w:r>
      <w:r>
        <w:rPr>
          <w:spacing w:val="-7"/>
          <w:w w:val="95"/>
        </w:rPr>
        <w:t xml:space="preserve"> </w:t>
      </w:r>
      <w:r>
        <w:rPr>
          <w:spacing w:val="-1"/>
          <w:w w:val="95"/>
        </w:rPr>
        <w:t>of</w:t>
      </w:r>
      <w:r>
        <w:rPr>
          <w:spacing w:val="-7"/>
          <w:w w:val="95"/>
        </w:rPr>
        <w:t xml:space="preserve"> </w:t>
      </w:r>
      <w:r>
        <w:rPr>
          <w:spacing w:val="-1"/>
          <w:w w:val="95"/>
        </w:rPr>
        <w:t>hydrophones</w:t>
      </w:r>
      <w:r>
        <w:rPr>
          <w:spacing w:val="-6"/>
          <w:w w:val="95"/>
        </w:rPr>
        <w:t xml:space="preserve"> </w:t>
      </w:r>
      <w:r>
        <w:rPr>
          <w:spacing w:val="-1"/>
          <w:w w:val="95"/>
        </w:rPr>
        <w:t>for</w:t>
      </w:r>
      <w:r>
        <w:rPr>
          <w:spacing w:val="-6"/>
          <w:w w:val="95"/>
        </w:rPr>
        <w:t xml:space="preserve"> </w:t>
      </w:r>
      <w:r>
        <w:rPr>
          <w:spacing w:val="-1"/>
          <w:w w:val="95"/>
        </w:rPr>
        <w:t>which</w:t>
      </w:r>
      <w:r>
        <w:rPr>
          <w:spacing w:val="-7"/>
          <w:w w:val="95"/>
        </w:rPr>
        <w:t xml:space="preserve"> </w:t>
      </w:r>
      <w:r>
        <w:rPr>
          <w:spacing w:val="-1"/>
          <w:w w:val="95"/>
        </w:rPr>
        <w:t>recordings</w:t>
      </w:r>
      <w:r>
        <w:rPr>
          <w:spacing w:val="-6"/>
          <w:w w:val="95"/>
        </w:rPr>
        <w:t xml:space="preserve"> </w:t>
      </w:r>
      <w:r>
        <w:rPr>
          <w:w w:val="95"/>
        </w:rPr>
        <w:t>were</w:t>
      </w:r>
      <w:r>
        <w:rPr>
          <w:spacing w:val="-6"/>
          <w:w w:val="95"/>
        </w:rPr>
        <w:t xml:space="preserve"> </w:t>
      </w:r>
      <w:r>
        <w:rPr>
          <w:w w:val="95"/>
        </w:rPr>
        <w:t>available</w:t>
      </w:r>
      <w:r>
        <w:rPr>
          <w:spacing w:val="-7"/>
          <w:w w:val="95"/>
        </w:rPr>
        <w:t xml:space="preserve"> </w:t>
      </w:r>
      <w:r>
        <w:rPr>
          <w:w w:val="95"/>
        </w:rPr>
        <w:t>for</w:t>
      </w:r>
      <w:r>
        <w:rPr>
          <w:spacing w:val="-6"/>
          <w:w w:val="95"/>
        </w:rPr>
        <w:t xml:space="preserve"> </w:t>
      </w:r>
      <w:r>
        <w:rPr>
          <w:w w:val="95"/>
        </w:rPr>
        <w:t>each</w:t>
      </w:r>
      <w:r>
        <w:rPr>
          <w:spacing w:val="-7"/>
          <w:w w:val="95"/>
        </w:rPr>
        <w:t xml:space="preserve"> </w:t>
      </w:r>
      <w:r>
        <w:rPr>
          <w:w w:val="95"/>
        </w:rPr>
        <w:t>SCC</w:t>
      </w:r>
      <w:r>
        <w:rPr>
          <w:spacing w:val="-6"/>
          <w:w w:val="95"/>
        </w:rPr>
        <w:t xml:space="preserve"> </w:t>
      </w:r>
      <w:r>
        <w:rPr>
          <w:w w:val="95"/>
        </w:rPr>
        <w:t>varied</w:t>
      </w:r>
      <w:r>
        <w:rPr>
          <w:spacing w:val="-7"/>
          <w:w w:val="95"/>
        </w:rPr>
        <w:t xml:space="preserve"> </w:t>
      </w:r>
      <w:r>
        <w:rPr>
          <w:w w:val="95"/>
        </w:rPr>
        <w:t>from</w:t>
      </w:r>
      <w:r>
        <w:rPr>
          <w:spacing w:val="-6"/>
          <w:w w:val="95"/>
        </w:rPr>
        <w:t xml:space="preserve"> </w:t>
      </w:r>
      <w:r>
        <w:rPr>
          <w:w w:val="95"/>
        </w:rPr>
        <w:t>49</w:t>
      </w:r>
    </w:p>
    <w:p w14:paraId="4EE602E5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281    </w:t>
      </w:r>
      <w:r>
        <w:rPr>
          <w:rFonts w:ascii="Trebuchet MS"/>
          <w:spacing w:val="19"/>
          <w:sz w:val="12"/>
        </w:rPr>
        <w:t xml:space="preserve"> </w:t>
      </w:r>
      <w:r>
        <w:rPr>
          <w:spacing w:val="-1"/>
        </w:rPr>
        <w:t>to</w:t>
      </w:r>
      <w:r>
        <w:rPr>
          <w:spacing w:val="-9"/>
        </w:rPr>
        <w:t xml:space="preserve"> </w:t>
      </w:r>
      <w:r>
        <w:rPr>
          <w:spacing w:val="-1"/>
        </w:rPr>
        <w:t>61.</w:t>
      </w:r>
      <w:r>
        <w:rPr>
          <w:spacing w:val="7"/>
        </w:rPr>
        <w:t xml:space="preserve"> </w:t>
      </w:r>
      <w:r>
        <w:rPr>
          <w:spacing w:val="-1"/>
        </w:rPr>
        <w:t>A</w:t>
      </w:r>
      <w:r>
        <w:rPr>
          <w:spacing w:val="-9"/>
        </w:rPr>
        <w:t xml:space="preserve"> </w:t>
      </w:r>
      <w:r>
        <w:rPr>
          <w:spacing w:val="-1"/>
        </w:rPr>
        <w:t>total</w:t>
      </w:r>
      <w:r>
        <w:rPr>
          <w:spacing w:val="-9"/>
        </w:rPr>
        <w:t xml:space="preserve"> </w:t>
      </w:r>
      <w:r>
        <w:rPr>
          <w:spacing w:val="-1"/>
        </w:rPr>
        <w:t>of</w:t>
      </w:r>
      <w:r>
        <w:rPr>
          <w:spacing w:val="-9"/>
        </w:rPr>
        <w:t xml:space="preserve"> </w:t>
      </w:r>
      <w:r>
        <w:rPr>
          <w:spacing w:val="-1"/>
        </w:rPr>
        <w:t>190,561</w:t>
      </w:r>
      <w:r>
        <w:rPr>
          <w:spacing w:val="-9"/>
        </w:rPr>
        <w:t xml:space="preserve"> </w:t>
      </w:r>
      <w:r>
        <w:rPr>
          <w:spacing w:val="-1"/>
        </w:rPr>
        <w:t>30-min</w:t>
      </w:r>
      <w:r>
        <w:rPr>
          <w:spacing w:val="-9"/>
        </w:rPr>
        <w:t xml:space="preserve"> </w:t>
      </w:r>
      <w:r>
        <w:rPr>
          <w:spacing w:val="-1"/>
        </w:rPr>
        <w:t>observations</w:t>
      </w:r>
      <w:r>
        <w:rPr>
          <w:spacing w:val="-10"/>
        </w:rPr>
        <w:t xml:space="preserve"> </w:t>
      </w:r>
      <w:r>
        <w:rPr>
          <w:spacing w:val="-1"/>
        </w:rPr>
        <w:t>were</w:t>
      </w:r>
      <w:r>
        <w:rPr>
          <w:spacing w:val="-9"/>
        </w:rPr>
        <w:t xml:space="preserve"> </w:t>
      </w:r>
      <w:r>
        <w:rPr>
          <w:spacing w:val="-1"/>
        </w:rPr>
        <w:t>made.</w:t>
      </w:r>
    </w:p>
    <w:p w14:paraId="6909EAF3" w14:textId="77777777" w:rsidR="00C544BC" w:rsidRDefault="00BD4BDE">
      <w:pPr>
        <w:pStyle w:val="BodyText"/>
        <w:spacing w:before="299"/>
      </w:pPr>
      <w:r>
        <w:rPr>
          <w:rFonts w:ascii="Trebuchet MS"/>
          <w:sz w:val="12"/>
        </w:rPr>
        <w:t xml:space="preserve">282    </w:t>
      </w:r>
      <w:r>
        <w:rPr>
          <w:rFonts w:ascii="Trebuchet MS"/>
          <w:spacing w:val="11"/>
          <w:sz w:val="12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exact</w:t>
      </w:r>
      <w:r>
        <w:rPr>
          <w:spacing w:val="6"/>
        </w:rPr>
        <w:t xml:space="preserve"> </w:t>
      </w:r>
      <w:r>
        <w:t>timing</w:t>
      </w:r>
      <w:r>
        <w:rPr>
          <w:spacing w:val="5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activities</w:t>
      </w:r>
      <w:r>
        <w:rPr>
          <w:spacing w:val="6"/>
        </w:rPr>
        <w:t xml:space="preserve"> </w:t>
      </w:r>
      <w:r>
        <w:t>during</w:t>
      </w:r>
      <w:r>
        <w:rPr>
          <w:spacing w:val="7"/>
        </w:rPr>
        <w:t xml:space="preserve"> </w:t>
      </w:r>
      <w:r>
        <w:t>these</w:t>
      </w:r>
      <w:r>
        <w:rPr>
          <w:spacing w:val="6"/>
        </w:rPr>
        <w:t xml:space="preserve"> </w:t>
      </w:r>
      <w:r>
        <w:t>exercises</w:t>
      </w:r>
      <w:r>
        <w:rPr>
          <w:spacing w:val="6"/>
        </w:rPr>
        <w:t xml:space="preserve"> </w:t>
      </w:r>
      <w:r>
        <w:t>varied</w:t>
      </w:r>
      <w:r>
        <w:rPr>
          <w:spacing w:val="7"/>
        </w:rPr>
        <w:t xml:space="preserve"> </w:t>
      </w:r>
      <w:r>
        <w:t>(Fig.</w:t>
      </w:r>
      <w:r>
        <w:rPr>
          <w:spacing w:val="33"/>
        </w:rPr>
        <w:t xml:space="preserve"> </w:t>
      </w:r>
      <w:hyperlink w:anchor="_bookmark2" w:history="1">
        <w:r>
          <w:t>2).</w:t>
        </w:r>
      </w:hyperlink>
      <w:r>
        <w:rPr>
          <w:spacing w:val="34"/>
        </w:rPr>
        <w:t xml:space="preserve"> </w:t>
      </w:r>
      <w:r>
        <w:t>For</w:t>
      </w:r>
      <w:r>
        <w:rPr>
          <w:spacing w:val="7"/>
        </w:rPr>
        <w:t xml:space="preserve"> </w:t>
      </w:r>
      <w:r>
        <w:t>most</w:t>
      </w:r>
      <w:r>
        <w:rPr>
          <w:spacing w:val="6"/>
        </w:rPr>
        <w:t xml:space="preserve"> </w:t>
      </w:r>
      <w:r>
        <w:t>SCCs,</w:t>
      </w:r>
      <w:r>
        <w:rPr>
          <w:spacing w:val="7"/>
        </w:rPr>
        <w:t xml:space="preserve"> </w:t>
      </w:r>
      <w:r>
        <w:t>pre-</w:t>
      </w:r>
    </w:p>
    <w:p w14:paraId="3C874B5D" w14:textId="77777777" w:rsidR="00C544BC" w:rsidRDefault="00BD4BDE">
      <w:pPr>
        <w:pStyle w:val="BodyText"/>
        <w:spacing w:before="155"/>
      </w:pPr>
      <w:r>
        <w:rPr>
          <w:rFonts w:ascii="Trebuchet MS"/>
          <w:sz w:val="12"/>
        </w:rPr>
        <w:t xml:space="preserve">283    </w:t>
      </w:r>
      <w:r>
        <w:rPr>
          <w:rFonts w:ascii="Trebuchet MS"/>
          <w:spacing w:val="19"/>
          <w:sz w:val="12"/>
        </w:rPr>
        <w:t xml:space="preserve"> </w:t>
      </w:r>
      <w:r>
        <w:t>activity</w:t>
      </w:r>
      <w:r>
        <w:rPr>
          <w:spacing w:val="9"/>
        </w:rPr>
        <w:t xml:space="preserve"> </w:t>
      </w:r>
      <w:r>
        <w:t>data</w:t>
      </w:r>
      <w:r>
        <w:rPr>
          <w:spacing w:val="9"/>
        </w:rPr>
        <w:t xml:space="preserve"> </w:t>
      </w:r>
      <w:r>
        <w:t>were</w:t>
      </w:r>
      <w:r>
        <w:rPr>
          <w:spacing w:val="8"/>
        </w:rPr>
        <w:t xml:space="preserve"> </w:t>
      </w:r>
      <w:r>
        <w:t>available</w:t>
      </w:r>
      <w:r>
        <w:rPr>
          <w:spacing w:val="9"/>
        </w:rPr>
        <w:t xml:space="preserve"> </w:t>
      </w:r>
      <w:r>
        <w:t>immediately</w:t>
      </w:r>
      <w:r>
        <w:rPr>
          <w:spacing w:val="9"/>
        </w:rPr>
        <w:t xml:space="preserve"> </w:t>
      </w:r>
      <w:r>
        <w:t>preceding</w:t>
      </w:r>
      <w:r>
        <w:rPr>
          <w:spacing w:val="9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onset</w:t>
      </w:r>
      <w:r>
        <w:rPr>
          <w:spacing w:val="9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Naval</w:t>
      </w:r>
      <w:r>
        <w:rPr>
          <w:spacing w:val="8"/>
        </w:rPr>
        <w:t xml:space="preserve"> </w:t>
      </w:r>
      <w:r>
        <w:t>training</w:t>
      </w:r>
      <w:r>
        <w:rPr>
          <w:spacing w:val="9"/>
        </w:rPr>
        <w:t xml:space="preserve"> </w:t>
      </w:r>
      <w:proofErr w:type="gramStart"/>
      <w:r>
        <w:t>activity;</w:t>
      </w:r>
      <w:proofErr w:type="gramEnd"/>
    </w:p>
    <w:p w14:paraId="2D62F585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284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however,</w:t>
      </w:r>
      <w:r>
        <w:rPr>
          <w:spacing w:val="-3"/>
          <w:w w:val="95"/>
        </w:rPr>
        <w:t xml:space="preserve"> </w:t>
      </w:r>
      <w:r>
        <w:rPr>
          <w:w w:val="95"/>
        </w:rPr>
        <w:t>in</w:t>
      </w:r>
      <w:r>
        <w:rPr>
          <w:spacing w:val="-5"/>
          <w:w w:val="95"/>
        </w:rPr>
        <w:t xml:space="preserve"> </w:t>
      </w:r>
      <w:r>
        <w:rPr>
          <w:w w:val="95"/>
        </w:rPr>
        <w:t>February</w:t>
      </w:r>
      <w:r>
        <w:rPr>
          <w:spacing w:val="-4"/>
          <w:w w:val="95"/>
        </w:rPr>
        <w:t xml:space="preserve"> </w:t>
      </w:r>
      <w:r>
        <w:rPr>
          <w:w w:val="95"/>
        </w:rPr>
        <w:t>2013</w:t>
      </w:r>
      <w:r>
        <w:rPr>
          <w:spacing w:val="-4"/>
          <w:w w:val="95"/>
        </w:rPr>
        <w:t xml:space="preserve"> </w:t>
      </w:r>
      <w:r>
        <w:rPr>
          <w:w w:val="95"/>
        </w:rPr>
        <w:t>the</w:t>
      </w:r>
      <w:r>
        <w:rPr>
          <w:spacing w:val="-5"/>
          <w:w w:val="95"/>
        </w:rPr>
        <w:t xml:space="preserve"> </w:t>
      </w:r>
      <w:r>
        <w:rPr>
          <w:w w:val="95"/>
        </w:rPr>
        <w:t>only</w:t>
      </w:r>
      <w:r>
        <w:rPr>
          <w:spacing w:val="-3"/>
          <w:w w:val="95"/>
        </w:rPr>
        <w:t xml:space="preserve"> </w:t>
      </w:r>
      <w:r>
        <w:rPr>
          <w:w w:val="95"/>
        </w:rPr>
        <w:t>available</w:t>
      </w:r>
      <w:r>
        <w:rPr>
          <w:spacing w:val="-5"/>
          <w:w w:val="95"/>
        </w:rPr>
        <w:t xml:space="preserve"> </w:t>
      </w:r>
      <w:r>
        <w:rPr>
          <w:w w:val="95"/>
        </w:rPr>
        <w:t>pre-activity</w:t>
      </w:r>
      <w:r>
        <w:rPr>
          <w:spacing w:val="-4"/>
          <w:w w:val="95"/>
        </w:rPr>
        <w:t xml:space="preserve"> </w:t>
      </w:r>
      <w:r>
        <w:rPr>
          <w:w w:val="95"/>
        </w:rPr>
        <w:t>data</w:t>
      </w:r>
      <w:r>
        <w:rPr>
          <w:spacing w:val="-4"/>
          <w:w w:val="95"/>
        </w:rPr>
        <w:t xml:space="preserve"> </w:t>
      </w:r>
      <w:r>
        <w:rPr>
          <w:w w:val="95"/>
        </w:rPr>
        <w:t>were</w:t>
      </w:r>
      <w:r>
        <w:rPr>
          <w:spacing w:val="-4"/>
          <w:w w:val="95"/>
        </w:rPr>
        <w:t xml:space="preserve"> </w:t>
      </w:r>
      <w:r>
        <w:rPr>
          <w:w w:val="95"/>
        </w:rPr>
        <w:t>collected</w:t>
      </w:r>
      <w:r>
        <w:rPr>
          <w:spacing w:val="-4"/>
          <w:w w:val="95"/>
        </w:rPr>
        <w:t xml:space="preserve"> </w:t>
      </w:r>
      <w:r>
        <w:rPr>
          <w:w w:val="95"/>
        </w:rPr>
        <w:t>almost</w:t>
      </w:r>
      <w:r>
        <w:rPr>
          <w:spacing w:val="-4"/>
          <w:w w:val="95"/>
        </w:rPr>
        <w:t xml:space="preserve"> </w:t>
      </w:r>
      <w:r>
        <w:rPr>
          <w:w w:val="95"/>
        </w:rPr>
        <w:t>a</w:t>
      </w:r>
      <w:r>
        <w:rPr>
          <w:spacing w:val="-5"/>
          <w:w w:val="95"/>
        </w:rPr>
        <w:t xml:space="preserve"> </w:t>
      </w:r>
      <w:r>
        <w:rPr>
          <w:w w:val="95"/>
        </w:rPr>
        <w:t>month</w:t>
      </w:r>
    </w:p>
    <w:p w14:paraId="4871B4C6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285    </w:t>
      </w:r>
      <w:r>
        <w:rPr>
          <w:rFonts w:ascii="Trebuchet MS"/>
          <w:spacing w:val="19"/>
          <w:sz w:val="12"/>
        </w:rPr>
        <w:t xml:space="preserve"> </w:t>
      </w:r>
      <w:r>
        <w:t>prior</w:t>
      </w:r>
      <w:r>
        <w:rPr>
          <w:spacing w:val="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onset</w:t>
      </w:r>
      <w:r>
        <w:rPr>
          <w:spacing w:val="2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Naval</w:t>
      </w:r>
      <w:r>
        <w:rPr>
          <w:spacing w:val="2"/>
        </w:rPr>
        <w:t xml:space="preserve"> </w:t>
      </w:r>
      <w:r>
        <w:t>training</w:t>
      </w:r>
      <w:r>
        <w:rPr>
          <w:spacing w:val="2"/>
        </w:rPr>
        <w:t xml:space="preserve"> </w:t>
      </w:r>
      <w:r>
        <w:t>activity.</w:t>
      </w:r>
      <w:r>
        <w:rPr>
          <w:spacing w:val="34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some</w:t>
      </w:r>
      <w:r>
        <w:rPr>
          <w:spacing w:val="2"/>
        </w:rPr>
        <w:t xml:space="preserve"> </w:t>
      </w:r>
      <w:r>
        <w:t>SCCs,</w:t>
      </w:r>
      <w:r>
        <w:rPr>
          <w:spacing w:val="3"/>
        </w:rPr>
        <w:t xml:space="preserve"> </w:t>
      </w:r>
      <w:proofErr w:type="gramStart"/>
      <w:r>
        <w:t>weekends</w:t>
      </w:r>
      <w:proofErr w:type="gramEnd"/>
      <w:r>
        <w:rPr>
          <w:spacing w:val="2"/>
        </w:rPr>
        <w:t xml:space="preserve"> </w:t>
      </w:r>
      <w:r>
        <w:t>or</w:t>
      </w:r>
      <w:r>
        <w:rPr>
          <w:spacing w:val="2"/>
        </w:rPr>
        <w:t xml:space="preserve"> </w:t>
      </w:r>
      <w:r>
        <w:t>other</w:t>
      </w:r>
      <w:r>
        <w:rPr>
          <w:spacing w:val="2"/>
        </w:rPr>
        <w:t xml:space="preserve"> </w:t>
      </w:r>
      <w:r>
        <w:t>breaks</w:t>
      </w:r>
      <w:r>
        <w:rPr>
          <w:spacing w:val="2"/>
        </w:rPr>
        <w:t xml:space="preserve"> </w:t>
      </w:r>
      <w:r>
        <w:t>in</w:t>
      </w:r>
    </w:p>
    <w:p w14:paraId="4D30F861" w14:textId="77777777" w:rsidR="00C544BC" w:rsidRDefault="00BD4BDE">
      <w:pPr>
        <w:pStyle w:val="BodyText"/>
        <w:spacing w:before="155"/>
      </w:pPr>
      <w:r>
        <w:rPr>
          <w:rFonts w:ascii="Trebuchet MS"/>
          <w:sz w:val="12"/>
        </w:rPr>
        <w:t xml:space="preserve">286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training</w:t>
      </w:r>
      <w:r>
        <w:rPr>
          <w:spacing w:val="-6"/>
          <w:w w:val="95"/>
        </w:rPr>
        <w:t xml:space="preserve"> </w:t>
      </w:r>
      <w:r>
        <w:rPr>
          <w:w w:val="95"/>
        </w:rPr>
        <w:t>resulted</w:t>
      </w:r>
      <w:r>
        <w:rPr>
          <w:spacing w:val="-5"/>
          <w:w w:val="95"/>
        </w:rPr>
        <w:t xml:space="preserve"> </w:t>
      </w:r>
      <w:r>
        <w:rPr>
          <w:w w:val="95"/>
        </w:rPr>
        <w:t>in</w:t>
      </w:r>
      <w:r>
        <w:rPr>
          <w:spacing w:val="-5"/>
          <w:w w:val="95"/>
        </w:rPr>
        <w:t xml:space="preserve"> </w:t>
      </w:r>
      <w:r>
        <w:rPr>
          <w:w w:val="95"/>
        </w:rPr>
        <w:t>a</w:t>
      </w:r>
      <w:r>
        <w:rPr>
          <w:spacing w:val="-6"/>
          <w:w w:val="95"/>
        </w:rPr>
        <w:t xml:space="preserve"> </w:t>
      </w:r>
      <w:r>
        <w:rPr>
          <w:w w:val="95"/>
        </w:rPr>
        <w:t>break</w:t>
      </w:r>
      <w:r>
        <w:rPr>
          <w:spacing w:val="-5"/>
          <w:w w:val="95"/>
        </w:rPr>
        <w:t xml:space="preserve"> </w:t>
      </w:r>
      <w:r>
        <w:rPr>
          <w:w w:val="95"/>
        </w:rPr>
        <w:t>in</w:t>
      </w:r>
      <w:r>
        <w:rPr>
          <w:spacing w:val="-6"/>
          <w:w w:val="95"/>
        </w:rPr>
        <w:t xml:space="preserve"> </w:t>
      </w:r>
      <w:r>
        <w:rPr>
          <w:w w:val="95"/>
        </w:rPr>
        <w:t>training</w:t>
      </w:r>
      <w:r>
        <w:rPr>
          <w:spacing w:val="-6"/>
          <w:w w:val="95"/>
        </w:rPr>
        <w:t xml:space="preserve"> </w:t>
      </w:r>
      <w:r>
        <w:rPr>
          <w:w w:val="95"/>
        </w:rPr>
        <w:t>activity</w:t>
      </w:r>
      <w:r>
        <w:rPr>
          <w:spacing w:val="-6"/>
          <w:w w:val="95"/>
        </w:rPr>
        <w:t xml:space="preserve"> </w:t>
      </w:r>
      <w:r>
        <w:rPr>
          <w:w w:val="95"/>
        </w:rPr>
        <w:t>on</w:t>
      </w:r>
      <w:r>
        <w:rPr>
          <w:spacing w:val="-6"/>
          <w:w w:val="95"/>
        </w:rPr>
        <w:t xml:space="preserve"> </w:t>
      </w:r>
      <w:r>
        <w:rPr>
          <w:w w:val="95"/>
        </w:rPr>
        <w:t>the</w:t>
      </w:r>
      <w:r>
        <w:rPr>
          <w:spacing w:val="-5"/>
          <w:w w:val="95"/>
        </w:rPr>
        <w:t xml:space="preserve"> </w:t>
      </w:r>
      <w:r>
        <w:rPr>
          <w:w w:val="95"/>
        </w:rPr>
        <w:t>range</w:t>
      </w:r>
      <w:r>
        <w:rPr>
          <w:spacing w:val="-6"/>
          <w:w w:val="95"/>
        </w:rPr>
        <w:t xml:space="preserve"> </w:t>
      </w:r>
      <w:r>
        <w:rPr>
          <w:w w:val="95"/>
        </w:rPr>
        <w:t>during</w:t>
      </w:r>
      <w:r>
        <w:rPr>
          <w:spacing w:val="-6"/>
          <w:w w:val="95"/>
        </w:rPr>
        <w:t xml:space="preserve"> </w:t>
      </w:r>
      <w:r>
        <w:rPr>
          <w:w w:val="95"/>
        </w:rPr>
        <w:t>the</w:t>
      </w:r>
      <w:r>
        <w:rPr>
          <w:spacing w:val="-6"/>
          <w:w w:val="95"/>
        </w:rPr>
        <w:t xml:space="preserve"> </w:t>
      </w:r>
      <w:r>
        <w:rPr>
          <w:w w:val="95"/>
        </w:rPr>
        <w:t>days</w:t>
      </w:r>
      <w:r>
        <w:rPr>
          <w:spacing w:val="-6"/>
          <w:w w:val="95"/>
        </w:rPr>
        <w:t xml:space="preserve"> </w:t>
      </w:r>
      <w:r>
        <w:rPr>
          <w:w w:val="95"/>
        </w:rPr>
        <w:t>preceding</w:t>
      </w:r>
      <w:r>
        <w:rPr>
          <w:spacing w:val="-6"/>
          <w:w w:val="95"/>
        </w:rPr>
        <w:t xml:space="preserve"> </w:t>
      </w:r>
      <w:r>
        <w:rPr>
          <w:w w:val="95"/>
        </w:rPr>
        <w:t>MFAS</w:t>
      </w:r>
    </w:p>
    <w:p w14:paraId="6AB58304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287    </w:t>
      </w:r>
      <w:r>
        <w:rPr>
          <w:rFonts w:ascii="Trebuchet MS"/>
          <w:spacing w:val="19"/>
          <w:sz w:val="12"/>
        </w:rPr>
        <w:t xml:space="preserve"> </w:t>
      </w:r>
      <w:proofErr w:type="gramStart"/>
      <w:r>
        <w:rPr>
          <w:w w:val="95"/>
        </w:rPr>
        <w:t>use</w:t>
      </w:r>
      <w:proofErr w:type="gramEnd"/>
      <w:r>
        <w:rPr>
          <w:w w:val="95"/>
        </w:rPr>
        <w:t>.</w:t>
      </w:r>
      <w:r>
        <w:rPr>
          <w:spacing w:val="31"/>
          <w:w w:val="95"/>
        </w:rPr>
        <w:t xml:space="preserve"> </w:t>
      </w:r>
      <w:r>
        <w:rPr>
          <w:w w:val="95"/>
        </w:rPr>
        <w:t>MFAS</w:t>
      </w:r>
      <w:r>
        <w:rPr>
          <w:spacing w:val="9"/>
          <w:w w:val="95"/>
        </w:rPr>
        <w:t xml:space="preserve"> </w:t>
      </w:r>
      <w:r>
        <w:rPr>
          <w:w w:val="95"/>
        </w:rPr>
        <w:t>was</w:t>
      </w:r>
      <w:r>
        <w:rPr>
          <w:spacing w:val="8"/>
          <w:w w:val="95"/>
        </w:rPr>
        <w:t xml:space="preserve"> </w:t>
      </w:r>
      <w:r>
        <w:rPr>
          <w:w w:val="95"/>
        </w:rPr>
        <w:t>used</w:t>
      </w:r>
      <w:r>
        <w:rPr>
          <w:spacing w:val="8"/>
          <w:w w:val="95"/>
        </w:rPr>
        <w:t xml:space="preserve"> </w:t>
      </w:r>
      <w:r>
        <w:rPr>
          <w:w w:val="95"/>
        </w:rPr>
        <w:t>for</w:t>
      </w:r>
      <w:r>
        <w:rPr>
          <w:spacing w:val="8"/>
          <w:w w:val="95"/>
        </w:rPr>
        <w:t xml:space="preserve"> </w:t>
      </w:r>
      <w:r>
        <w:rPr>
          <w:w w:val="95"/>
        </w:rPr>
        <w:t>3-4</w:t>
      </w:r>
      <w:r>
        <w:rPr>
          <w:spacing w:val="8"/>
          <w:w w:val="95"/>
        </w:rPr>
        <w:t xml:space="preserve"> </w:t>
      </w:r>
      <w:r>
        <w:rPr>
          <w:w w:val="95"/>
        </w:rPr>
        <w:t>days</w:t>
      </w:r>
      <w:r>
        <w:rPr>
          <w:spacing w:val="8"/>
          <w:w w:val="95"/>
        </w:rPr>
        <w:t xml:space="preserve"> </w:t>
      </w:r>
      <w:r>
        <w:rPr>
          <w:w w:val="95"/>
        </w:rPr>
        <w:t>during</w:t>
      </w:r>
      <w:r>
        <w:rPr>
          <w:spacing w:val="8"/>
          <w:w w:val="95"/>
        </w:rPr>
        <w:t xml:space="preserve"> </w:t>
      </w:r>
      <w:r>
        <w:rPr>
          <w:w w:val="95"/>
        </w:rPr>
        <w:t>each</w:t>
      </w:r>
      <w:r>
        <w:rPr>
          <w:spacing w:val="9"/>
          <w:w w:val="95"/>
        </w:rPr>
        <w:t xml:space="preserve"> </w:t>
      </w:r>
      <w:r>
        <w:rPr>
          <w:w w:val="95"/>
        </w:rPr>
        <w:t>training</w:t>
      </w:r>
      <w:r>
        <w:rPr>
          <w:spacing w:val="9"/>
          <w:w w:val="95"/>
        </w:rPr>
        <w:t xml:space="preserve"> </w:t>
      </w:r>
      <w:r>
        <w:rPr>
          <w:w w:val="95"/>
        </w:rPr>
        <w:t>event.</w:t>
      </w:r>
    </w:p>
    <w:p w14:paraId="5070323A" w14:textId="500ECF62" w:rsidR="00C544BC" w:rsidRDefault="00BD4BDE">
      <w:pPr>
        <w:pStyle w:val="BodyText"/>
        <w:spacing w:before="299"/>
      </w:pPr>
      <w:r>
        <w:rPr>
          <w:rFonts w:ascii="Trebuchet MS"/>
          <w:sz w:val="12"/>
        </w:rPr>
        <w:t xml:space="preserve">288    </w:t>
      </w:r>
      <w:r>
        <w:rPr>
          <w:rFonts w:ascii="Trebuchet MS"/>
          <w:spacing w:val="10"/>
          <w:sz w:val="12"/>
        </w:rPr>
        <w:t xml:space="preserve"> </w:t>
      </w:r>
      <w:r>
        <w:t>Across</w:t>
      </w:r>
      <w:r>
        <w:rPr>
          <w:spacing w:val="-2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SCCs,</w:t>
      </w:r>
      <w:r>
        <w:rPr>
          <w:spacing w:val="-2"/>
        </w:rPr>
        <w:t xml:space="preserve"> </w:t>
      </w:r>
      <w:r>
        <w:t>hydrophones,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conditions,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total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2</w:t>
      </w:r>
      <w:r w:rsidR="009B4D47">
        <w:t>,</w:t>
      </w:r>
      <w:r>
        <w:t>458</w:t>
      </w:r>
      <w:r>
        <w:rPr>
          <w:spacing w:val="-2"/>
        </w:rPr>
        <w:t xml:space="preserve"> </w:t>
      </w:r>
      <w:r>
        <w:t>GVPs</w:t>
      </w:r>
      <w:r>
        <w:rPr>
          <w:spacing w:val="-3"/>
        </w:rPr>
        <w:t xml:space="preserve"> </w:t>
      </w:r>
      <w:r>
        <w:t>were</w:t>
      </w:r>
      <w:r>
        <w:rPr>
          <w:spacing w:val="-2"/>
        </w:rPr>
        <w:t xml:space="preserve"> </w:t>
      </w:r>
      <w:r>
        <w:t>identified.</w:t>
      </w:r>
      <w:r>
        <w:rPr>
          <w:spacing w:val="20"/>
        </w:rPr>
        <w:t xml:space="preserve"> </w:t>
      </w:r>
      <w:r>
        <w:t>The</w:t>
      </w:r>
    </w:p>
    <w:p w14:paraId="7B43CBFC" w14:textId="77777777" w:rsidR="00C544BC" w:rsidRDefault="00C544BC">
      <w:pPr>
        <w:sectPr w:rsidR="00C544BC">
          <w:type w:val="continuous"/>
          <w:pgSz w:w="12240" w:h="15840"/>
          <w:pgMar w:top="1200" w:right="1280" w:bottom="1020" w:left="900" w:header="0" w:footer="832" w:gutter="0"/>
          <w:cols w:space="720"/>
        </w:sectPr>
      </w:pPr>
    </w:p>
    <w:p w14:paraId="72F5787B" w14:textId="77777777" w:rsidR="00C544BC" w:rsidRDefault="00BD4BDE">
      <w:pPr>
        <w:pStyle w:val="BodyText"/>
        <w:spacing w:before="134" w:line="213" w:lineRule="auto"/>
        <w:ind w:left="531" w:right="155"/>
        <w:jc w:val="both"/>
      </w:pPr>
      <w:bookmarkStart w:id="18" w:name="_bookmark1"/>
      <w:bookmarkEnd w:id="18"/>
      <w:r>
        <w:rPr>
          <w:w w:val="95"/>
        </w:rPr>
        <w:lastRenderedPageBreak/>
        <w:t xml:space="preserve">Table 1: Number of hydrophones (HPs) </w:t>
      </w:r>
      <w:proofErr w:type="gramStart"/>
      <w:r>
        <w:rPr>
          <w:w w:val="95"/>
        </w:rPr>
        <w:t>used</w:t>
      </w:r>
      <w:proofErr w:type="gramEnd"/>
      <w:r>
        <w:rPr>
          <w:w w:val="95"/>
        </w:rPr>
        <w:t xml:space="preserve"> and number of observations made (no. 30-min</w:t>
      </w:r>
      <w:r>
        <w:rPr>
          <w:spacing w:val="1"/>
          <w:w w:val="95"/>
        </w:rPr>
        <w:t xml:space="preserve"> </w:t>
      </w:r>
      <w:r>
        <w:rPr>
          <w:w w:val="95"/>
        </w:rPr>
        <w:t>periods) during each Submarine Commander Course (SCC) before the exercise began, when</w:t>
      </w:r>
      <w:r>
        <w:rPr>
          <w:spacing w:val="1"/>
          <w:w w:val="95"/>
        </w:rPr>
        <w:t xml:space="preserve"> </w:t>
      </w:r>
      <w:r>
        <w:rPr>
          <w:w w:val="95"/>
        </w:rPr>
        <w:t>naval activity was present, and when naval activity and mid-frequency active (MFA) sonar</w:t>
      </w:r>
      <w:r>
        <w:rPr>
          <w:spacing w:val="1"/>
          <w:w w:val="95"/>
        </w:rPr>
        <w:t xml:space="preserve"> </w:t>
      </w:r>
      <w:r>
        <w:t>were</w:t>
      </w:r>
      <w:r>
        <w:rPr>
          <w:spacing w:val="16"/>
        </w:rPr>
        <w:t xml:space="preserve"> </w:t>
      </w:r>
      <w:r>
        <w:t>present.</w:t>
      </w:r>
    </w:p>
    <w:p w14:paraId="4E1C034A" w14:textId="77777777" w:rsidR="00C544BC" w:rsidRDefault="00C544BC">
      <w:pPr>
        <w:pStyle w:val="BodyText"/>
        <w:spacing w:before="3"/>
        <w:ind w:left="0"/>
        <w:rPr>
          <w:sz w:val="16"/>
        </w:rPr>
      </w:pPr>
    </w:p>
    <w:tbl>
      <w:tblPr>
        <w:tblW w:w="0" w:type="auto"/>
        <w:tblInd w:w="258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93"/>
        <w:gridCol w:w="674"/>
        <w:gridCol w:w="1523"/>
        <w:gridCol w:w="1104"/>
        <w:gridCol w:w="1090"/>
      </w:tblGrid>
      <w:tr w:rsidR="00C544BC" w14:paraId="3E995FE8" w14:textId="77777777" w:rsidTr="009B4D47">
        <w:trPr>
          <w:trHeight w:val="286"/>
        </w:trPr>
        <w:tc>
          <w:tcPr>
            <w:tcW w:w="893" w:type="dxa"/>
            <w:tcBorders>
              <w:bottom w:val="single" w:sz="4" w:space="0" w:color="auto"/>
            </w:tcBorders>
          </w:tcPr>
          <w:p w14:paraId="23B70A6C" w14:textId="77777777" w:rsidR="00C544BC" w:rsidRDefault="00BD4BDE">
            <w:pPr>
              <w:pStyle w:val="TableParagraph"/>
              <w:ind w:left="123"/>
              <w:jc w:val="left"/>
              <w:rPr>
                <w:sz w:val="24"/>
              </w:rPr>
            </w:pPr>
            <w:r>
              <w:rPr>
                <w:sz w:val="24"/>
              </w:rPr>
              <w:t>SCC</w:t>
            </w:r>
          </w:p>
        </w:tc>
        <w:tc>
          <w:tcPr>
            <w:tcW w:w="674" w:type="dxa"/>
            <w:tcBorders>
              <w:bottom w:val="single" w:sz="4" w:space="0" w:color="auto"/>
            </w:tcBorders>
          </w:tcPr>
          <w:p w14:paraId="40179139" w14:textId="77777777" w:rsidR="00C544BC" w:rsidRDefault="00BD4BDE">
            <w:pPr>
              <w:pStyle w:val="TableParagraph"/>
              <w:ind w:right="112"/>
              <w:rPr>
                <w:sz w:val="24"/>
              </w:rPr>
            </w:pPr>
            <w:r>
              <w:rPr>
                <w:sz w:val="24"/>
              </w:rPr>
              <w:t>HPs</w:t>
            </w:r>
          </w:p>
        </w:tc>
        <w:tc>
          <w:tcPr>
            <w:tcW w:w="1523" w:type="dxa"/>
            <w:tcBorders>
              <w:bottom w:val="single" w:sz="4" w:space="0" w:color="auto"/>
            </w:tcBorders>
          </w:tcPr>
          <w:p w14:paraId="632B1631" w14:textId="77777777" w:rsidR="00C544BC" w:rsidRDefault="00BD4BDE">
            <w:pPr>
              <w:pStyle w:val="TableParagraph"/>
              <w:ind w:right="111"/>
              <w:rPr>
                <w:sz w:val="24"/>
              </w:rPr>
            </w:pPr>
            <w:r>
              <w:rPr>
                <w:sz w:val="24"/>
              </w:rPr>
              <w:t>Pre-Exercise</w:t>
            </w:r>
          </w:p>
        </w:tc>
        <w:tc>
          <w:tcPr>
            <w:tcW w:w="1104" w:type="dxa"/>
            <w:tcBorders>
              <w:bottom w:val="single" w:sz="4" w:space="0" w:color="auto"/>
            </w:tcBorders>
          </w:tcPr>
          <w:p w14:paraId="06FF3184" w14:textId="77777777" w:rsidR="00C544BC" w:rsidRDefault="00BD4BDE">
            <w:pPr>
              <w:pStyle w:val="TableParagraph"/>
              <w:ind w:right="112"/>
              <w:rPr>
                <w:sz w:val="24"/>
              </w:rPr>
            </w:pPr>
            <w:r>
              <w:rPr>
                <w:sz w:val="24"/>
              </w:rPr>
              <w:t>Phase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</w:p>
        </w:tc>
        <w:tc>
          <w:tcPr>
            <w:tcW w:w="1090" w:type="dxa"/>
            <w:tcBorders>
              <w:bottom w:val="single" w:sz="4" w:space="0" w:color="auto"/>
            </w:tcBorders>
          </w:tcPr>
          <w:p w14:paraId="071B5505" w14:textId="77777777" w:rsidR="00C544BC" w:rsidRDefault="00BD4BDE">
            <w:pPr>
              <w:pStyle w:val="TableParagraph"/>
              <w:ind w:right="113"/>
              <w:rPr>
                <w:sz w:val="24"/>
              </w:rPr>
            </w:pPr>
            <w:r>
              <w:rPr>
                <w:w w:val="105"/>
                <w:sz w:val="24"/>
              </w:rPr>
              <w:t>Phase</w:t>
            </w:r>
            <w:r>
              <w:rPr>
                <w:spacing w:val="-4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B</w:t>
            </w:r>
          </w:p>
        </w:tc>
      </w:tr>
      <w:tr w:rsidR="00C544BC" w14:paraId="71D08B82" w14:textId="77777777" w:rsidTr="009B4D47">
        <w:trPr>
          <w:trHeight w:val="286"/>
        </w:trPr>
        <w:tc>
          <w:tcPr>
            <w:tcW w:w="893" w:type="dxa"/>
            <w:tcBorders>
              <w:top w:val="single" w:sz="4" w:space="0" w:color="auto"/>
            </w:tcBorders>
          </w:tcPr>
          <w:p w14:paraId="1D011EE0" w14:textId="77777777" w:rsidR="00C544BC" w:rsidRDefault="00BD4BDE">
            <w:pPr>
              <w:pStyle w:val="TableParagraph"/>
              <w:ind w:left="123"/>
              <w:jc w:val="left"/>
              <w:rPr>
                <w:sz w:val="24"/>
              </w:rPr>
            </w:pPr>
            <w:r>
              <w:rPr>
                <w:sz w:val="24"/>
              </w:rPr>
              <w:t>Feb13</w:t>
            </w:r>
          </w:p>
        </w:tc>
        <w:tc>
          <w:tcPr>
            <w:tcW w:w="674" w:type="dxa"/>
            <w:tcBorders>
              <w:top w:val="single" w:sz="4" w:space="0" w:color="auto"/>
            </w:tcBorders>
          </w:tcPr>
          <w:p w14:paraId="4F0A37D0" w14:textId="77777777" w:rsidR="00C544BC" w:rsidRDefault="00BD4BDE">
            <w:pPr>
              <w:pStyle w:val="TableParagraph"/>
              <w:ind w:right="111"/>
              <w:rPr>
                <w:sz w:val="24"/>
              </w:rPr>
            </w:pPr>
            <w:r>
              <w:rPr>
                <w:sz w:val="24"/>
              </w:rPr>
              <w:t>61</w:t>
            </w:r>
          </w:p>
        </w:tc>
        <w:tc>
          <w:tcPr>
            <w:tcW w:w="1523" w:type="dxa"/>
            <w:tcBorders>
              <w:top w:val="single" w:sz="4" w:space="0" w:color="auto"/>
            </w:tcBorders>
          </w:tcPr>
          <w:p w14:paraId="560C087E" w14:textId="77777777" w:rsidR="00C544BC" w:rsidRDefault="00BD4BDE">
            <w:pPr>
              <w:pStyle w:val="TableParagraph"/>
              <w:ind w:right="112"/>
              <w:rPr>
                <w:sz w:val="24"/>
              </w:rPr>
            </w:pPr>
            <w:r>
              <w:rPr>
                <w:sz w:val="24"/>
              </w:rPr>
              <w:t>113</w:t>
            </w:r>
          </w:p>
        </w:tc>
        <w:tc>
          <w:tcPr>
            <w:tcW w:w="1104" w:type="dxa"/>
            <w:tcBorders>
              <w:top w:val="single" w:sz="4" w:space="0" w:color="auto"/>
            </w:tcBorders>
          </w:tcPr>
          <w:p w14:paraId="26AEB320" w14:textId="77777777" w:rsidR="00C544BC" w:rsidRDefault="00BD4BDE">
            <w:pPr>
              <w:pStyle w:val="TableParagraph"/>
              <w:ind w:right="112"/>
              <w:rPr>
                <w:sz w:val="24"/>
              </w:rPr>
            </w:pPr>
            <w:r>
              <w:rPr>
                <w:sz w:val="24"/>
              </w:rPr>
              <w:t>183</w:t>
            </w:r>
          </w:p>
        </w:tc>
        <w:tc>
          <w:tcPr>
            <w:tcW w:w="1090" w:type="dxa"/>
            <w:tcBorders>
              <w:top w:val="single" w:sz="4" w:space="0" w:color="auto"/>
            </w:tcBorders>
          </w:tcPr>
          <w:p w14:paraId="171A94F0" w14:textId="77777777" w:rsidR="00C544BC" w:rsidRDefault="00BD4BDE">
            <w:pPr>
              <w:pStyle w:val="TableParagraph"/>
              <w:ind w:right="113"/>
              <w:rPr>
                <w:sz w:val="24"/>
              </w:rPr>
            </w:pPr>
            <w:r>
              <w:rPr>
                <w:sz w:val="24"/>
              </w:rPr>
              <w:t>134</w:t>
            </w:r>
          </w:p>
        </w:tc>
      </w:tr>
      <w:tr w:rsidR="00C544BC" w14:paraId="3A3FC9AF" w14:textId="77777777" w:rsidTr="009B4D47">
        <w:trPr>
          <w:trHeight w:val="286"/>
        </w:trPr>
        <w:tc>
          <w:tcPr>
            <w:tcW w:w="893" w:type="dxa"/>
          </w:tcPr>
          <w:p w14:paraId="6884EFA3" w14:textId="77777777" w:rsidR="00C544BC" w:rsidRDefault="00BD4BDE">
            <w:pPr>
              <w:pStyle w:val="TableParagraph"/>
              <w:ind w:left="123"/>
              <w:jc w:val="left"/>
              <w:rPr>
                <w:sz w:val="24"/>
              </w:rPr>
            </w:pPr>
            <w:r>
              <w:rPr>
                <w:sz w:val="24"/>
              </w:rPr>
              <w:t>Aug13</w:t>
            </w:r>
          </w:p>
        </w:tc>
        <w:tc>
          <w:tcPr>
            <w:tcW w:w="674" w:type="dxa"/>
          </w:tcPr>
          <w:p w14:paraId="4EEA3254" w14:textId="77777777" w:rsidR="00C544BC" w:rsidRDefault="00BD4BDE">
            <w:pPr>
              <w:pStyle w:val="TableParagraph"/>
              <w:ind w:right="111"/>
              <w:rPr>
                <w:sz w:val="24"/>
              </w:rPr>
            </w:pPr>
            <w:r>
              <w:rPr>
                <w:sz w:val="24"/>
              </w:rPr>
              <w:t>61</w:t>
            </w:r>
          </w:p>
        </w:tc>
        <w:tc>
          <w:tcPr>
            <w:tcW w:w="1523" w:type="dxa"/>
          </w:tcPr>
          <w:p w14:paraId="0999B2DC" w14:textId="77777777" w:rsidR="00C544BC" w:rsidRDefault="00BD4BDE">
            <w:pPr>
              <w:pStyle w:val="TableParagraph"/>
              <w:ind w:right="112"/>
              <w:rPr>
                <w:sz w:val="24"/>
              </w:rPr>
            </w:pPr>
            <w:r>
              <w:rPr>
                <w:sz w:val="24"/>
              </w:rPr>
              <w:t>204</w:t>
            </w:r>
          </w:p>
        </w:tc>
        <w:tc>
          <w:tcPr>
            <w:tcW w:w="1104" w:type="dxa"/>
          </w:tcPr>
          <w:p w14:paraId="686F5C70" w14:textId="77777777" w:rsidR="00C544BC" w:rsidRDefault="00BD4BDE">
            <w:pPr>
              <w:pStyle w:val="TableParagraph"/>
              <w:ind w:right="112"/>
              <w:rPr>
                <w:sz w:val="24"/>
              </w:rPr>
            </w:pPr>
            <w:r>
              <w:rPr>
                <w:sz w:val="24"/>
              </w:rPr>
              <w:t>113</w:t>
            </w:r>
          </w:p>
        </w:tc>
        <w:tc>
          <w:tcPr>
            <w:tcW w:w="1090" w:type="dxa"/>
          </w:tcPr>
          <w:p w14:paraId="133A2F93" w14:textId="77777777" w:rsidR="00C544BC" w:rsidRDefault="00BD4BDE">
            <w:pPr>
              <w:pStyle w:val="TableParagraph"/>
              <w:ind w:right="113"/>
              <w:rPr>
                <w:sz w:val="24"/>
              </w:rPr>
            </w:pPr>
            <w:r>
              <w:rPr>
                <w:sz w:val="24"/>
              </w:rPr>
              <w:t>99</w:t>
            </w:r>
          </w:p>
        </w:tc>
      </w:tr>
      <w:tr w:rsidR="00C544BC" w14:paraId="08AFEA93" w14:textId="77777777" w:rsidTr="009B4D47">
        <w:trPr>
          <w:trHeight w:val="286"/>
        </w:trPr>
        <w:tc>
          <w:tcPr>
            <w:tcW w:w="893" w:type="dxa"/>
          </w:tcPr>
          <w:p w14:paraId="3C2909A7" w14:textId="77777777" w:rsidR="00C544BC" w:rsidRDefault="00BD4BDE">
            <w:pPr>
              <w:pStyle w:val="TableParagraph"/>
              <w:ind w:left="123"/>
              <w:jc w:val="left"/>
              <w:rPr>
                <w:sz w:val="24"/>
              </w:rPr>
            </w:pPr>
            <w:r>
              <w:rPr>
                <w:sz w:val="24"/>
              </w:rPr>
              <w:t>Feb14</w:t>
            </w:r>
          </w:p>
        </w:tc>
        <w:tc>
          <w:tcPr>
            <w:tcW w:w="674" w:type="dxa"/>
          </w:tcPr>
          <w:p w14:paraId="0D6425A9" w14:textId="77777777" w:rsidR="00C544BC" w:rsidRDefault="00BD4BDE">
            <w:pPr>
              <w:pStyle w:val="TableParagraph"/>
              <w:ind w:right="111"/>
              <w:rPr>
                <w:sz w:val="24"/>
              </w:rPr>
            </w:pPr>
            <w:r>
              <w:rPr>
                <w:sz w:val="24"/>
              </w:rPr>
              <w:t>60</w:t>
            </w:r>
          </w:p>
        </w:tc>
        <w:tc>
          <w:tcPr>
            <w:tcW w:w="1523" w:type="dxa"/>
          </w:tcPr>
          <w:p w14:paraId="56057DA4" w14:textId="77777777" w:rsidR="00C544BC" w:rsidRDefault="00BD4BDE">
            <w:pPr>
              <w:pStyle w:val="TableParagraph"/>
              <w:ind w:right="112"/>
              <w:rPr>
                <w:sz w:val="24"/>
              </w:rPr>
            </w:pPr>
            <w:r>
              <w:rPr>
                <w:sz w:val="24"/>
              </w:rPr>
              <w:t>514</w:t>
            </w:r>
          </w:p>
        </w:tc>
        <w:tc>
          <w:tcPr>
            <w:tcW w:w="1104" w:type="dxa"/>
          </w:tcPr>
          <w:p w14:paraId="2BB1CDBA" w14:textId="77777777" w:rsidR="00C544BC" w:rsidRDefault="00BD4BDE">
            <w:pPr>
              <w:pStyle w:val="TableParagraph"/>
              <w:ind w:right="112"/>
              <w:rPr>
                <w:sz w:val="24"/>
              </w:rPr>
            </w:pPr>
            <w:r>
              <w:rPr>
                <w:sz w:val="24"/>
              </w:rPr>
              <w:t>102</w:t>
            </w:r>
          </w:p>
        </w:tc>
        <w:tc>
          <w:tcPr>
            <w:tcW w:w="1090" w:type="dxa"/>
          </w:tcPr>
          <w:p w14:paraId="5F2E278B" w14:textId="77777777" w:rsidR="00C544BC" w:rsidRDefault="00BD4BDE">
            <w:pPr>
              <w:pStyle w:val="TableParagraph"/>
              <w:ind w:right="113"/>
              <w:rPr>
                <w:sz w:val="24"/>
              </w:rPr>
            </w:pPr>
            <w:r>
              <w:rPr>
                <w:sz w:val="24"/>
              </w:rPr>
              <w:t>138</w:t>
            </w:r>
          </w:p>
        </w:tc>
      </w:tr>
      <w:tr w:rsidR="00C544BC" w14:paraId="6BE7C52B" w14:textId="77777777" w:rsidTr="009B4D47">
        <w:trPr>
          <w:trHeight w:val="286"/>
        </w:trPr>
        <w:tc>
          <w:tcPr>
            <w:tcW w:w="893" w:type="dxa"/>
          </w:tcPr>
          <w:p w14:paraId="5FC6AC2B" w14:textId="77777777" w:rsidR="00C544BC" w:rsidRDefault="00BD4BDE">
            <w:pPr>
              <w:pStyle w:val="TableParagraph"/>
              <w:ind w:left="123"/>
              <w:jc w:val="left"/>
              <w:rPr>
                <w:sz w:val="24"/>
              </w:rPr>
            </w:pPr>
            <w:r>
              <w:rPr>
                <w:sz w:val="24"/>
              </w:rPr>
              <w:t>Aug14</w:t>
            </w:r>
          </w:p>
        </w:tc>
        <w:tc>
          <w:tcPr>
            <w:tcW w:w="674" w:type="dxa"/>
          </w:tcPr>
          <w:p w14:paraId="63C7D23F" w14:textId="77777777" w:rsidR="00C544BC" w:rsidRDefault="00BD4BDE">
            <w:pPr>
              <w:pStyle w:val="TableParagraph"/>
              <w:ind w:right="111"/>
              <w:rPr>
                <w:sz w:val="24"/>
              </w:rPr>
            </w:pPr>
            <w:r>
              <w:rPr>
                <w:sz w:val="24"/>
              </w:rPr>
              <w:t>61</w:t>
            </w:r>
          </w:p>
        </w:tc>
        <w:tc>
          <w:tcPr>
            <w:tcW w:w="1523" w:type="dxa"/>
          </w:tcPr>
          <w:p w14:paraId="03D9B8EC" w14:textId="77777777" w:rsidR="00C544BC" w:rsidRDefault="00BD4BDE">
            <w:pPr>
              <w:pStyle w:val="TableParagraph"/>
              <w:ind w:right="112"/>
              <w:rPr>
                <w:sz w:val="24"/>
              </w:rPr>
            </w:pPr>
            <w:r>
              <w:rPr>
                <w:sz w:val="24"/>
              </w:rPr>
              <w:t>262</w:t>
            </w:r>
          </w:p>
        </w:tc>
        <w:tc>
          <w:tcPr>
            <w:tcW w:w="1104" w:type="dxa"/>
          </w:tcPr>
          <w:p w14:paraId="5297D6C7" w14:textId="77777777" w:rsidR="00C544BC" w:rsidRDefault="00BD4BDE">
            <w:pPr>
              <w:pStyle w:val="TableParagraph"/>
              <w:ind w:right="112"/>
              <w:rPr>
                <w:sz w:val="24"/>
              </w:rPr>
            </w:pPr>
            <w:r>
              <w:rPr>
                <w:sz w:val="24"/>
              </w:rPr>
              <w:t>115</w:t>
            </w:r>
          </w:p>
        </w:tc>
        <w:tc>
          <w:tcPr>
            <w:tcW w:w="1090" w:type="dxa"/>
          </w:tcPr>
          <w:p w14:paraId="26176E1B" w14:textId="77777777" w:rsidR="00C544BC" w:rsidRDefault="00BD4BDE">
            <w:pPr>
              <w:pStyle w:val="TableParagraph"/>
              <w:ind w:right="113"/>
              <w:rPr>
                <w:sz w:val="24"/>
              </w:rPr>
            </w:pPr>
            <w:r>
              <w:rPr>
                <w:sz w:val="24"/>
              </w:rPr>
              <w:t>133</w:t>
            </w:r>
          </w:p>
        </w:tc>
      </w:tr>
      <w:tr w:rsidR="00C544BC" w14:paraId="4E1CDBDB" w14:textId="77777777" w:rsidTr="009B4D47">
        <w:trPr>
          <w:trHeight w:val="286"/>
        </w:trPr>
        <w:tc>
          <w:tcPr>
            <w:tcW w:w="893" w:type="dxa"/>
          </w:tcPr>
          <w:p w14:paraId="3583E7C6" w14:textId="77777777" w:rsidR="00C544BC" w:rsidRDefault="00BD4BDE">
            <w:pPr>
              <w:pStyle w:val="TableParagraph"/>
              <w:ind w:left="123"/>
              <w:jc w:val="left"/>
              <w:rPr>
                <w:sz w:val="24"/>
              </w:rPr>
            </w:pPr>
            <w:r>
              <w:rPr>
                <w:sz w:val="24"/>
              </w:rPr>
              <w:t>Feb17</w:t>
            </w:r>
          </w:p>
        </w:tc>
        <w:tc>
          <w:tcPr>
            <w:tcW w:w="674" w:type="dxa"/>
          </w:tcPr>
          <w:p w14:paraId="205F792A" w14:textId="77777777" w:rsidR="00C544BC" w:rsidRDefault="00BD4BDE">
            <w:pPr>
              <w:pStyle w:val="TableParagraph"/>
              <w:ind w:right="111"/>
              <w:rPr>
                <w:sz w:val="24"/>
              </w:rPr>
            </w:pPr>
            <w:r>
              <w:rPr>
                <w:sz w:val="24"/>
              </w:rPr>
              <w:t>59</w:t>
            </w:r>
          </w:p>
        </w:tc>
        <w:tc>
          <w:tcPr>
            <w:tcW w:w="1523" w:type="dxa"/>
          </w:tcPr>
          <w:p w14:paraId="09B7F8C2" w14:textId="77777777" w:rsidR="00C544BC" w:rsidRDefault="00BD4BDE">
            <w:pPr>
              <w:pStyle w:val="TableParagraph"/>
              <w:ind w:right="112"/>
              <w:rPr>
                <w:sz w:val="24"/>
              </w:rPr>
            </w:pPr>
            <w:r>
              <w:rPr>
                <w:sz w:val="24"/>
              </w:rPr>
              <w:t>450</w:t>
            </w:r>
          </w:p>
        </w:tc>
        <w:tc>
          <w:tcPr>
            <w:tcW w:w="1104" w:type="dxa"/>
          </w:tcPr>
          <w:p w14:paraId="71CEDC4D" w14:textId="77777777" w:rsidR="00C544BC" w:rsidRDefault="00BD4BDE">
            <w:pPr>
              <w:pStyle w:val="TableParagraph"/>
              <w:ind w:right="112"/>
              <w:rPr>
                <w:sz w:val="24"/>
              </w:rPr>
            </w:pPr>
            <w:r>
              <w:rPr>
                <w:sz w:val="24"/>
              </w:rPr>
              <w:t>96</w:t>
            </w:r>
          </w:p>
        </w:tc>
        <w:tc>
          <w:tcPr>
            <w:tcW w:w="1090" w:type="dxa"/>
          </w:tcPr>
          <w:p w14:paraId="27E66E29" w14:textId="77777777" w:rsidR="00C544BC" w:rsidRDefault="00BD4BDE">
            <w:pPr>
              <w:pStyle w:val="TableParagraph"/>
              <w:ind w:right="113"/>
              <w:rPr>
                <w:sz w:val="24"/>
              </w:rPr>
            </w:pPr>
            <w:r>
              <w:rPr>
                <w:sz w:val="24"/>
              </w:rPr>
              <w:t>109</w:t>
            </w:r>
          </w:p>
        </w:tc>
      </w:tr>
      <w:tr w:rsidR="00C544BC" w14:paraId="2A427B54" w14:textId="77777777" w:rsidTr="009B4D47">
        <w:trPr>
          <w:trHeight w:val="286"/>
        </w:trPr>
        <w:tc>
          <w:tcPr>
            <w:tcW w:w="893" w:type="dxa"/>
          </w:tcPr>
          <w:p w14:paraId="442B4CE8" w14:textId="77777777" w:rsidR="00C544BC" w:rsidRDefault="00BD4BDE">
            <w:pPr>
              <w:pStyle w:val="TableParagraph"/>
              <w:ind w:left="123"/>
              <w:jc w:val="left"/>
              <w:rPr>
                <w:sz w:val="24"/>
              </w:rPr>
            </w:pPr>
            <w:r>
              <w:rPr>
                <w:sz w:val="24"/>
              </w:rPr>
              <w:t>Aug17</w:t>
            </w:r>
          </w:p>
        </w:tc>
        <w:tc>
          <w:tcPr>
            <w:tcW w:w="674" w:type="dxa"/>
          </w:tcPr>
          <w:p w14:paraId="4C322CC8" w14:textId="77777777" w:rsidR="00C544BC" w:rsidRDefault="00BD4BDE">
            <w:pPr>
              <w:pStyle w:val="TableParagraph"/>
              <w:ind w:right="111"/>
              <w:rPr>
                <w:sz w:val="24"/>
              </w:rPr>
            </w:pPr>
            <w:r>
              <w:rPr>
                <w:sz w:val="24"/>
              </w:rPr>
              <w:t>49</w:t>
            </w:r>
          </w:p>
        </w:tc>
        <w:tc>
          <w:tcPr>
            <w:tcW w:w="1523" w:type="dxa"/>
          </w:tcPr>
          <w:p w14:paraId="3BECDFF4" w14:textId="77777777" w:rsidR="00C544BC" w:rsidRDefault="00BD4BDE">
            <w:pPr>
              <w:pStyle w:val="TableParagraph"/>
              <w:ind w:right="112"/>
              <w:rPr>
                <w:sz w:val="24"/>
              </w:rPr>
            </w:pPr>
            <w:r>
              <w:rPr>
                <w:sz w:val="24"/>
              </w:rPr>
              <w:t>270</w:t>
            </w:r>
          </w:p>
        </w:tc>
        <w:tc>
          <w:tcPr>
            <w:tcW w:w="1104" w:type="dxa"/>
          </w:tcPr>
          <w:p w14:paraId="095871AE" w14:textId="77777777" w:rsidR="00C544BC" w:rsidRDefault="00BD4BDE">
            <w:pPr>
              <w:pStyle w:val="TableParagraph"/>
              <w:ind w:right="112"/>
              <w:rPr>
                <w:sz w:val="24"/>
              </w:rPr>
            </w:pPr>
            <w:r>
              <w:rPr>
                <w:sz w:val="24"/>
              </w:rPr>
              <w:t>106</w:t>
            </w:r>
          </w:p>
        </w:tc>
        <w:tc>
          <w:tcPr>
            <w:tcW w:w="1090" w:type="dxa"/>
          </w:tcPr>
          <w:p w14:paraId="210DD21E" w14:textId="77777777" w:rsidR="00C544BC" w:rsidRDefault="00BD4BDE">
            <w:pPr>
              <w:pStyle w:val="TableParagraph"/>
              <w:ind w:right="113"/>
              <w:rPr>
                <w:sz w:val="24"/>
              </w:rPr>
            </w:pPr>
            <w:r>
              <w:rPr>
                <w:sz w:val="24"/>
              </w:rPr>
              <w:t>113</w:t>
            </w:r>
          </w:p>
        </w:tc>
      </w:tr>
    </w:tbl>
    <w:p w14:paraId="5382025B" w14:textId="77777777" w:rsidR="00C544BC" w:rsidRDefault="00C544BC">
      <w:pPr>
        <w:pStyle w:val="BodyText"/>
        <w:spacing w:before="2"/>
        <w:ind w:left="0"/>
        <w:rPr>
          <w:sz w:val="20"/>
        </w:rPr>
      </w:pPr>
    </w:p>
    <w:p w14:paraId="3DA149C8" w14:textId="77777777" w:rsidR="00C544BC" w:rsidRDefault="00BD4BDE">
      <w:pPr>
        <w:pStyle w:val="BodyText"/>
        <w:spacing w:before="118"/>
      </w:pPr>
      <w:r>
        <w:rPr>
          <w:rFonts w:ascii="Trebuchet MS"/>
          <w:sz w:val="12"/>
        </w:rPr>
        <w:t xml:space="preserve">289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average</w:t>
      </w:r>
      <w:r>
        <w:rPr>
          <w:spacing w:val="-4"/>
          <w:w w:val="95"/>
        </w:rPr>
        <w:t xml:space="preserve"> </w:t>
      </w:r>
      <w:proofErr w:type="gramStart"/>
      <w:r>
        <w:rPr>
          <w:w w:val="95"/>
        </w:rPr>
        <w:t>probability</w:t>
      </w:r>
      <w:proofErr w:type="gramEnd"/>
      <w:r>
        <w:rPr>
          <w:spacing w:val="-5"/>
          <w:w w:val="95"/>
        </w:rPr>
        <w:t xml:space="preserve"> </w:t>
      </w:r>
      <w:r>
        <w:rPr>
          <w:w w:val="95"/>
        </w:rPr>
        <w:t>of</w:t>
      </w:r>
      <w:r>
        <w:rPr>
          <w:spacing w:val="-4"/>
          <w:w w:val="95"/>
        </w:rPr>
        <w:t xml:space="preserve"> </w:t>
      </w:r>
      <w:r>
        <w:rPr>
          <w:w w:val="95"/>
        </w:rPr>
        <w:t>detecting</w:t>
      </w:r>
      <w:r>
        <w:rPr>
          <w:spacing w:val="-5"/>
          <w:w w:val="95"/>
        </w:rPr>
        <w:t xml:space="preserve"> </w:t>
      </w:r>
      <w:r>
        <w:rPr>
          <w:w w:val="95"/>
        </w:rPr>
        <w:t>a</w:t>
      </w:r>
      <w:r>
        <w:rPr>
          <w:spacing w:val="-4"/>
          <w:w w:val="95"/>
        </w:rPr>
        <w:t xml:space="preserve"> </w:t>
      </w:r>
      <w:r>
        <w:rPr>
          <w:w w:val="95"/>
        </w:rPr>
        <w:t>GVP</w:t>
      </w:r>
      <w:r>
        <w:rPr>
          <w:spacing w:val="-5"/>
          <w:w w:val="95"/>
        </w:rPr>
        <w:t xml:space="preserve"> </w:t>
      </w:r>
      <w:r>
        <w:rPr>
          <w:w w:val="95"/>
        </w:rPr>
        <w:t>during</w:t>
      </w:r>
      <w:r>
        <w:rPr>
          <w:spacing w:val="-4"/>
          <w:w w:val="95"/>
        </w:rPr>
        <w:t xml:space="preserve"> </w:t>
      </w:r>
      <w:r>
        <w:rPr>
          <w:w w:val="95"/>
        </w:rPr>
        <w:t>each</w:t>
      </w:r>
      <w:r>
        <w:rPr>
          <w:spacing w:val="-5"/>
          <w:w w:val="95"/>
        </w:rPr>
        <w:t xml:space="preserve"> </w:t>
      </w:r>
      <w:r>
        <w:rPr>
          <w:w w:val="95"/>
        </w:rPr>
        <w:t>half-hour</w:t>
      </w:r>
      <w:r>
        <w:rPr>
          <w:spacing w:val="-4"/>
          <w:w w:val="95"/>
        </w:rPr>
        <w:t xml:space="preserve"> </w:t>
      </w:r>
      <w:r>
        <w:rPr>
          <w:w w:val="95"/>
        </w:rPr>
        <w:t>period</w:t>
      </w:r>
      <w:r>
        <w:rPr>
          <w:spacing w:val="-5"/>
          <w:w w:val="95"/>
        </w:rPr>
        <w:t xml:space="preserve"> </w:t>
      </w:r>
      <w:r>
        <w:rPr>
          <w:w w:val="95"/>
        </w:rPr>
        <w:t>was</w:t>
      </w:r>
      <w:r>
        <w:rPr>
          <w:spacing w:val="-4"/>
          <w:w w:val="95"/>
        </w:rPr>
        <w:t xml:space="preserve"> </w:t>
      </w:r>
      <w:r>
        <w:rPr>
          <w:w w:val="95"/>
        </w:rPr>
        <w:t>therefore</w:t>
      </w:r>
      <w:r>
        <w:rPr>
          <w:spacing w:val="-5"/>
          <w:w w:val="95"/>
        </w:rPr>
        <w:t xml:space="preserve"> </w:t>
      </w:r>
      <w:r>
        <w:rPr>
          <w:w w:val="95"/>
        </w:rPr>
        <w:t>1.3%.</w:t>
      </w:r>
      <w:r>
        <w:rPr>
          <w:spacing w:val="18"/>
          <w:w w:val="95"/>
        </w:rPr>
        <w:t xml:space="preserve"> </w:t>
      </w:r>
      <w:r>
        <w:rPr>
          <w:w w:val="95"/>
        </w:rPr>
        <w:t>The</w:t>
      </w:r>
    </w:p>
    <w:p w14:paraId="6F9846A2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290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spatial</w:t>
      </w:r>
      <w:r>
        <w:rPr>
          <w:spacing w:val="22"/>
          <w:w w:val="95"/>
        </w:rPr>
        <w:t xml:space="preserve"> </w:t>
      </w:r>
      <w:proofErr w:type="gramStart"/>
      <w:r>
        <w:rPr>
          <w:w w:val="95"/>
        </w:rPr>
        <w:t>distribution</w:t>
      </w:r>
      <w:proofErr w:type="gramEnd"/>
      <w:r>
        <w:rPr>
          <w:spacing w:val="21"/>
          <w:w w:val="95"/>
        </w:rPr>
        <w:t xml:space="preserve"> </w:t>
      </w:r>
      <w:r>
        <w:rPr>
          <w:w w:val="95"/>
        </w:rPr>
        <w:t>of</w:t>
      </w:r>
      <w:r>
        <w:rPr>
          <w:spacing w:val="22"/>
          <w:w w:val="95"/>
        </w:rPr>
        <w:t xml:space="preserve"> </w:t>
      </w:r>
      <w:r>
        <w:rPr>
          <w:w w:val="95"/>
        </w:rPr>
        <w:t>GVPs</w:t>
      </w:r>
      <w:r>
        <w:rPr>
          <w:spacing w:val="21"/>
          <w:w w:val="95"/>
        </w:rPr>
        <w:t xml:space="preserve"> </w:t>
      </w:r>
      <w:r>
        <w:rPr>
          <w:w w:val="95"/>
        </w:rPr>
        <w:t>differed</w:t>
      </w:r>
      <w:r>
        <w:rPr>
          <w:spacing w:val="22"/>
          <w:w w:val="95"/>
        </w:rPr>
        <w:t xml:space="preserve"> </w:t>
      </w:r>
      <w:r>
        <w:rPr>
          <w:w w:val="95"/>
        </w:rPr>
        <w:t>during</w:t>
      </w:r>
      <w:r>
        <w:rPr>
          <w:spacing w:val="21"/>
          <w:w w:val="95"/>
        </w:rPr>
        <w:t xml:space="preserve"> </w:t>
      </w:r>
      <w:r>
        <w:rPr>
          <w:w w:val="95"/>
        </w:rPr>
        <w:t>the</w:t>
      </w:r>
      <w:r>
        <w:rPr>
          <w:spacing w:val="22"/>
          <w:w w:val="95"/>
        </w:rPr>
        <w:t xml:space="preserve"> </w:t>
      </w:r>
      <w:r>
        <w:rPr>
          <w:w w:val="95"/>
        </w:rPr>
        <w:t>pre-activity</w:t>
      </w:r>
      <w:r>
        <w:rPr>
          <w:spacing w:val="21"/>
          <w:w w:val="95"/>
        </w:rPr>
        <w:t xml:space="preserve"> </w:t>
      </w:r>
      <w:r>
        <w:rPr>
          <w:w w:val="95"/>
        </w:rPr>
        <w:t>phases</w:t>
      </w:r>
      <w:r>
        <w:rPr>
          <w:spacing w:val="22"/>
          <w:w w:val="95"/>
        </w:rPr>
        <w:t xml:space="preserve"> </w:t>
      </w:r>
      <w:r>
        <w:rPr>
          <w:w w:val="95"/>
        </w:rPr>
        <w:t>of</w:t>
      </w:r>
      <w:r>
        <w:rPr>
          <w:spacing w:val="21"/>
          <w:w w:val="95"/>
        </w:rPr>
        <w:t xml:space="preserve"> </w:t>
      </w:r>
      <w:r>
        <w:rPr>
          <w:w w:val="95"/>
        </w:rPr>
        <w:t>SCCs</w:t>
      </w:r>
      <w:r>
        <w:rPr>
          <w:spacing w:val="22"/>
          <w:w w:val="95"/>
        </w:rPr>
        <w:t xml:space="preserve"> </w:t>
      </w:r>
      <w:r>
        <w:rPr>
          <w:w w:val="95"/>
        </w:rPr>
        <w:t>(Fig.</w:t>
      </w:r>
      <w:r>
        <w:rPr>
          <w:spacing w:val="49"/>
          <w:w w:val="95"/>
        </w:rPr>
        <w:t xml:space="preserve"> </w:t>
      </w:r>
      <w:hyperlink w:anchor="_bookmark0" w:history="1">
        <w:r>
          <w:rPr>
            <w:w w:val="95"/>
          </w:rPr>
          <w:t>S2.1;</w:t>
        </w:r>
        <w:r>
          <w:rPr>
            <w:spacing w:val="21"/>
            <w:w w:val="95"/>
          </w:rPr>
          <w:t xml:space="preserve"> </w:t>
        </w:r>
      </w:hyperlink>
      <w:r>
        <w:rPr>
          <w:w w:val="95"/>
        </w:rPr>
        <w:t>top</w:t>
      </w:r>
    </w:p>
    <w:p w14:paraId="3FDAB1E8" w14:textId="77777777" w:rsidR="00C544BC" w:rsidRDefault="00BD4BDE">
      <w:pPr>
        <w:spacing w:before="154"/>
        <w:ind w:left="150"/>
        <w:rPr>
          <w:sz w:val="24"/>
        </w:rPr>
      </w:pPr>
      <w:r>
        <w:rPr>
          <w:rFonts w:ascii="Trebuchet MS"/>
          <w:sz w:val="12"/>
        </w:rPr>
        <w:t xml:space="preserve">291    </w:t>
      </w:r>
      <w:r>
        <w:rPr>
          <w:rFonts w:ascii="Trebuchet MS"/>
          <w:spacing w:val="19"/>
          <w:sz w:val="12"/>
        </w:rPr>
        <w:t xml:space="preserve"> </w:t>
      </w:r>
      <w:r>
        <w:rPr>
          <w:sz w:val="24"/>
        </w:rPr>
        <w:t>panel).</w:t>
      </w:r>
    </w:p>
    <w:p w14:paraId="43E7F144" w14:textId="77777777" w:rsidR="00C544BC" w:rsidRDefault="00BD4BDE">
      <w:pPr>
        <w:pStyle w:val="BodyText"/>
        <w:spacing w:before="299"/>
      </w:pPr>
      <w:r>
        <w:rPr>
          <w:rFonts w:ascii="Trebuchet MS" w:hAnsi="Trebuchet MS"/>
          <w:sz w:val="12"/>
        </w:rPr>
        <w:t xml:space="preserve">292    </w:t>
      </w:r>
      <w:r>
        <w:rPr>
          <w:rFonts w:ascii="Trebuchet MS" w:hAnsi="Trebuchet MS"/>
          <w:spacing w:val="19"/>
          <w:sz w:val="12"/>
        </w:rPr>
        <w:t xml:space="preserve"> </w:t>
      </w:r>
      <w:r>
        <w:rPr>
          <w:w w:val="95"/>
        </w:rPr>
        <w:t>Modelled</w:t>
      </w:r>
      <w:r>
        <w:rPr>
          <w:spacing w:val="6"/>
          <w:w w:val="95"/>
        </w:rPr>
        <w:t xml:space="preserve"> </w:t>
      </w:r>
      <w:r>
        <w:rPr>
          <w:w w:val="95"/>
        </w:rPr>
        <w:t>maximum</w:t>
      </w:r>
      <w:r>
        <w:rPr>
          <w:spacing w:val="5"/>
          <w:w w:val="95"/>
        </w:rPr>
        <w:t xml:space="preserve"> </w:t>
      </w:r>
      <w:r>
        <w:rPr>
          <w:w w:val="95"/>
        </w:rPr>
        <w:t>received</w:t>
      </w:r>
      <w:r>
        <w:rPr>
          <w:spacing w:val="5"/>
          <w:w w:val="95"/>
        </w:rPr>
        <w:t xml:space="preserve"> </w:t>
      </w:r>
      <w:r>
        <w:rPr>
          <w:w w:val="95"/>
        </w:rPr>
        <w:t>levels</w:t>
      </w:r>
      <w:r>
        <w:rPr>
          <w:spacing w:val="5"/>
          <w:w w:val="95"/>
        </w:rPr>
        <w:t xml:space="preserve"> </w:t>
      </w:r>
      <w:r>
        <w:rPr>
          <w:w w:val="95"/>
        </w:rPr>
        <w:t>ranged</w:t>
      </w:r>
      <w:r>
        <w:rPr>
          <w:spacing w:val="5"/>
          <w:w w:val="95"/>
        </w:rPr>
        <w:t xml:space="preserve"> </w:t>
      </w:r>
      <w:r>
        <w:rPr>
          <w:w w:val="95"/>
        </w:rPr>
        <w:t>from</w:t>
      </w:r>
      <w:r>
        <w:rPr>
          <w:spacing w:val="5"/>
          <w:w w:val="95"/>
        </w:rPr>
        <w:t xml:space="preserve"> </w:t>
      </w:r>
      <w:r>
        <w:rPr>
          <w:w w:val="95"/>
        </w:rPr>
        <w:t>38</w:t>
      </w:r>
      <w:r>
        <w:rPr>
          <w:spacing w:val="5"/>
          <w:w w:val="95"/>
        </w:rPr>
        <w:t xml:space="preserve"> </w:t>
      </w:r>
      <w:r>
        <w:rPr>
          <w:w w:val="95"/>
        </w:rPr>
        <w:t>to</w:t>
      </w:r>
      <w:r>
        <w:rPr>
          <w:spacing w:val="4"/>
          <w:w w:val="95"/>
        </w:rPr>
        <w:t xml:space="preserve"> </w:t>
      </w:r>
      <w:r>
        <w:rPr>
          <w:w w:val="95"/>
        </w:rPr>
        <w:t>186</w:t>
      </w:r>
      <w:r>
        <w:rPr>
          <w:spacing w:val="5"/>
          <w:w w:val="95"/>
        </w:rPr>
        <w:t xml:space="preserve"> </w:t>
      </w:r>
      <w:r>
        <w:rPr>
          <w:w w:val="95"/>
        </w:rPr>
        <w:t>dB</w:t>
      </w:r>
      <w:r>
        <w:rPr>
          <w:spacing w:val="5"/>
          <w:w w:val="95"/>
        </w:rPr>
        <w:t xml:space="preserve"> </w:t>
      </w:r>
      <w:r>
        <w:rPr>
          <w:w w:val="95"/>
        </w:rPr>
        <w:t>re</w:t>
      </w:r>
      <w:r>
        <w:rPr>
          <w:spacing w:val="5"/>
          <w:w w:val="95"/>
        </w:rPr>
        <w:t xml:space="preserve"> </w:t>
      </w:r>
      <w:r>
        <w:rPr>
          <w:w w:val="95"/>
        </w:rPr>
        <w:t>1</w:t>
      </w:r>
      <w:r>
        <w:rPr>
          <w:spacing w:val="5"/>
          <w:w w:val="95"/>
        </w:rPr>
        <w:t xml:space="preserve"> </w:t>
      </w:r>
      <w:r>
        <w:rPr>
          <w:rFonts w:ascii="Georgia" w:hAnsi="Georgia"/>
          <w:i/>
          <w:w w:val="95"/>
        </w:rPr>
        <w:t>µ</w:t>
      </w:r>
      <w:r>
        <w:rPr>
          <w:w w:val="95"/>
        </w:rPr>
        <w:t>Pa,</w:t>
      </w:r>
      <w:r>
        <w:rPr>
          <w:spacing w:val="5"/>
          <w:w w:val="95"/>
        </w:rPr>
        <w:t xml:space="preserve"> </w:t>
      </w:r>
      <w:r>
        <w:rPr>
          <w:w w:val="95"/>
        </w:rPr>
        <w:t>with</w:t>
      </w:r>
      <w:r>
        <w:rPr>
          <w:spacing w:val="5"/>
          <w:w w:val="95"/>
        </w:rPr>
        <w:t xml:space="preserve"> </w:t>
      </w:r>
      <w:r>
        <w:rPr>
          <w:w w:val="95"/>
        </w:rPr>
        <w:t>a</w:t>
      </w:r>
      <w:r>
        <w:rPr>
          <w:spacing w:val="5"/>
          <w:w w:val="95"/>
        </w:rPr>
        <w:t xml:space="preserve"> </w:t>
      </w:r>
      <w:r>
        <w:rPr>
          <w:w w:val="95"/>
        </w:rPr>
        <w:t>median</w:t>
      </w:r>
      <w:r>
        <w:rPr>
          <w:spacing w:val="5"/>
          <w:w w:val="95"/>
        </w:rPr>
        <w:t xml:space="preserve"> </w:t>
      </w:r>
      <w:r>
        <w:rPr>
          <w:w w:val="95"/>
        </w:rPr>
        <w:t>value</w:t>
      </w:r>
    </w:p>
    <w:p w14:paraId="341F8B54" w14:textId="77777777" w:rsidR="00C544BC" w:rsidRDefault="00BD4BDE">
      <w:pPr>
        <w:pStyle w:val="BodyText"/>
        <w:spacing w:before="155"/>
      </w:pPr>
      <w:r>
        <w:rPr>
          <w:rFonts w:ascii="Trebuchet MS" w:hAnsi="Trebuchet MS"/>
          <w:sz w:val="12"/>
        </w:rPr>
        <w:t xml:space="preserve">293    </w:t>
      </w:r>
      <w:r>
        <w:rPr>
          <w:rFonts w:ascii="Trebuchet MS" w:hAnsi="Trebuchet MS"/>
          <w:spacing w:val="11"/>
          <w:sz w:val="12"/>
        </w:rPr>
        <w:t xml:space="preserve"> </w:t>
      </w:r>
      <w:r>
        <w:rPr>
          <w:w w:val="95"/>
        </w:rPr>
        <w:t>when</w:t>
      </w:r>
      <w:r>
        <w:rPr>
          <w:spacing w:val="9"/>
          <w:w w:val="95"/>
        </w:rPr>
        <w:t xml:space="preserve"> </w:t>
      </w:r>
      <w:r>
        <w:rPr>
          <w:w w:val="95"/>
        </w:rPr>
        <w:t>MFAS</w:t>
      </w:r>
      <w:r>
        <w:rPr>
          <w:spacing w:val="8"/>
          <w:w w:val="95"/>
        </w:rPr>
        <w:t xml:space="preserve"> </w:t>
      </w:r>
      <w:r>
        <w:rPr>
          <w:w w:val="95"/>
        </w:rPr>
        <w:t>was</w:t>
      </w:r>
      <w:r>
        <w:rPr>
          <w:spacing w:val="8"/>
          <w:w w:val="95"/>
        </w:rPr>
        <w:t xml:space="preserve"> </w:t>
      </w:r>
      <w:r>
        <w:rPr>
          <w:w w:val="95"/>
        </w:rPr>
        <w:t>present</w:t>
      </w:r>
      <w:r>
        <w:rPr>
          <w:spacing w:val="9"/>
          <w:w w:val="95"/>
        </w:rPr>
        <w:t xml:space="preserve"> </w:t>
      </w:r>
      <w:r>
        <w:rPr>
          <w:w w:val="95"/>
        </w:rPr>
        <w:t>of</w:t>
      </w:r>
      <w:r>
        <w:rPr>
          <w:spacing w:val="8"/>
          <w:w w:val="95"/>
        </w:rPr>
        <w:t xml:space="preserve"> </w:t>
      </w:r>
      <w:r>
        <w:rPr>
          <w:w w:val="95"/>
        </w:rPr>
        <w:t>147</w:t>
      </w:r>
      <w:r>
        <w:rPr>
          <w:spacing w:val="8"/>
          <w:w w:val="95"/>
        </w:rPr>
        <w:t xml:space="preserve"> </w:t>
      </w:r>
      <w:r>
        <w:rPr>
          <w:w w:val="95"/>
        </w:rPr>
        <w:t>dB</w:t>
      </w:r>
      <w:r>
        <w:rPr>
          <w:spacing w:val="9"/>
          <w:w w:val="95"/>
        </w:rPr>
        <w:t xml:space="preserve"> </w:t>
      </w:r>
      <w:r>
        <w:rPr>
          <w:w w:val="95"/>
        </w:rPr>
        <w:t>re</w:t>
      </w:r>
      <w:r>
        <w:rPr>
          <w:spacing w:val="8"/>
          <w:w w:val="95"/>
        </w:rPr>
        <w:t xml:space="preserve"> </w:t>
      </w:r>
      <w:r>
        <w:rPr>
          <w:w w:val="95"/>
        </w:rPr>
        <w:t>1</w:t>
      </w:r>
      <w:r>
        <w:rPr>
          <w:spacing w:val="8"/>
          <w:w w:val="95"/>
        </w:rPr>
        <w:t xml:space="preserve"> </w:t>
      </w:r>
      <w:r>
        <w:rPr>
          <w:rFonts w:ascii="Georgia" w:hAnsi="Georgia"/>
          <w:i/>
          <w:w w:val="95"/>
        </w:rPr>
        <w:t>µ</w:t>
      </w:r>
      <w:r>
        <w:rPr>
          <w:w w:val="95"/>
        </w:rPr>
        <w:t>Pa.</w:t>
      </w:r>
      <w:r>
        <w:rPr>
          <w:spacing w:val="32"/>
          <w:w w:val="95"/>
        </w:rPr>
        <w:t xml:space="preserve"> </w:t>
      </w:r>
      <w:r>
        <w:rPr>
          <w:w w:val="95"/>
        </w:rPr>
        <w:t>The</w:t>
      </w:r>
      <w:r>
        <w:rPr>
          <w:spacing w:val="8"/>
          <w:w w:val="95"/>
        </w:rPr>
        <w:t xml:space="preserve"> </w:t>
      </w:r>
      <w:r>
        <w:rPr>
          <w:w w:val="95"/>
        </w:rPr>
        <w:t>intensity</w:t>
      </w:r>
      <w:r>
        <w:rPr>
          <w:spacing w:val="9"/>
          <w:w w:val="95"/>
        </w:rPr>
        <w:t xml:space="preserve"> </w:t>
      </w:r>
      <w:r>
        <w:rPr>
          <w:w w:val="95"/>
        </w:rPr>
        <w:t>and</w:t>
      </w:r>
      <w:r>
        <w:rPr>
          <w:spacing w:val="8"/>
          <w:w w:val="95"/>
        </w:rPr>
        <w:t xml:space="preserve"> </w:t>
      </w:r>
      <w:r>
        <w:rPr>
          <w:w w:val="95"/>
        </w:rPr>
        <w:t>spatial</w:t>
      </w:r>
      <w:r>
        <w:rPr>
          <w:spacing w:val="8"/>
          <w:w w:val="95"/>
        </w:rPr>
        <w:t xml:space="preserve"> </w:t>
      </w:r>
      <w:r>
        <w:rPr>
          <w:w w:val="95"/>
        </w:rPr>
        <w:t>distribution</w:t>
      </w:r>
      <w:r>
        <w:rPr>
          <w:spacing w:val="9"/>
          <w:w w:val="95"/>
        </w:rPr>
        <w:t xml:space="preserve"> </w:t>
      </w:r>
      <w:r>
        <w:rPr>
          <w:w w:val="95"/>
        </w:rPr>
        <w:t>of</w:t>
      </w:r>
      <w:r>
        <w:rPr>
          <w:spacing w:val="8"/>
          <w:w w:val="95"/>
        </w:rPr>
        <w:t xml:space="preserve"> </w:t>
      </w:r>
      <w:r>
        <w:rPr>
          <w:w w:val="95"/>
        </w:rPr>
        <w:t>MFAS</w:t>
      </w:r>
    </w:p>
    <w:p w14:paraId="3930F640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294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received</w:t>
      </w:r>
      <w:r>
        <w:rPr>
          <w:spacing w:val="17"/>
          <w:w w:val="95"/>
        </w:rPr>
        <w:t xml:space="preserve"> </w:t>
      </w:r>
      <w:r>
        <w:rPr>
          <w:w w:val="95"/>
        </w:rPr>
        <w:t>levels</w:t>
      </w:r>
      <w:r>
        <w:rPr>
          <w:spacing w:val="16"/>
          <w:w w:val="95"/>
        </w:rPr>
        <w:t xml:space="preserve"> </w:t>
      </w:r>
      <w:r>
        <w:rPr>
          <w:w w:val="95"/>
        </w:rPr>
        <w:t>varied</w:t>
      </w:r>
      <w:r>
        <w:rPr>
          <w:spacing w:val="16"/>
          <w:w w:val="95"/>
        </w:rPr>
        <w:t xml:space="preserve"> </w:t>
      </w:r>
      <w:r>
        <w:rPr>
          <w:w w:val="95"/>
        </w:rPr>
        <w:t>across</w:t>
      </w:r>
      <w:r>
        <w:rPr>
          <w:spacing w:val="15"/>
          <w:w w:val="95"/>
        </w:rPr>
        <w:t xml:space="preserve"> </w:t>
      </w:r>
      <w:r>
        <w:rPr>
          <w:w w:val="95"/>
        </w:rPr>
        <w:t>the</w:t>
      </w:r>
      <w:r>
        <w:rPr>
          <w:spacing w:val="17"/>
          <w:w w:val="95"/>
        </w:rPr>
        <w:t xml:space="preserve"> </w:t>
      </w:r>
      <w:r>
        <w:rPr>
          <w:w w:val="95"/>
        </w:rPr>
        <w:t>range</w:t>
      </w:r>
      <w:r>
        <w:rPr>
          <w:spacing w:val="15"/>
          <w:w w:val="95"/>
        </w:rPr>
        <w:t xml:space="preserve"> </w:t>
      </w:r>
      <w:r>
        <w:rPr>
          <w:w w:val="95"/>
        </w:rPr>
        <w:t>and</w:t>
      </w:r>
      <w:r>
        <w:rPr>
          <w:spacing w:val="16"/>
          <w:w w:val="95"/>
        </w:rPr>
        <w:t xml:space="preserve"> </w:t>
      </w:r>
      <w:r>
        <w:rPr>
          <w:w w:val="95"/>
        </w:rPr>
        <w:t>across</w:t>
      </w:r>
      <w:r>
        <w:rPr>
          <w:spacing w:val="16"/>
          <w:w w:val="95"/>
        </w:rPr>
        <w:t xml:space="preserve"> </w:t>
      </w:r>
      <w:r>
        <w:rPr>
          <w:w w:val="95"/>
        </w:rPr>
        <w:t>SCCs</w:t>
      </w:r>
      <w:r>
        <w:rPr>
          <w:spacing w:val="16"/>
          <w:w w:val="95"/>
        </w:rPr>
        <w:t xml:space="preserve"> </w:t>
      </w:r>
      <w:r>
        <w:rPr>
          <w:w w:val="95"/>
        </w:rPr>
        <w:t>(Fig.</w:t>
      </w:r>
      <w:r>
        <w:rPr>
          <w:spacing w:val="40"/>
          <w:w w:val="95"/>
        </w:rPr>
        <w:t xml:space="preserve"> </w:t>
      </w:r>
      <w:hyperlink w:anchor="_bookmark2" w:history="1">
        <w:r>
          <w:rPr>
            <w:w w:val="95"/>
          </w:rPr>
          <w:t>S2.2).</w:t>
        </w:r>
      </w:hyperlink>
    </w:p>
    <w:p w14:paraId="2663BBD6" w14:textId="77777777" w:rsidR="00C544BC" w:rsidRDefault="00BD4BDE">
      <w:pPr>
        <w:pStyle w:val="BodyText"/>
        <w:spacing w:before="299"/>
      </w:pPr>
      <w:r>
        <w:rPr>
          <w:rFonts w:ascii="Trebuchet MS"/>
          <w:sz w:val="12"/>
        </w:rPr>
        <w:t xml:space="preserve">295    </w:t>
      </w:r>
      <w:r>
        <w:rPr>
          <w:rFonts w:ascii="Trebuchet MS"/>
          <w:spacing w:val="19"/>
          <w:sz w:val="12"/>
        </w:rPr>
        <w:t xml:space="preserve"> </w:t>
      </w:r>
      <w:r>
        <w:t>Based</w:t>
      </w:r>
      <w:r>
        <w:rPr>
          <w:spacing w:val="12"/>
        </w:rPr>
        <w:t xml:space="preserve"> </w:t>
      </w:r>
      <w:r>
        <w:t>on</w:t>
      </w:r>
      <w:r>
        <w:rPr>
          <w:spacing w:val="12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observed</w:t>
      </w:r>
      <w:r>
        <w:rPr>
          <w:spacing w:val="12"/>
        </w:rPr>
        <w:t xml:space="preserve"> </w:t>
      </w:r>
      <w:r>
        <w:t>data,</w:t>
      </w:r>
      <w:r>
        <w:rPr>
          <w:spacing w:val="14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probability</w:t>
      </w:r>
      <w:r>
        <w:rPr>
          <w:spacing w:val="12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detecting</w:t>
      </w:r>
      <w:r>
        <w:rPr>
          <w:spacing w:val="12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GVP</w:t>
      </w:r>
      <w:r>
        <w:rPr>
          <w:spacing w:val="11"/>
        </w:rPr>
        <w:t xml:space="preserve"> </w:t>
      </w:r>
      <w:r>
        <w:t>changed</w:t>
      </w:r>
      <w:r>
        <w:rPr>
          <w:spacing w:val="12"/>
        </w:rPr>
        <w:t xml:space="preserve"> </w:t>
      </w:r>
      <w:r>
        <w:t>by</w:t>
      </w:r>
      <w:r>
        <w:rPr>
          <w:spacing w:val="11"/>
        </w:rPr>
        <w:t xml:space="preserve"> </w:t>
      </w:r>
      <w:r>
        <w:t>-38%</w:t>
      </w:r>
      <w:r>
        <w:rPr>
          <w:spacing w:val="12"/>
        </w:rPr>
        <w:t xml:space="preserve"> </w:t>
      </w:r>
      <w:r>
        <w:t>when</w:t>
      </w:r>
    </w:p>
    <w:p w14:paraId="5B29B843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296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general</w:t>
      </w:r>
      <w:r>
        <w:rPr>
          <w:spacing w:val="9"/>
          <w:w w:val="95"/>
        </w:rPr>
        <w:t xml:space="preserve"> </w:t>
      </w:r>
      <w:r>
        <w:rPr>
          <w:w w:val="95"/>
        </w:rPr>
        <w:t>naval</w:t>
      </w:r>
      <w:r>
        <w:rPr>
          <w:spacing w:val="9"/>
          <w:w w:val="95"/>
        </w:rPr>
        <w:t xml:space="preserve"> </w:t>
      </w:r>
      <w:r>
        <w:rPr>
          <w:w w:val="95"/>
        </w:rPr>
        <w:t>training</w:t>
      </w:r>
      <w:r>
        <w:rPr>
          <w:spacing w:val="9"/>
          <w:w w:val="95"/>
        </w:rPr>
        <w:t xml:space="preserve"> </w:t>
      </w:r>
      <w:r>
        <w:rPr>
          <w:w w:val="95"/>
        </w:rPr>
        <w:t>activity</w:t>
      </w:r>
      <w:r>
        <w:rPr>
          <w:spacing w:val="9"/>
          <w:w w:val="95"/>
        </w:rPr>
        <w:t xml:space="preserve"> </w:t>
      </w:r>
      <w:r>
        <w:rPr>
          <w:w w:val="95"/>
        </w:rPr>
        <w:t>was</w:t>
      </w:r>
      <w:r>
        <w:rPr>
          <w:spacing w:val="9"/>
          <w:w w:val="95"/>
        </w:rPr>
        <w:t xml:space="preserve"> </w:t>
      </w:r>
      <w:r>
        <w:rPr>
          <w:w w:val="95"/>
        </w:rPr>
        <w:t>present</w:t>
      </w:r>
      <w:r>
        <w:rPr>
          <w:spacing w:val="9"/>
          <w:w w:val="95"/>
        </w:rPr>
        <w:t xml:space="preserve"> </w:t>
      </w:r>
      <w:r>
        <w:rPr>
          <w:w w:val="95"/>
        </w:rPr>
        <w:t>compared</w:t>
      </w:r>
      <w:r>
        <w:rPr>
          <w:spacing w:val="8"/>
          <w:w w:val="95"/>
        </w:rPr>
        <w:t xml:space="preserve"> </w:t>
      </w:r>
      <w:r>
        <w:rPr>
          <w:w w:val="95"/>
        </w:rPr>
        <w:t>to</w:t>
      </w:r>
      <w:r>
        <w:rPr>
          <w:spacing w:val="9"/>
          <w:w w:val="95"/>
        </w:rPr>
        <w:t xml:space="preserve"> </w:t>
      </w:r>
      <w:r>
        <w:rPr>
          <w:w w:val="95"/>
        </w:rPr>
        <w:t>when</w:t>
      </w:r>
      <w:r>
        <w:rPr>
          <w:spacing w:val="9"/>
          <w:w w:val="95"/>
        </w:rPr>
        <w:t xml:space="preserve"> </w:t>
      </w:r>
      <w:r>
        <w:rPr>
          <w:w w:val="95"/>
        </w:rPr>
        <w:t>naval</w:t>
      </w:r>
      <w:r>
        <w:rPr>
          <w:spacing w:val="9"/>
          <w:w w:val="95"/>
        </w:rPr>
        <w:t xml:space="preserve"> </w:t>
      </w:r>
      <w:r>
        <w:rPr>
          <w:w w:val="95"/>
        </w:rPr>
        <w:t>activity</w:t>
      </w:r>
      <w:r>
        <w:rPr>
          <w:spacing w:val="9"/>
          <w:w w:val="95"/>
        </w:rPr>
        <w:t xml:space="preserve"> </w:t>
      </w:r>
      <w:r>
        <w:rPr>
          <w:w w:val="95"/>
        </w:rPr>
        <w:t>was</w:t>
      </w:r>
      <w:r>
        <w:rPr>
          <w:spacing w:val="9"/>
          <w:w w:val="95"/>
        </w:rPr>
        <w:t xml:space="preserve"> </w:t>
      </w:r>
      <w:r>
        <w:rPr>
          <w:w w:val="95"/>
        </w:rPr>
        <w:t>absent,</w:t>
      </w:r>
      <w:r>
        <w:rPr>
          <w:spacing w:val="9"/>
          <w:w w:val="95"/>
        </w:rPr>
        <w:t xml:space="preserve"> </w:t>
      </w:r>
      <w:r>
        <w:rPr>
          <w:w w:val="95"/>
        </w:rPr>
        <w:t>by</w:t>
      </w:r>
    </w:p>
    <w:p w14:paraId="6A8ED308" w14:textId="77777777" w:rsidR="00C544BC" w:rsidRDefault="00BD4BDE">
      <w:pPr>
        <w:pStyle w:val="BodyText"/>
        <w:spacing w:before="155"/>
      </w:pPr>
      <w:r>
        <w:rPr>
          <w:rFonts w:ascii="Trebuchet MS"/>
          <w:sz w:val="12"/>
        </w:rPr>
        <w:t xml:space="preserve">297   </w:t>
      </w:r>
      <w:r>
        <w:rPr>
          <w:rFonts w:ascii="Trebuchet MS"/>
          <w:spacing w:val="24"/>
          <w:sz w:val="12"/>
        </w:rPr>
        <w:t xml:space="preserve"> </w:t>
      </w:r>
      <w:r>
        <w:rPr>
          <w:w w:val="95"/>
        </w:rPr>
        <w:t>-61%</w:t>
      </w:r>
      <w:r>
        <w:rPr>
          <w:spacing w:val="-1"/>
          <w:w w:val="95"/>
        </w:rPr>
        <w:t xml:space="preserve"> </w:t>
      </w:r>
      <w:r>
        <w:rPr>
          <w:w w:val="95"/>
        </w:rPr>
        <w:t>when</w:t>
      </w:r>
      <w:r>
        <w:rPr>
          <w:spacing w:val="-2"/>
          <w:w w:val="95"/>
        </w:rPr>
        <w:t xml:space="preserve"> </w:t>
      </w:r>
      <w:r>
        <w:rPr>
          <w:w w:val="95"/>
        </w:rPr>
        <w:t>naval</w:t>
      </w:r>
      <w:r>
        <w:rPr>
          <w:spacing w:val="-1"/>
          <w:w w:val="95"/>
        </w:rPr>
        <w:t xml:space="preserve"> </w:t>
      </w:r>
      <w:r>
        <w:rPr>
          <w:w w:val="95"/>
        </w:rPr>
        <w:t>activity</w:t>
      </w:r>
      <w:r>
        <w:rPr>
          <w:spacing w:val="-2"/>
          <w:w w:val="95"/>
        </w:rPr>
        <w:t xml:space="preserve"> </w:t>
      </w:r>
      <w:r>
        <w:rPr>
          <w:w w:val="95"/>
        </w:rPr>
        <w:t>and</w:t>
      </w:r>
      <w:r>
        <w:rPr>
          <w:spacing w:val="-1"/>
          <w:w w:val="95"/>
        </w:rPr>
        <w:t xml:space="preserve"> </w:t>
      </w:r>
      <w:r>
        <w:rPr>
          <w:w w:val="95"/>
        </w:rPr>
        <w:t>MFAS</w:t>
      </w:r>
      <w:r>
        <w:rPr>
          <w:spacing w:val="-2"/>
          <w:w w:val="95"/>
        </w:rPr>
        <w:t xml:space="preserve"> </w:t>
      </w:r>
      <w:r>
        <w:rPr>
          <w:w w:val="95"/>
        </w:rPr>
        <w:t>were</w:t>
      </w:r>
      <w:r>
        <w:rPr>
          <w:spacing w:val="-1"/>
          <w:w w:val="95"/>
        </w:rPr>
        <w:t xml:space="preserve"> </w:t>
      </w:r>
      <w:r>
        <w:rPr>
          <w:w w:val="95"/>
        </w:rPr>
        <w:t>present</w:t>
      </w:r>
      <w:r>
        <w:rPr>
          <w:spacing w:val="-2"/>
          <w:w w:val="95"/>
        </w:rPr>
        <w:t xml:space="preserve"> </w:t>
      </w:r>
      <w:r>
        <w:rPr>
          <w:w w:val="95"/>
        </w:rPr>
        <w:t>compared</w:t>
      </w:r>
      <w:r>
        <w:rPr>
          <w:spacing w:val="-2"/>
          <w:w w:val="95"/>
        </w:rPr>
        <w:t xml:space="preserve"> </w:t>
      </w:r>
      <w:r>
        <w:rPr>
          <w:w w:val="95"/>
        </w:rPr>
        <w:t>to</w:t>
      </w:r>
      <w:r>
        <w:rPr>
          <w:spacing w:val="-1"/>
          <w:w w:val="95"/>
        </w:rPr>
        <w:t xml:space="preserve"> </w:t>
      </w:r>
      <w:r>
        <w:rPr>
          <w:w w:val="95"/>
        </w:rPr>
        <w:t>when</w:t>
      </w:r>
      <w:r>
        <w:rPr>
          <w:spacing w:val="-2"/>
          <w:w w:val="95"/>
        </w:rPr>
        <w:t xml:space="preserve"> </w:t>
      </w:r>
      <w:r>
        <w:rPr>
          <w:w w:val="95"/>
        </w:rPr>
        <w:t>only</w:t>
      </w:r>
      <w:r>
        <w:rPr>
          <w:spacing w:val="-1"/>
          <w:w w:val="95"/>
        </w:rPr>
        <w:t xml:space="preserve"> </w:t>
      </w:r>
      <w:r>
        <w:rPr>
          <w:w w:val="95"/>
        </w:rPr>
        <w:t>naval</w:t>
      </w:r>
      <w:r>
        <w:rPr>
          <w:spacing w:val="-2"/>
          <w:w w:val="95"/>
        </w:rPr>
        <w:t xml:space="preserve"> </w:t>
      </w:r>
      <w:r>
        <w:rPr>
          <w:w w:val="95"/>
        </w:rPr>
        <w:t>activity</w:t>
      </w:r>
      <w:r>
        <w:rPr>
          <w:spacing w:val="-1"/>
          <w:w w:val="95"/>
        </w:rPr>
        <w:t xml:space="preserve"> </w:t>
      </w:r>
      <w:r>
        <w:rPr>
          <w:w w:val="95"/>
        </w:rPr>
        <w:t>was</w:t>
      </w:r>
    </w:p>
    <w:p w14:paraId="0442BAF1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298    </w:t>
      </w:r>
      <w:r>
        <w:rPr>
          <w:rFonts w:ascii="Trebuchet MS"/>
          <w:spacing w:val="19"/>
          <w:sz w:val="12"/>
        </w:rPr>
        <w:t xml:space="preserve"> </w:t>
      </w:r>
      <w:proofErr w:type="gramStart"/>
      <w:r>
        <w:rPr>
          <w:w w:val="95"/>
        </w:rPr>
        <w:t>present</w:t>
      </w:r>
      <w:proofErr w:type="gramEnd"/>
      <w:r>
        <w:rPr>
          <w:w w:val="95"/>
        </w:rPr>
        <w:t>,</w:t>
      </w:r>
      <w:r>
        <w:rPr>
          <w:spacing w:val="-2"/>
          <w:w w:val="95"/>
        </w:rPr>
        <w:t xml:space="preserve"> </w:t>
      </w:r>
      <w:r>
        <w:rPr>
          <w:w w:val="95"/>
        </w:rPr>
        <w:t>and</w:t>
      </w:r>
      <w:r>
        <w:rPr>
          <w:spacing w:val="-3"/>
          <w:w w:val="95"/>
        </w:rPr>
        <w:t xml:space="preserve"> </w:t>
      </w:r>
      <w:r>
        <w:rPr>
          <w:w w:val="95"/>
        </w:rPr>
        <w:t>by</w:t>
      </w:r>
      <w:r>
        <w:rPr>
          <w:spacing w:val="-4"/>
          <w:w w:val="95"/>
        </w:rPr>
        <w:t xml:space="preserve"> </w:t>
      </w:r>
      <w:r>
        <w:rPr>
          <w:w w:val="95"/>
        </w:rPr>
        <w:t>-76%</w:t>
      </w:r>
      <w:r>
        <w:rPr>
          <w:spacing w:val="-2"/>
          <w:w w:val="95"/>
        </w:rPr>
        <w:t xml:space="preserve"> </w:t>
      </w:r>
      <w:r>
        <w:rPr>
          <w:w w:val="95"/>
        </w:rPr>
        <w:t>when</w:t>
      </w:r>
      <w:r>
        <w:rPr>
          <w:spacing w:val="-3"/>
          <w:w w:val="95"/>
        </w:rPr>
        <w:t xml:space="preserve"> </w:t>
      </w:r>
      <w:r>
        <w:rPr>
          <w:w w:val="95"/>
        </w:rPr>
        <w:t>naval</w:t>
      </w:r>
      <w:r>
        <w:rPr>
          <w:spacing w:val="-3"/>
          <w:w w:val="95"/>
        </w:rPr>
        <w:t xml:space="preserve"> </w:t>
      </w:r>
      <w:r>
        <w:rPr>
          <w:w w:val="95"/>
        </w:rPr>
        <w:t>activity</w:t>
      </w:r>
      <w:r>
        <w:rPr>
          <w:spacing w:val="-3"/>
          <w:w w:val="95"/>
        </w:rPr>
        <w:t xml:space="preserve"> </w:t>
      </w:r>
      <w:r>
        <w:rPr>
          <w:w w:val="95"/>
        </w:rPr>
        <w:t>and</w:t>
      </w:r>
      <w:r>
        <w:rPr>
          <w:spacing w:val="-2"/>
          <w:w w:val="95"/>
        </w:rPr>
        <w:t xml:space="preserve"> </w:t>
      </w:r>
      <w:r>
        <w:rPr>
          <w:w w:val="95"/>
        </w:rPr>
        <w:t>MFAS</w:t>
      </w:r>
      <w:r>
        <w:rPr>
          <w:spacing w:val="-3"/>
          <w:w w:val="95"/>
        </w:rPr>
        <w:t xml:space="preserve"> </w:t>
      </w:r>
      <w:r>
        <w:rPr>
          <w:w w:val="95"/>
        </w:rPr>
        <w:t>were</w:t>
      </w:r>
      <w:r>
        <w:rPr>
          <w:spacing w:val="-2"/>
          <w:w w:val="95"/>
        </w:rPr>
        <w:t xml:space="preserve"> </w:t>
      </w:r>
      <w:r>
        <w:rPr>
          <w:w w:val="95"/>
        </w:rPr>
        <w:t>present</w:t>
      </w:r>
      <w:r>
        <w:rPr>
          <w:spacing w:val="-3"/>
          <w:w w:val="95"/>
        </w:rPr>
        <w:t xml:space="preserve"> </w:t>
      </w:r>
      <w:r>
        <w:rPr>
          <w:w w:val="95"/>
        </w:rPr>
        <w:t>compared</w:t>
      </w:r>
      <w:r>
        <w:rPr>
          <w:spacing w:val="-2"/>
          <w:w w:val="95"/>
        </w:rPr>
        <w:t xml:space="preserve"> </w:t>
      </w:r>
      <w:r>
        <w:rPr>
          <w:w w:val="95"/>
        </w:rPr>
        <w:t>to</w:t>
      </w:r>
      <w:r>
        <w:rPr>
          <w:spacing w:val="-4"/>
          <w:w w:val="95"/>
        </w:rPr>
        <w:t xml:space="preserve"> </w:t>
      </w:r>
      <w:r>
        <w:rPr>
          <w:w w:val="95"/>
        </w:rPr>
        <w:t>when</w:t>
      </w:r>
      <w:r>
        <w:rPr>
          <w:spacing w:val="-2"/>
          <w:w w:val="95"/>
        </w:rPr>
        <w:t xml:space="preserve"> </w:t>
      </w:r>
      <w:r>
        <w:rPr>
          <w:w w:val="95"/>
        </w:rPr>
        <w:t>neither</w:t>
      </w:r>
    </w:p>
    <w:p w14:paraId="0F0A6BA6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299    </w:t>
      </w:r>
      <w:r>
        <w:rPr>
          <w:rFonts w:ascii="Trebuchet MS"/>
          <w:spacing w:val="19"/>
          <w:sz w:val="12"/>
        </w:rPr>
        <w:t xml:space="preserve"> </w:t>
      </w:r>
      <w:r>
        <w:t>naval</w:t>
      </w:r>
      <w:r>
        <w:rPr>
          <w:spacing w:val="2"/>
        </w:rPr>
        <w:t xml:space="preserve"> </w:t>
      </w:r>
      <w:r>
        <w:t>activity</w:t>
      </w:r>
      <w:r>
        <w:rPr>
          <w:spacing w:val="3"/>
        </w:rPr>
        <w:t xml:space="preserve"> </w:t>
      </w:r>
      <w:r>
        <w:t>nor</w:t>
      </w:r>
      <w:r>
        <w:rPr>
          <w:spacing w:val="2"/>
        </w:rPr>
        <w:t xml:space="preserve"> </w:t>
      </w:r>
      <w:r>
        <w:t>sonar</w:t>
      </w:r>
      <w:r>
        <w:rPr>
          <w:spacing w:val="2"/>
        </w:rPr>
        <w:t xml:space="preserve"> </w:t>
      </w:r>
      <w:r>
        <w:t>were</w:t>
      </w:r>
      <w:r>
        <w:rPr>
          <w:spacing w:val="2"/>
        </w:rPr>
        <w:t xml:space="preserve"> </w:t>
      </w:r>
      <w:r>
        <w:t>present</w:t>
      </w:r>
      <w:r>
        <w:rPr>
          <w:spacing w:val="2"/>
        </w:rPr>
        <w:t xml:space="preserve"> </w:t>
      </w:r>
      <w:r>
        <w:t>(Fig.</w:t>
      </w:r>
      <w:r>
        <w:rPr>
          <w:spacing w:val="32"/>
        </w:rPr>
        <w:t xml:space="preserve"> </w:t>
      </w:r>
      <w:hyperlink w:anchor="_bookmark3" w:history="1">
        <w:r>
          <w:t>S2.3).</w:t>
        </w:r>
      </w:hyperlink>
      <w:r>
        <w:rPr>
          <w:spacing w:val="3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highest</w:t>
      </w:r>
      <w:r>
        <w:rPr>
          <w:spacing w:val="2"/>
        </w:rPr>
        <w:t xml:space="preserve"> </w:t>
      </w:r>
      <w:r>
        <w:t>modelled</w:t>
      </w:r>
      <w:r>
        <w:rPr>
          <w:spacing w:val="2"/>
        </w:rPr>
        <w:t xml:space="preserve"> </w:t>
      </w:r>
      <w:r>
        <w:t>received</w:t>
      </w:r>
      <w:r>
        <w:rPr>
          <w:spacing w:val="2"/>
        </w:rPr>
        <w:t xml:space="preserve"> </w:t>
      </w:r>
      <w:r>
        <w:t>level</w:t>
      </w:r>
      <w:r>
        <w:rPr>
          <w:spacing w:val="2"/>
        </w:rPr>
        <w:t xml:space="preserve"> </w:t>
      </w:r>
      <w:r>
        <w:t>at</w:t>
      </w:r>
    </w:p>
    <w:p w14:paraId="1DD06658" w14:textId="77777777" w:rsidR="00C544BC" w:rsidRDefault="00BD4BDE">
      <w:pPr>
        <w:pStyle w:val="BodyText"/>
        <w:spacing w:before="155"/>
      </w:pPr>
      <w:r>
        <w:rPr>
          <w:rFonts w:ascii="Trebuchet MS" w:hAnsi="Trebuchet MS"/>
          <w:sz w:val="12"/>
        </w:rPr>
        <w:t xml:space="preserve">300    </w:t>
      </w:r>
      <w:r>
        <w:rPr>
          <w:rFonts w:ascii="Trebuchet MS" w:hAnsi="Trebuchet MS"/>
          <w:spacing w:val="11"/>
          <w:sz w:val="12"/>
        </w:rPr>
        <w:t xml:space="preserve"> </w:t>
      </w:r>
      <w:r>
        <w:t>which</w:t>
      </w:r>
      <w:r>
        <w:rPr>
          <w:spacing w:val="-7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GVP</w:t>
      </w:r>
      <w:r>
        <w:rPr>
          <w:spacing w:val="-7"/>
        </w:rPr>
        <w:t xml:space="preserve"> </w:t>
      </w:r>
      <w:r>
        <w:t>was</w:t>
      </w:r>
      <w:r>
        <w:rPr>
          <w:spacing w:val="-7"/>
        </w:rPr>
        <w:t xml:space="preserve"> </w:t>
      </w:r>
      <w:r>
        <w:t>observed</w:t>
      </w:r>
      <w:r>
        <w:rPr>
          <w:spacing w:val="-7"/>
        </w:rPr>
        <w:t xml:space="preserve"> </w:t>
      </w:r>
      <w:r>
        <w:t>was</w:t>
      </w:r>
      <w:r>
        <w:rPr>
          <w:spacing w:val="-8"/>
        </w:rPr>
        <w:t xml:space="preserve"> </w:t>
      </w:r>
      <w:r>
        <w:t>164</w:t>
      </w:r>
      <w:r>
        <w:rPr>
          <w:spacing w:val="-7"/>
        </w:rPr>
        <w:t xml:space="preserve"> </w:t>
      </w:r>
      <w:r>
        <w:t>dB</w:t>
      </w:r>
      <w:r>
        <w:rPr>
          <w:spacing w:val="-7"/>
        </w:rPr>
        <w:t xml:space="preserve"> </w:t>
      </w:r>
      <w:r>
        <w:t>re</w:t>
      </w:r>
      <w:r>
        <w:rPr>
          <w:spacing w:val="-8"/>
        </w:rPr>
        <w:t xml:space="preserve"> </w:t>
      </w:r>
      <w:r>
        <w:t>1</w:t>
      </w:r>
      <w:r>
        <w:rPr>
          <w:spacing w:val="-7"/>
        </w:rPr>
        <w:t xml:space="preserve"> </w:t>
      </w:r>
      <w:r>
        <w:rPr>
          <w:rFonts w:ascii="Georgia" w:hAnsi="Georgia"/>
          <w:i/>
        </w:rPr>
        <w:t>µ</w:t>
      </w:r>
      <w:r>
        <w:t>Pa.</w:t>
      </w:r>
    </w:p>
    <w:p w14:paraId="5EF309CB" w14:textId="77777777" w:rsidR="00C544BC" w:rsidRDefault="00C544BC">
      <w:pPr>
        <w:sectPr w:rsidR="00C544BC">
          <w:pgSz w:w="12240" w:h="15840"/>
          <w:pgMar w:top="1460" w:right="1280" w:bottom="1100" w:left="900" w:header="0" w:footer="832" w:gutter="0"/>
          <w:cols w:space="720"/>
        </w:sectPr>
      </w:pPr>
    </w:p>
    <w:p w14:paraId="2CCBAA0E" w14:textId="77777777" w:rsidR="00C544BC" w:rsidRDefault="00C544BC">
      <w:pPr>
        <w:pStyle w:val="BodyText"/>
        <w:spacing w:before="0"/>
        <w:ind w:left="0"/>
        <w:rPr>
          <w:sz w:val="2"/>
        </w:rPr>
      </w:pPr>
    </w:p>
    <w:p w14:paraId="1C47B7DA" w14:textId="77777777" w:rsidR="00C544BC" w:rsidRDefault="00BD4BDE">
      <w:pPr>
        <w:pStyle w:val="BodyText"/>
        <w:spacing w:before="0"/>
        <w:ind w:left="1792"/>
        <w:rPr>
          <w:sz w:val="20"/>
        </w:rPr>
      </w:pPr>
      <w:r>
        <w:rPr>
          <w:noProof/>
          <w:sz w:val="20"/>
        </w:rPr>
        <w:drawing>
          <wp:inline distT="0" distB="0" distL="0" distR="0" wp14:anchorId="6D403C2E" wp14:editId="5451A765">
            <wp:extent cx="4351210" cy="5834634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1210" cy="5834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4D4BB" w14:textId="77777777" w:rsidR="00C544BC" w:rsidRDefault="00C544BC">
      <w:pPr>
        <w:pStyle w:val="BodyText"/>
        <w:spacing w:before="0"/>
        <w:ind w:left="0"/>
        <w:rPr>
          <w:sz w:val="29"/>
        </w:rPr>
      </w:pPr>
    </w:p>
    <w:p w14:paraId="6541B5B1" w14:textId="77777777" w:rsidR="00C544BC" w:rsidRDefault="00BD4BDE">
      <w:pPr>
        <w:pStyle w:val="BodyText"/>
        <w:spacing w:before="118" w:line="355" w:lineRule="auto"/>
        <w:ind w:left="512" w:right="149" w:firstLine="27"/>
        <w:jc w:val="both"/>
      </w:pPr>
      <w:bookmarkStart w:id="19" w:name="_bookmark2"/>
      <w:bookmarkEnd w:id="19"/>
      <w:r>
        <w:t>Figure</w:t>
      </w:r>
      <w:r>
        <w:rPr>
          <w:spacing w:val="-7"/>
        </w:rPr>
        <w:t xml:space="preserve"> </w:t>
      </w:r>
      <w:r>
        <w:t>2:</w:t>
      </w:r>
      <w:r>
        <w:rPr>
          <w:spacing w:val="12"/>
        </w:rPr>
        <w:t xml:space="preserve"> </w:t>
      </w:r>
      <w:r>
        <w:t>Time</w:t>
      </w:r>
      <w:r>
        <w:rPr>
          <w:spacing w:val="-5"/>
        </w:rPr>
        <w:t xml:space="preserve"> </w:t>
      </w:r>
      <w:r>
        <w:t>series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six</w:t>
      </w:r>
      <w:r>
        <w:rPr>
          <w:spacing w:val="-6"/>
        </w:rPr>
        <w:t xml:space="preserve"> </w:t>
      </w:r>
      <w:r>
        <w:t>recorded</w:t>
      </w:r>
      <w:r>
        <w:rPr>
          <w:spacing w:val="-6"/>
        </w:rPr>
        <w:t xml:space="preserve"> </w:t>
      </w:r>
      <w:r>
        <w:t>Naval</w:t>
      </w:r>
      <w:r>
        <w:rPr>
          <w:spacing w:val="-6"/>
        </w:rPr>
        <w:t xml:space="preserve"> </w:t>
      </w:r>
      <w:r>
        <w:t>training</w:t>
      </w:r>
      <w:r>
        <w:rPr>
          <w:spacing w:val="-6"/>
        </w:rPr>
        <w:t xml:space="preserve"> </w:t>
      </w:r>
      <w:r>
        <w:t>activities</w:t>
      </w:r>
      <w:r>
        <w:rPr>
          <w:spacing w:val="-7"/>
        </w:rPr>
        <w:t xml:space="preserve"> </w:t>
      </w:r>
      <w:r>
        <w:t>at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Pacific</w:t>
      </w:r>
      <w:r>
        <w:rPr>
          <w:spacing w:val="-7"/>
        </w:rPr>
        <w:t xml:space="preserve"> </w:t>
      </w:r>
      <w:r>
        <w:t>Missile</w:t>
      </w:r>
      <w:r>
        <w:rPr>
          <w:spacing w:val="-6"/>
        </w:rPr>
        <w:t xml:space="preserve"> </w:t>
      </w:r>
      <w:r>
        <w:t>Range</w:t>
      </w:r>
      <w:r>
        <w:rPr>
          <w:spacing w:val="-57"/>
        </w:rPr>
        <w:t xml:space="preserve"> </w:t>
      </w:r>
      <w:r>
        <w:rPr>
          <w:w w:val="95"/>
        </w:rPr>
        <w:t>Facility. The time series are aligned relative to the first day that mid-frequency active sonar</w:t>
      </w:r>
      <w:r>
        <w:rPr>
          <w:spacing w:val="1"/>
          <w:w w:val="95"/>
        </w:rPr>
        <w:t xml:space="preserve"> </w:t>
      </w:r>
      <w:r>
        <w:rPr>
          <w:w w:val="90"/>
        </w:rPr>
        <w:t>(MFAS; red triangles) was used in each exercise (horizontal axis).</w:t>
      </w:r>
      <w:r>
        <w:rPr>
          <w:spacing w:val="1"/>
          <w:w w:val="90"/>
        </w:rPr>
        <w:t xml:space="preserve"> </w:t>
      </w:r>
      <w:r>
        <w:rPr>
          <w:w w:val="90"/>
        </w:rPr>
        <w:t>Days with white background</w:t>
      </w:r>
      <w:r>
        <w:rPr>
          <w:spacing w:val="1"/>
          <w:w w:val="90"/>
        </w:rPr>
        <w:t xml:space="preserve"> </w:t>
      </w:r>
      <w:r>
        <w:t>indicate days for which recordings and data were available. Dark gray bars indicate the</w:t>
      </w:r>
      <w:r>
        <w:rPr>
          <w:spacing w:val="1"/>
        </w:rPr>
        <w:t xml:space="preserve"> </w:t>
      </w:r>
      <w:r>
        <w:rPr>
          <w:w w:val="95"/>
        </w:rPr>
        <w:t>proportion</w:t>
      </w:r>
      <w:r>
        <w:rPr>
          <w:spacing w:val="-5"/>
          <w:w w:val="95"/>
        </w:rPr>
        <w:t xml:space="preserve"> </w:t>
      </w:r>
      <w:r>
        <w:rPr>
          <w:w w:val="95"/>
        </w:rPr>
        <w:t>of</w:t>
      </w:r>
      <w:r>
        <w:rPr>
          <w:spacing w:val="-5"/>
          <w:w w:val="95"/>
        </w:rPr>
        <w:t xml:space="preserve"> </w:t>
      </w:r>
      <w:r>
        <w:rPr>
          <w:w w:val="95"/>
        </w:rPr>
        <w:t>30-min</w:t>
      </w:r>
      <w:r>
        <w:rPr>
          <w:spacing w:val="-5"/>
          <w:w w:val="95"/>
        </w:rPr>
        <w:t xml:space="preserve"> </w:t>
      </w:r>
      <w:r>
        <w:rPr>
          <w:w w:val="95"/>
        </w:rPr>
        <w:t>periods</w:t>
      </w:r>
      <w:r>
        <w:rPr>
          <w:spacing w:val="-5"/>
          <w:w w:val="95"/>
        </w:rPr>
        <w:t xml:space="preserve"> </w:t>
      </w:r>
      <w:r>
        <w:rPr>
          <w:w w:val="95"/>
        </w:rPr>
        <w:t>on</w:t>
      </w:r>
      <w:r>
        <w:rPr>
          <w:spacing w:val="-5"/>
          <w:w w:val="95"/>
        </w:rPr>
        <w:t xml:space="preserve"> </w:t>
      </w:r>
      <w:r>
        <w:rPr>
          <w:w w:val="95"/>
        </w:rPr>
        <w:t>each</w:t>
      </w:r>
      <w:r>
        <w:rPr>
          <w:spacing w:val="-5"/>
          <w:w w:val="95"/>
        </w:rPr>
        <w:t xml:space="preserve"> </w:t>
      </w:r>
      <w:r>
        <w:rPr>
          <w:w w:val="95"/>
        </w:rPr>
        <w:t>day,</w:t>
      </w:r>
      <w:r>
        <w:rPr>
          <w:spacing w:val="-5"/>
          <w:w w:val="95"/>
        </w:rPr>
        <w:t xml:space="preserve"> </w:t>
      </w:r>
      <w:r>
        <w:rPr>
          <w:w w:val="95"/>
        </w:rPr>
        <w:t>across</w:t>
      </w:r>
      <w:r>
        <w:rPr>
          <w:spacing w:val="-4"/>
          <w:w w:val="95"/>
        </w:rPr>
        <w:t xml:space="preserve"> </w:t>
      </w:r>
      <w:r>
        <w:rPr>
          <w:w w:val="95"/>
        </w:rPr>
        <w:t>all</w:t>
      </w:r>
      <w:r>
        <w:rPr>
          <w:spacing w:val="-5"/>
          <w:w w:val="95"/>
        </w:rPr>
        <w:t xml:space="preserve"> </w:t>
      </w:r>
      <w:r>
        <w:rPr>
          <w:w w:val="95"/>
        </w:rPr>
        <w:t>hydrophones,</w:t>
      </w:r>
      <w:r>
        <w:rPr>
          <w:spacing w:val="-5"/>
          <w:w w:val="95"/>
        </w:rPr>
        <w:t xml:space="preserve"> </w:t>
      </w:r>
      <w:r>
        <w:rPr>
          <w:w w:val="95"/>
        </w:rPr>
        <w:t>when</w:t>
      </w:r>
      <w:r>
        <w:rPr>
          <w:spacing w:val="-5"/>
          <w:w w:val="95"/>
        </w:rPr>
        <w:t xml:space="preserve"> </w:t>
      </w:r>
      <w:r>
        <w:rPr>
          <w:w w:val="95"/>
        </w:rPr>
        <w:t>group</w:t>
      </w:r>
      <w:r>
        <w:rPr>
          <w:spacing w:val="-5"/>
          <w:w w:val="95"/>
        </w:rPr>
        <w:t xml:space="preserve"> </w:t>
      </w:r>
      <w:r>
        <w:rPr>
          <w:w w:val="95"/>
        </w:rPr>
        <w:t>vocal</w:t>
      </w:r>
      <w:r>
        <w:rPr>
          <w:spacing w:val="-5"/>
          <w:w w:val="95"/>
        </w:rPr>
        <w:t xml:space="preserve"> </w:t>
      </w:r>
      <w:r>
        <w:rPr>
          <w:w w:val="95"/>
        </w:rPr>
        <w:t>periods</w:t>
      </w:r>
      <w:r>
        <w:rPr>
          <w:spacing w:val="-54"/>
          <w:w w:val="95"/>
        </w:rPr>
        <w:t xml:space="preserve"> </w:t>
      </w:r>
      <w:r>
        <w:rPr>
          <w:spacing w:val="-1"/>
        </w:rPr>
        <w:t>(GVPs)</w:t>
      </w:r>
      <w:r>
        <w:rPr>
          <w:spacing w:val="-10"/>
        </w:rPr>
        <w:t xml:space="preserve"> </w:t>
      </w:r>
      <w:r>
        <w:rPr>
          <w:spacing w:val="-1"/>
        </w:rPr>
        <w:t>were</w:t>
      </w:r>
      <w:r>
        <w:rPr>
          <w:spacing w:val="-9"/>
        </w:rPr>
        <w:t xml:space="preserve"> </w:t>
      </w:r>
      <w:r>
        <w:rPr>
          <w:spacing w:val="-1"/>
        </w:rPr>
        <w:t>detected</w:t>
      </w:r>
      <w:r>
        <w:rPr>
          <w:spacing w:val="-9"/>
        </w:rPr>
        <w:t xml:space="preserve"> </w:t>
      </w:r>
      <w:r>
        <w:rPr>
          <w:spacing w:val="-1"/>
        </w:rPr>
        <w:t>(vertical</w:t>
      </w:r>
      <w:r>
        <w:rPr>
          <w:spacing w:val="-9"/>
        </w:rPr>
        <w:t xml:space="preserve"> </w:t>
      </w:r>
      <w:r>
        <w:rPr>
          <w:spacing w:val="-1"/>
        </w:rPr>
        <w:t>axis).</w:t>
      </w:r>
      <w:r>
        <w:rPr>
          <w:spacing w:val="7"/>
        </w:rPr>
        <w:t xml:space="preserve"> </w:t>
      </w:r>
      <w:r>
        <w:rPr>
          <w:spacing w:val="-1"/>
        </w:rPr>
        <w:t>Black</w:t>
      </w:r>
      <w:r>
        <w:rPr>
          <w:spacing w:val="-9"/>
        </w:rPr>
        <w:t xml:space="preserve"> </w:t>
      </w:r>
      <w:r>
        <w:rPr>
          <w:spacing w:val="-1"/>
        </w:rPr>
        <w:t>dots</w:t>
      </w:r>
      <w:r>
        <w:rPr>
          <w:spacing w:val="-9"/>
        </w:rPr>
        <w:t xml:space="preserve"> </w:t>
      </w:r>
      <w:r>
        <w:rPr>
          <w:spacing w:val="-1"/>
        </w:rPr>
        <w:t>indicate</w:t>
      </w:r>
      <w:r>
        <w:rPr>
          <w:spacing w:val="-9"/>
        </w:rPr>
        <w:t xml:space="preserve"> </w:t>
      </w:r>
      <w:r>
        <w:rPr>
          <w:spacing w:val="-1"/>
        </w:rPr>
        <w:t>days</w:t>
      </w:r>
      <w:r>
        <w:rPr>
          <w:spacing w:val="-10"/>
        </w:rPr>
        <w:t xml:space="preserve"> </w:t>
      </w:r>
      <w:r>
        <w:rPr>
          <w:spacing w:val="-1"/>
        </w:rPr>
        <w:t>when</w:t>
      </w:r>
      <w:r>
        <w:rPr>
          <w:spacing w:val="-9"/>
        </w:rPr>
        <w:t xml:space="preserve"> </w:t>
      </w:r>
      <w:r>
        <w:rPr>
          <w:spacing w:val="-1"/>
        </w:rPr>
        <w:t>naval</w:t>
      </w:r>
      <w:r>
        <w:rPr>
          <w:spacing w:val="-9"/>
        </w:rPr>
        <w:t xml:space="preserve"> </w:t>
      </w:r>
      <w:r>
        <w:t>training</w:t>
      </w:r>
      <w:r>
        <w:rPr>
          <w:spacing w:val="-9"/>
        </w:rPr>
        <w:t xml:space="preserve"> </w:t>
      </w:r>
      <w:r>
        <w:t>activity</w:t>
      </w:r>
      <w:r>
        <w:rPr>
          <w:spacing w:val="-58"/>
        </w:rPr>
        <w:t xml:space="preserve"> </w:t>
      </w:r>
      <w:r>
        <w:t>was</w:t>
      </w:r>
      <w:r>
        <w:rPr>
          <w:spacing w:val="15"/>
        </w:rPr>
        <w:t xml:space="preserve"> </w:t>
      </w:r>
      <w:r>
        <w:t>present</w:t>
      </w:r>
      <w:r>
        <w:rPr>
          <w:spacing w:val="15"/>
        </w:rPr>
        <w:t xml:space="preserve"> </w:t>
      </w:r>
      <w:r>
        <w:t>on</w:t>
      </w:r>
      <w:r>
        <w:rPr>
          <w:spacing w:val="16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range.</w:t>
      </w:r>
    </w:p>
    <w:p w14:paraId="24E42424" w14:textId="77777777" w:rsidR="00C544BC" w:rsidRDefault="00C544BC">
      <w:pPr>
        <w:spacing w:line="355" w:lineRule="auto"/>
        <w:jc w:val="both"/>
        <w:sectPr w:rsidR="00C544BC">
          <w:pgSz w:w="12240" w:h="15840"/>
          <w:pgMar w:top="1500" w:right="1280" w:bottom="1100" w:left="900" w:header="0" w:footer="832" w:gutter="0"/>
          <w:cols w:space="720"/>
        </w:sectPr>
      </w:pPr>
    </w:p>
    <w:p w14:paraId="5F4B2E93" w14:textId="77777777" w:rsidR="00C544BC" w:rsidRDefault="00BD4BDE">
      <w:pPr>
        <w:tabs>
          <w:tab w:val="left" w:pos="1275"/>
        </w:tabs>
        <w:spacing w:before="105"/>
        <w:ind w:left="150"/>
        <w:rPr>
          <w:b/>
          <w:sz w:val="28"/>
        </w:rPr>
      </w:pPr>
      <w:r>
        <w:rPr>
          <w:rFonts w:ascii="Trebuchet MS"/>
          <w:sz w:val="12"/>
        </w:rPr>
        <w:lastRenderedPageBreak/>
        <w:t xml:space="preserve">301    </w:t>
      </w:r>
      <w:r>
        <w:rPr>
          <w:rFonts w:ascii="Trebuchet MS"/>
          <w:spacing w:val="19"/>
          <w:sz w:val="12"/>
        </w:rPr>
        <w:t xml:space="preserve"> </w:t>
      </w:r>
      <w:bookmarkStart w:id="20" w:name="Spatial_Modelling"/>
      <w:bookmarkEnd w:id="20"/>
      <w:r>
        <w:rPr>
          <w:b/>
          <w:w w:val="110"/>
          <w:sz w:val="28"/>
        </w:rPr>
        <w:t>3.2</w:t>
      </w:r>
      <w:r>
        <w:rPr>
          <w:b/>
          <w:w w:val="110"/>
          <w:sz w:val="28"/>
        </w:rPr>
        <w:tab/>
      </w:r>
      <w:r>
        <w:rPr>
          <w:b/>
          <w:w w:val="105"/>
          <w:sz w:val="28"/>
        </w:rPr>
        <w:t>Spatial</w:t>
      </w:r>
      <w:r>
        <w:rPr>
          <w:b/>
          <w:spacing w:val="50"/>
          <w:w w:val="105"/>
          <w:sz w:val="28"/>
        </w:rPr>
        <w:t xml:space="preserve"> </w:t>
      </w:r>
      <w:r>
        <w:rPr>
          <w:b/>
          <w:w w:val="105"/>
          <w:sz w:val="28"/>
        </w:rPr>
        <w:t>Modelling</w:t>
      </w:r>
    </w:p>
    <w:p w14:paraId="6246B1C4" w14:textId="77777777" w:rsidR="00C544BC" w:rsidRDefault="00C544BC">
      <w:pPr>
        <w:pStyle w:val="BodyText"/>
        <w:spacing w:before="0"/>
        <w:ind w:left="0"/>
        <w:rPr>
          <w:b/>
        </w:rPr>
      </w:pPr>
    </w:p>
    <w:p w14:paraId="4D1E896A" w14:textId="77777777" w:rsidR="00C544BC" w:rsidRDefault="00BD4BDE">
      <w:pPr>
        <w:pStyle w:val="BodyText"/>
        <w:spacing w:before="117"/>
      </w:pPr>
      <w:r>
        <w:rPr>
          <w:rFonts w:ascii="Trebuchet MS"/>
          <w:sz w:val="12"/>
        </w:rPr>
        <w:t xml:space="preserve">302    </w:t>
      </w:r>
      <w:r>
        <w:rPr>
          <w:rFonts w:ascii="Trebuchet MS"/>
          <w:spacing w:val="7"/>
          <w:sz w:val="12"/>
        </w:rPr>
        <w:t xml:space="preserve"> </w:t>
      </w:r>
      <w:r>
        <w:t>We</w:t>
      </w:r>
      <w:r>
        <w:rPr>
          <w:spacing w:val="23"/>
        </w:rPr>
        <w:t xml:space="preserve"> </w:t>
      </w:r>
      <w:r>
        <w:t>created</w:t>
      </w:r>
      <w:r>
        <w:rPr>
          <w:spacing w:val="23"/>
        </w:rPr>
        <w:t xml:space="preserve"> </w:t>
      </w:r>
      <w:r>
        <w:t>separate</w:t>
      </w:r>
      <w:r>
        <w:rPr>
          <w:spacing w:val="23"/>
        </w:rPr>
        <w:t xml:space="preserve"> </w:t>
      </w:r>
      <w:r>
        <w:t>tessellations</w:t>
      </w:r>
      <w:r>
        <w:rPr>
          <w:spacing w:val="22"/>
        </w:rPr>
        <w:t xml:space="preserve"> </w:t>
      </w:r>
      <w:r>
        <w:t>for</w:t>
      </w:r>
      <w:r>
        <w:rPr>
          <w:spacing w:val="23"/>
        </w:rPr>
        <w:t xml:space="preserve"> </w:t>
      </w:r>
      <w:r>
        <w:t>each</w:t>
      </w:r>
      <w:r>
        <w:rPr>
          <w:spacing w:val="23"/>
        </w:rPr>
        <w:t xml:space="preserve"> </w:t>
      </w:r>
      <w:r>
        <w:t>SCC</w:t>
      </w:r>
      <w:r>
        <w:rPr>
          <w:spacing w:val="23"/>
        </w:rPr>
        <w:t xml:space="preserve"> </w:t>
      </w:r>
      <w:r>
        <w:t>(Fig.</w:t>
      </w:r>
      <w:r>
        <w:rPr>
          <w:spacing w:val="79"/>
        </w:rPr>
        <w:t xml:space="preserve"> </w:t>
      </w:r>
      <w:hyperlink w:anchor="_bookmark4" w:history="1">
        <w:r>
          <w:t>S2.4).</w:t>
        </w:r>
      </w:hyperlink>
      <w:r>
        <w:rPr>
          <w:spacing w:val="79"/>
        </w:rPr>
        <w:t xml:space="preserve"> </w:t>
      </w:r>
      <w:r>
        <w:t>In</w:t>
      </w:r>
      <w:r>
        <w:rPr>
          <w:spacing w:val="23"/>
        </w:rPr>
        <w:t xml:space="preserve"> </w:t>
      </w:r>
      <w:r>
        <w:t>August</w:t>
      </w:r>
      <w:r>
        <w:rPr>
          <w:spacing w:val="23"/>
        </w:rPr>
        <w:t xml:space="preserve"> </w:t>
      </w:r>
      <w:r>
        <w:t>2017,</w:t>
      </w:r>
      <w:r>
        <w:rPr>
          <w:spacing w:val="27"/>
        </w:rPr>
        <w:t xml:space="preserve"> </w:t>
      </w:r>
      <w:r>
        <w:t>data</w:t>
      </w:r>
      <w:r>
        <w:rPr>
          <w:spacing w:val="23"/>
        </w:rPr>
        <w:t xml:space="preserve"> </w:t>
      </w:r>
      <w:r>
        <w:t>were</w:t>
      </w:r>
    </w:p>
    <w:p w14:paraId="278A7FDA" w14:textId="77777777" w:rsidR="00C544BC" w:rsidRDefault="00BD4BDE">
      <w:pPr>
        <w:pStyle w:val="BodyText"/>
        <w:spacing w:before="155"/>
      </w:pPr>
      <w:r>
        <w:rPr>
          <w:rFonts w:ascii="Trebuchet MS"/>
          <w:sz w:val="12"/>
        </w:rPr>
        <w:t xml:space="preserve">303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available</w:t>
      </w:r>
      <w:r>
        <w:rPr>
          <w:spacing w:val="3"/>
          <w:w w:val="95"/>
        </w:rPr>
        <w:t xml:space="preserve"> </w:t>
      </w:r>
      <w:r>
        <w:rPr>
          <w:w w:val="95"/>
        </w:rPr>
        <w:t>from</w:t>
      </w:r>
      <w:r>
        <w:rPr>
          <w:spacing w:val="3"/>
          <w:w w:val="95"/>
        </w:rPr>
        <w:t xml:space="preserve"> </w:t>
      </w:r>
      <w:r>
        <w:rPr>
          <w:w w:val="95"/>
        </w:rPr>
        <w:t>fewer</w:t>
      </w:r>
      <w:r>
        <w:rPr>
          <w:spacing w:val="3"/>
          <w:w w:val="95"/>
        </w:rPr>
        <w:t xml:space="preserve"> </w:t>
      </w:r>
      <w:r>
        <w:rPr>
          <w:w w:val="95"/>
        </w:rPr>
        <w:t>hydrophones,</w:t>
      </w:r>
      <w:r>
        <w:rPr>
          <w:spacing w:val="4"/>
          <w:w w:val="95"/>
        </w:rPr>
        <w:t xml:space="preserve"> </w:t>
      </w:r>
      <w:r>
        <w:rPr>
          <w:w w:val="95"/>
        </w:rPr>
        <w:t>and</w:t>
      </w:r>
      <w:r>
        <w:rPr>
          <w:spacing w:val="3"/>
          <w:w w:val="95"/>
        </w:rPr>
        <w:t xml:space="preserve"> </w:t>
      </w:r>
      <w:r>
        <w:rPr>
          <w:w w:val="95"/>
        </w:rPr>
        <w:t>so</w:t>
      </w:r>
      <w:r>
        <w:rPr>
          <w:spacing w:val="3"/>
          <w:w w:val="95"/>
        </w:rPr>
        <w:t xml:space="preserve"> </w:t>
      </w:r>
      <w:r>
        <w:rPr>
          <w:w w:val="95"/>
        </w:rPr>
        <w:t>in</w:t>
      </w:r>
      <w:r>
        <w:rPr>
          <w:spacing w:val="3"/>
          <w:w w:val="95"/>
        </w:rPr>
        <w:t xml:space="preserve"> </w:t>
      </w:r>
      <w:r>
        <w:rPr>
          <w:w w:val="95"/>
        </w:rPr>
        <w:t>some</w:t>
      </w:r>
      <w:r>
        <w:rPr>
          <w:spacing w:val="3"/>
          <w:w w:val="95"/>
        </w:rPr>
        <w:t xml:space="preserve"> </w:t>
      </w:r>
      <w:r>
        <w:rPr>
          <w:w w:val="95"/>
        </w:rPr>
        <w:t>cases</w:t>
      </w:r>
      <w:r>
        <w:rPr>
          <w:spacing w:val="3"/>
          <w:w w:val="95"/>
        </w:rPr>
        <w:t xml:space="preserve"> </w:t>
      </w:r>
      <w:r>
        <w:rPr>
          <w:w w:val="95"/>
        </w:rPr>
        <w:t>the</w:t>
      </w:r>
      <w:r>
        <w:rPr>
          <w:spacing w:val="3"/>
          <w:w w:val="95"/>
        </w:rPr>
        <w:t xml:space="preserve"> </w:t>
      </w:r>
      <w:r>
        <w:rPr>
          <w:w w:val="95"/>
        </w:rPr>
        <w:t>tessellated</w:t>
      </w:r>
      <w:r>
        <w:rPr>
          <w:spacing w:val="3"/>
          <w:w w:val="95"/>
        </w:rPr>
        <w:t xml:space="preserve"> </w:t>
      </w:r>
      <w:r>
        <w:rPr>
          <w:w w:val="95"/>
        </w:rPr>
        <w:t>tiles,</w:t>
      </w:r>
      <w:r>
        <w:rPr>
          <w:spacing w:val="4"/>
          <w:w w:val="95"/>
        </w:rPr>
        <w:t xml:space="preserve"> </w:t>
      </w:r>
      <w:r>
        <w:rPr>
          <w:w w:val="95"/>
        </w:rPr>
        <w:t>with</w:t>
      </w:r>
      <w:r>
        <w:rPr>
          <w:spacing w:val="3"/>
          <w:w w:val="95"/>
        </w:rPr>
        <w:t xml:space="preserve"> </w:t>
      </w:r>
      <w:r>
        <w:rPr>
          <w:w w:val="95"/>
        </w:rPr>
        <w:t>bounding</w:t>
      </w:r>
    </w:p>
    <w:p w14:paraId="07578798" w14:textId="77777777" w:rsidR="00C544BC" w:rsidRDefault="00BD4BDE">
      <w:pPr>
        <w:pStyle w:val="BodyText"/>
      </w:pPr>
      <w:proofErr w:type="gramStart"/>
      <w:r>
        <w:rPr>
          <w:rFonts w:ascii="Trebuchet MS"/>
          <w:sz w:val="12"/>
        </w:rPr>
        <w:t xml:space="preserve">304    </w:t>
      </w:r>
      <w:r>
        <w:rPr>
          <w:rFonts w:ascii="Trebuchet MS"/>
          <w:spacing w:val="19"/>
          <w:sz w:val="12"/>
        </w:rPr>
        <w:t xml:space="preserve"> </w:t>
      </w:r>
      <w:r>
        <w:t>radius</w:t>
      </w:r>
      <w:r>
        <w:rPr>
          <w:spacing w:val="3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6,500</w:t>
      </w:r>
      <w:r>
        <w:rPr>
          <w:spacing w:val="3"/>
        </w:rPr>
        <w:t xml:space="preserve"> </w:t>
      </w:r>
      <w:r>
        <w:t>m,</w:t>
      </w:r>
      <w:proofErr w:type="gramEnd"/>
      <w:r>
        <w:rPr>
          <w:spacing w:val="6"/>
        </w:rPr>
        <w:t xml:space="preserve"> </w:t>
      </w:r>
      <w:r>
        <w:t>did</w:t>
      </w:r>
      <w:r>
        <w:rPr>
          <w:spacing w:val="3"/>
        </w:rPr>
        <w:t xml:space="preserve"> </w:t>
      </w:r>
      <w:r>
        <w:t>not</w:t>
      </w:r>
      <w:r>
        <w:rPr>
          <w:spacing w:val="3"/>
        </w:rPr>
        <w:t xml:space="preserve"> </w:t>
      </w:r>
      <w:r>
        <w:t>completely</w:t>
      </w:r>
      <w:r>
        <w:rPr>
          <w:spacing w:val="4"/>
        </w:rPr>
        <w:t xml:space="preserve"> </w:t>
      </w:r>
      <w:r>
        <w:t>cover</w:t>
      </w:r>
      <w:r>
        <w:rPr>
          <w:spacing w:val="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range.</w:t>
      </w:r>
      <w:r>
        <w:rPr>
          <w:spacing w:val="45"/>
        </w:rPr>
        <w:t xml:space="preserve"> </w:t>
      </w:r>
      <w:r>
        <w:t>Hydrophone</w:t>
      </w:r>
      <w:r>
        <w:rPr>
          <w:spacing w:val="3"/>
        </w:rPr>
        <w:t xml:space="preserve"> </w:t>
      </w:r>
      <w:r>
        <w:t>depths</w:t>
      </w:r>
      <w:r>
        <w:rPr>
          <w:spacing w:val="3"/>
        </w:rPr>
        <w:t xml:space="preserve"> </w:t>
      </w:r>
      <w:r>
        <w:t>varied</w:t>
      </w:r>
      <w:r>
        <w:rPr>
          <w:spacing w:val="4"/>
        </w:rPr>
        <w:t xml:space="preserve"> </w:t>
      </w:r>
      <w:r>
        <w:t>from</w:t>
      </w:r>
    </w:p>
    <w:p w14:paraId="43F98AF1" w14:textId="77777777" w:rsidR="00C544BC" w:rsidRDefault="00BD4BDE">
      <w:pPr>
        <w:spacing w:before="154"/>
        <w:ind w:left="150"/>
        <w:rPr>
          <w:sz w:val="24"/>
        </w:rPr>
      </w:pPr>
      <w:r>
        <w:rPr>
          <w:rFonts w:ascii="Trebuchet MS"/>
          <w:sz w:val="12"/>
        </w:rPr>
        <w:t xml:space="preserve">305    </w:t>
      </w:r>
      <w:r>
        <w:rPr>
          <w:rFonts w:ascii="Trebuchet MS"/>
          <w:spacing w:val="19"/>
          <w:sz w:val="12"/>
        </w:rPr>
        <w:t xml:space="preserve"> </w:t>
      </w:r>
      <w:r>
        <w:rPr>
          <w:spacing w:val="-1"/>
          <w:sz w:val="24"/>
        </w:rPr>
        <w:t>approximately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650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to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4720</w:t>
      </w:r>
      <w:r>
        <w:rPr>
          <w:spacing w:val="-10"/>
          <w:sz w:val="24"/>
        </w:rPr>
        <w:t xml:space="preserve"> </w:t>
      </w:r>
      <w:r>
        <w:rPr>
          <w:sz w:val="24"/>
        </w:rPr>
        <w:t>m.</w:t>
      </w:r>
    </w:p>
    <w:p w14:paraId="57540648" w14:textId="77777777" w:rsidR="00C544BC" w:rsidRDefault="00BD4BDE">
      <w:pPr>
        <w:pStyle w:val="BodyText"/>
        <w:spacing w:before="299"/>
      </w:pPr>
      <w:r>
        <w:rPr>
          <w:rFonts w:ascii="Trebuchet MS"/>
          <w:sz w:val="12"/>
        </w:rPr>
        <w:t xml:space="preserve">306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M1</w:t>
      </w:r>
      <w:r>
        <w:rPr>
          <w:spacing w:val="30"/>
          <w:w w:val="95"/>
        </w:rPr>
        <w:t xml:space="preserve"> </w:t>
      </w:r>
      <w:r>
        <w:rPr>
          <w:w w:val="95"/>
        </w:rPr>
        <w:t>fitted</w:t>
      </w:r>
      <w:r>
        <w:rPr>
          <w:spacing w:val="29"/>
          <w:w w:val="95"/>
        </w:rPr>
        <w:t xml:space="preserve"> </w:t>
      </w:r>
      <w:r>
        <w:rPr>
          <w:w w:val="95"/>
        </w:rPr>
        <w:t>a</w:t>
      </w:r>
      <w:r>
        <w:rPr>
          <w:spacing w:val="29"/>
          <w:w w:val="95"/>
        </w:rPr>
        <w:t xml:space="preserve"> </w:t>
      </w:r>
      <w:r>
        <w:rPr>
          <w:w w:val="95"/>
        </w:rPr>
        <w:t>spatial</w:t>
      </w:r>
      <w:r>
        <w:rPr>
          <w:spacing w:val="30"/>
          <w:w w:val="95"/>
        </w:rPr>
        <w:t xml:space="preserve"> </w:t>
      </w:r>
      <w:r>
        <w:rPr>
          <w:w w:val="95"/>
        </w:rPr>
        <w:t>model</w:t>
      </w:r>
      <w:r>
        <w:rPr>
          <w:spacing w:val="29"/>
          <w:w w:val="95"/>
        </w:rPr>
        <w:t xml:space="preserve"> </w:t>
      </w:r>
      <w:r>
        <w:rPr>
          <w:w w:val="95"/>
        </w:rPr>
        <w:t>of</w:t>
      </w:r>
      <w:r>
        <w:rPr>
          <w:spacing w:val="28"/>
          <w:w w:val="95"/>
        </w:rPr>
        <w:t xml:space="preserve"> </w:t>
      </w:r>
      <w:r>
        <w:rPr>
          <w:rFonts w:ascii="Georgia"/>
          <w:i/>
          <w:w w:val="95"/>
        </w:rPr>
        <w:t>P</w:t>
      </w:r>
      <w:r>
        <w:rPr>
          <w:rFonts w:ascii="Georgia"/>
          <w:i/>
          <w:spacing w:val="-21"/>
          <w:w w:val="95"/>
        </w:rPr>
        <w:t xml:space="preserve"> </w:t>
      </w:r>
      <w:r>
        <w:rPr>
          <w:w w:val="95"/>
        </w:rPr>
        <w:t>(GVP)</w:t>
      </w:r>
      <w:r>
        <w:rPr>
          <w:spacing w:val="30"/>
          <w:w w:val="95"/>
        </w:rPr>
        <w:t xml:space="preserve"> </w:t>
      </w:r>
      <w:r>
        <w:rPr>
          <w:w w:val="95"/>
        </w:rPr>
        <w:t>to</w:t>
      </w:r>
      <w:r>
        <w:rPr>
          <w:spacing w:val="29"/>
          <w:w w:val="95"/>
        </w:rPr>
        <w:t xml:space="preserve"> </w:t>
      </w:r>
      <w:r>
        <w:rPr>
          <w:w w:val="95"/>
        </w:rPr>
        <w:t>data</w:t>
      </w:r>
      <w:r>
        <w:rPr>
          <w:spacing w:val="29"/>
          <w:w w:val="95"/>
        </w:rPr>
        <w:t xml:space="preserve"> </w:t>
      </w:r>
      <w:r>
        <w:rPr>
          <w:w w:val="95"/>
        </w:rPr>
        <w:t>collected</w:t>
      </w:r>
      <w:r>
        <w:rPr>
          <w:spacing w:val="30"/>
          <w:w w:val="95"/>
        </w:rPr>
        <w:t xml:space="preserve"> </w:t>
      </w:r>
      <w:r>
        <w:rPr>
          <w:w w:val="95"/>
        </w:rPr>
        <w:t>prior</w:t>
      </w:r>
      <w:r>
        <w:rPr>
          <w:spacing w:val="29"/>
          <w:w w:val="95"/>
        </w:rPr>
        <w:t xml:space="preserve"> </w:t>
      </w:r>
      <w:r>
        <w:rPr>
          <w:w w:val="95"/>
        </w:rPr>
        <w:t>to</w:t>
      </w:r>
      <w:r>
        <w:rPr>
          <w:spacing w:val="29"/>
          <w:w w:val="95"/>
        </w:rPr>
        <w:t xml:space="preserve"> </w:t>
      </w:r>
      <w:r>
        <w:rPr>
          <w:w w:val="95"/>
        </w:rPr>
        <w:t>the</w:t>
      </w:r>
      <w:r>
        <w:rPr>
          <w:spacing w:val="30"/>
          <w:w w:val="95"/>
        </w:rPr>
        <w:t xml:space="preserve"> </w:t>
      </w:r>
      <w:r>
        <w:rPr>
          <w:w w:val="95"/>
        </w:rPr>
        <w:t>onset</w:t>
      </w:r>
      <w:r>
        <w:rPr>
          <w:spacing w:val="29"/>
          <w:w w:val="95"/>
        </w:rPr>
        <w:t xml:space="preserve"> </w:t>
      </w:r>
      <w:r>
        <w:rPr>
          <w:w w:val="95"/>
        </w:rPr>
        <w:t>of</w:t>
      </w:r>
      <w:r>
        <w:rPr>
          <w:spacing w:val="30"/>
          <w:w w:val="95"/>
        </w:rPr>
        <w:t xml:space="preserve"> </w:t>
      </w:r>
      <w:r>
        <w:rPr>
          <w:w w:val="95"/>
        </w:rPr>
        <w:t>naval</w:t>
      </w:r>
      <w:r>
        <w:rPr>
          <w:spacing w:val="29"/>
          <w:w w:val="95"/>
        </w:rPr>
        <w:t xml:space="preserve"> </w:t>
      </w:r>
      <w:r>
        <w:rPr>
          <w:w w:val="95"/>
        </w:rPr>
        <w:t>training</w:t>
      </w:r>
    </w:p>
    <w:p w14:paraId="4D81E3FA" w14:textId="77777777" w:rsidR="00C544BC" w:rsidRDefault="00BD4BDE">
      <w:pPr>
        <w:pStyle w:val="BodyText"/>
        <w:spacing w:before="155"/>
      </w:pPr>
      <w:r>
        <w:rPr>
          <w:rFonts w:ascii="Trebuchet MS"/>
          <w:sz w:val="12"/>
        </w:rPr>
        <w:t xml:space="preserve">307    </w:t>
      </w:r>
      <w:r>
        <w:rPr>
          <w:rFonts w:ascii="Trebuchet MS"/>
          <w:spacing w:val="19"/>
          <w:sz w:val="12"/>
        </w:rPr>
        <w:t xml:space="preserve"> </w:t>
      </w:r>
      <w:proofErr w:type="gramStart"/>
      <w:r>
        <w:t>activity</w:t>
      </w:r>
      <w:proofErr w:type="gramEnd"/>
      <w:r>
        <w:t>.</w:t>
      </w:r>
      <w:r>
        <w:rPr>
          <w:spacing w:val="20"/>
        </w:rPr>
        <w:t xml:space="preserve"> </w:t>
      </w:r>
      <w:r>
        <w:t>This model used a MRF smooth to account for the spatial structure of the range</w:t>
      </w:r>
    </w:p>
    <w:p w14:paraId="0B13D646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308    </w:t>
      </w:r>
      <w:r>
        <w:rPr>
          <w:rFonts w:ascii="Trebuchet MS"/>
          <w:spacing w:val="19"/>
          <w:sz w:val="1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spline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depth,</w:t>
      </w:r>
      <w:r>
        <w:rPr>
          <w:spacing w:val="-3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offset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log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area</w:t>
      </w:r>
      <w:r>
        <w:rPr>
          <w:spacing w:val="-3"/>
        </w:rPr>
        <w:t xml:space="preserve"> </w:t>
      </w:r>
      <w:r>
        <w:t>effectively</w:t>
      </w:r>
      <w:r>
        <w:rPr>
          <w:spacing w:val="-4"/>
        </w:rPr>
        <w:t xml:space="preserve"> </w:t>
      </w:r>
      <w:r>
        <w:t>monitored</w:t>
      </w:r>
      <w:r>
        <w:rPr>
          <w:spacing w:val="-4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each</w:t>
      </w:r>
    </w:p>
    <w:p w14:paraId="130FF6DA" w14:textId="77777777" w:rsidR="00C544BC" w:rsidRDefault="00BD4BDE">
      <w:pPr>
        <w:pStyle w:val="BodyText"/>
      </w:pPr>
      <w:r>
        <w:rPr>
          <w:rFonts w:ascii="Trebuchet MS" w:hAnsi="Trebuchet MS"/>
          <w:sz w:val="12"/>
        </w:rPr>
        <w:t xml:space="preserve">309    </w:t>
      </w:r>
      <w:r>
        <w:rPr>
          <w:rFonts w:ascii="Trebuchet MS" w:hAnsi="Trebuchet MS"/>
          <w:spacing w:val="19"/>
          <w:sz w:val="12"/>
        </w:rPr>
        <w:t xml:space="preserve"> </w:t>
      </w:r>
      <w:proofErr w:type="gramStart"/>
      <w:r>
        <w:rPr>
          <w:w w:val="95"/>
        </w:rPr>
        <w:t>hydrophone</w:t>
      </w:r>
      <w:proofErr w:type="gramEnd"/>
      <w:r>
        <w:rPr>
          <w:w w:val="95"/>
        </w:rPr>
        <w:t>.</w:t>
      </w:r>
      <w:r>
        <w:rPr>
          <w:spacing w:val="28"/>
          <w:w w:val="95"/>
        </w:rPr>
        <w:t xml:space="preserve"> </w:t>
      </w:r>
      <w:r>
        <w:rPr>
          <w:w w:val="95"/>
        </w:rPr>
        <w:t>Both</w:t>
      </w:r>
      <w:r>
        <w:rPr>
          <w:spacing w:val="-4"/>
          <w:w w:val="95"/>
        </w:rPr>
        <w:t xml:space="preserve"> </w:t>
      </w:r>
      <w:r>
        <w:rPr>
          <w:w w:val="95"/>
        </w:rPr>
        <w:t>the</w:t>
      </w:r>
      <w:r>
        <w:rPr>
          <w:spacing w:val="-4"/>
          <w:w w:val="95"/>
        </w:rPr>
        <w:t xml:space="preserve"> </w:t>
      </w:r>
      <w:r>
        <w:rPr>
          <w:w w:val="95"/>
        </w:rPr>
        <w:t>MRF</w:t>
      </w:r>
      <w:r>
        <w:rPr>
          <w:spacing w:val="-4"/>
          <w:w w:val="95"/>
        </w:rPr>
        <w:t xml:space="preserve"> </w:t>
      </w:r>
      <w:r>
        <w:rPr>
          <w:w w:val="95"/>
        </w:rPr>
        <w:t>and</w:t>
      </w:r>
      <w:r>
        <w:rPr>
          <w:spacing w:val="-4"/>
          <w:w w:val="95"/>
        </w:rPr>
        <w:t xml:space="preserve"> </w:t>
      </w:r>
      <w:r>
        <w:rPr>
          <w:w w:val="95"/>
        </w:rPr>
        <w:t>spline</w:t>
      </w:r>
      <w:r>
        <w:rPr>
          <w:spacing w:val="-3"/>
          <w:w w:val="95"/>
        </w:rPr>
        <w:t xml:space="preserve"> </w:t>
      </w:r>
      <w:r>
        <w:rPr>
          <w:w w:val="95"/>
        </w:rPr>
        <w:t>on</w:t>
      </w:r>
      <w:r>
        <w:rPr>
          <w:spacing w:val="-5"/>
          <w:w w:val="95"/>
        </w:rPr>
        <w:t xml:space="preserve"> </w:t>
      </w:r>
      <w:r>
        <w:rPr>
          <w:w w:val="95"/>
        </w:rPr>
        <w:t>depth</w:t>
      </w:r>
      <w:r>
        <w:rPr>
          <w:spacing w:val="-3"/>
          <w:w w:val="95"/>
        </w:rPr>
        <w:t xml:space="preserve"> </w:t>
      </w:r>
      <w:r>
        <w:rPr>
          <w:w w:val="95"/>
        </w:rPr>
        <w:t>were</w:t>
      </w:r>
      <w:r>
        <w:rPr>
          <w:spacing w:val="-3"/>
          <w:w w:val="95"/>
        </w:rPr>
        <w:t xml:space="preserve"> </w:t>
      </w:r>
      <w:r>
        <w:rPr>
          <w:w w:val="95"/>
        </w:rPr>
        <w:t>significant</w:t>
      </w:r>
      <w:r>
        <w:rPr>
          <w:spacing w:val="-5"/>
          <w:w w:val="95"/>
        </w:rPr>
        <w:t xml:space="preserve"> </w:t>
      </w:r>
      <w:r>
        <w:rPr>
          <w:w w:val="95"/>
        </w:rPr>
        <w:t>at</w:t>
      </w:r>
      <w:r>
        <w:rPr>
          <w:spacing w:val="-4"/>
          <w:w w:val="95"/>
        </w:rPr>
        <w:t xml:space="preserve"> </w:t>
      </w:r>
      <w:r>
        <w:rPr>
          <w:w w:val="95"/>
        </w:rPr>
        <w:t>the</w:t>
      </w:r>
      <w:r>
        <w:rPr>
          <w:spacing w:val="-4"/>
          <w:w w:val="95"/>
        </w:rPr>
        <w:t xml:space="preserve"> </w:t>
      </w:r>
      <w:r>
        <w:rPr>
          <w:rFonts w:ascii="Georgia" w:hAnsi="Georgia"/>
          <w:i/>
          <w:w w:val="95"/>
        </w:rPr>
        <w:t>α</w:t>
      </w:r>
      <w:r>
        <w:rPr>
          <w:rFonts w:ascii="Georgia" w:hAnsi="Georgia"/>
          <w:i/>
          <w:spacing w:val="-1"/>
          <w:w w:val="95"/>
        </w:rPr>
        <w:t xml:space="preserve"> </w:t>
      </w:r>
      <w:r>
        <w:rPr>
          <w:w w:val="95"/>
        </w:rPr>
        <w:t>=</w:t>
      </w:r>
      <w:r>
        <w:rPr>
          <w:spacing w:val="-4"/>
          <w:w w:val="95"/>
        </w:rPr>
        <w:t xml:space="preserve"> </w:t>
      </w:r>
      <w:r>
        <w:rPr>
          <w:w w:val="95"/>
        </w:rPr>
        <w:t>0.05</w:t>
      </w:r>
      <w:r>
        <w:rPr>
          <w:spacing w:val="-4"/>
          <w:w w:val="95"/>
        </w:rPr>
        <w:t xml:space="preserve"> </w:t>
      </w:r>
      <w:r>
        <w:rPr>
          <w:w w:val="95"/>
        </w:rPr>
        <w:t>level</w:t>
      </w:r>
      <w:r>
        <w:rPr>
          <w:spacing w:val="-4"/>
          <w:w w:val="95"/>
        </w:rPr>
        <w:t xml:space="preserve"> </w:t>
      </w:r>
      <w:r>
        <w:rPr>
          <w:w w:val="95"/>
        </w:rPr>
        <w:t>(</w:t>
      </w:r>
      <w:r>
        <w:rPr>
          <w:i/>
          <w:w w:val="95"/>
        </w:rPr>
        <w:t>p</w:t>
      </w:r>
      <w:r>
        <w:rPr>
          <w:w w:val="95"/>
        </w:rPr>
        <w:t>-value</w:t>
      </w:r>
    </w:p>
    <w:p w14:paraId="667DBE3E" w14:textId="77777777" w:rsidR="00C544BC" w:rsidRDefault="00BD4BDE">
      <w:pPr>
        <w:pStyle w:val="BodyText"/>
        <w:spacing w:before="155"/>
      </w:pPr>
      <w:r>
        <w:rPr>
          <w:rFonts w:ascii="Trebuchet MS"/>
          <w:sz w:val="12"/>
        </w:rPr>
        <w:t xml:space="preserve">310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&lt;</w:t>
      </w:r>
      <w:r>
        <w:rPr>
          <w:spacing w:val="20"/>
          <w:w w:val="95"/>
        </w:rPr>
        <w:t xml:space="preserve"> </w:t>
      </w:r>
      <w:r>
        <w:rPr>
          <w:w w:val="95"/>
        </w:rPr>
        <w:t>2E-16),</w:t>
      </w:r>
      <w:r>
        <w:rPr>
          <w:spacing w:val="19"/>
          <w:w w:val="95"/>
        </w:rPr>
        <w:t xml:space="preserve"> </w:t>
      </w:r>
      <w:r>
        <w:rPr>
          <w:w w:val="95"/>
        </w:rPr>
        <w:t>indicating</w:t>
      </w:r>
      <w:r>
        <w:rPr>
          <w:spacing w:val="20"/>
          <w:w w:val="95"/>
        </w:rPr>
        <w:t xml:space="preserve"> </w:t>
      </w:r>
      <w:r>
        <w:rPr>
          <w:w w:val="95"/>
        </w:rPr>
        <w:t>that</w:t>
      </w:r>
      <w:r>
        <w:rPr>
          <w:spacing w:val="19"/>
          <w:w w:val="95"/>
        </w:rPr>
        <w:t xml:space="preserve"> </w:t>
      </w:r>
      <w:r>
        <w:rPr>
          <w:w w:val="95"/>
        </w:rPr>
        <w:t>GVPs</w:t>
      </w:r>
      <w:r>
        <w:rPr>
          <w:spacing w:val="19"/>
          <w:w w:val="95"/>
        </w:rPr>
        <w:t xml:space="preserve"> </w:t>
      </w:r>
      <w:r>
        <w:rPr>
          <w:w w:val="95"/>
        </w:rPr>
        <w:t>varied</w:t>
      </w:r>
      <w:r>
        <w:rPr>
          <w:spacing w:val="20"/>
          <w:w w:val="95"/>
        </w:rPr>
        <w:t xml:space="preserve"> </w:t>
      </w:r>
      <w:r>
        <w:rPr>
          <w:w w:val="95"/>
        </w:rPr>
        <w:t>space.</w:t>
      </w:r>
      <w:r>
        <w:rPr>
          <w:spacing w:val="45"/>
          <w:w w:val="95"/>
        </w:rPr>
        <w:t xml:space="preserve"> </w:t>
      </w:r>
      <w:r>
        <w:rPr>
          <w:w w:val="95"/>
        </w:rPr>
        <w:t>The</w:t>
      </w:r>
      <w:r>
        <w:rPr>
          <w:spacing w:val="19"/>
          <w:w w:val="95"/>
        </w:rPr>
        <w:t xml:space="preserve"> </w:t>
      </w:r>
      <w:r>
        <w:rPr>
          <w:w w:val="95"/>
        </w:rPr>
        <w:t>model</w:t>
      </w:r>
      <w:r>
        <w:rPr>
          <w:spacing w:val="19"/>
          <w:w w:val="95"/>
        </w:rPr>
        <w:t xml:space="preserve"> </w:t>
      </w:r>
      <w:r>
        <w:rPr>
          <w:w w:val="95"/>
        </w:rPr>
        <w:t>explained</w:t>
      </w:r>
      <w:r>
        <w:rPr>
          <w:spacing w:val="20"/>
          <w:w w:val="95"/>
        </w:rPr>
        <w:t xml:space="preserve"> </w:t>
      </w:r>
      <w:r>
        <w:rPr>
          <w:w w:val="95"/>
        </w:rPr>
        <w:t>13.5%</w:t>
      </w:r>
      <w:r>
        <w:rPr>
          <w:spacing w:val="19"/>
          <w:w w:val="95"/>
        </w:rPr>
        <w:t xml:space="preserve"> </w:t>
      </w:r>
      <w:r>
        <w:rPr>
          <w:w w:val="95"/>
        </w:rPr>
        <w:t>of</w:t>
      </w:r>
      <w:r>
        <w:rPr>
          <w:spacing w:val="20"/>
          <w:w w:val="95"/>
        </w:rPr>
        <w:t xml:space="preserve"> </w:t>
      </w:r>
      <w:r>
        <w:rPr>
          <w:w w:val="95"/>
        </w:rPr>
        <w:t>deviance</w:t>
      </w:r>
      <w:r>
        <w:rPr>
          <w:spacing w:val="19"/>
          <w:w w:val="95"/>
        </w:rPr>
        <w:t xml:space="preserve"> </w:t>
      </w:r>
      <w:r>
        <w:rPr>
          <w:w w:val="95"/>
        </w:rPr>
        <w:t>in</w:t>
      </w:r>
      <w:r>
        <w:rPr>
          <w:spacing w:val="19"/>
          <w:w w:val="95"/>
        </w:rPr>
        <w:t xml:space="preserve"> </w:t>
      </w:r>
      <w:r>
        <w:rPr>
          <w:w w:val="95"/>
        </w:rPr>
        <w:t>the</w:t>
      </w:r>
    </w:p>
    <w:p w14:paraId="00F84172" w14:textId="19DF5021" w:rsidR="00C544BC" w:rsidRDefault="00BD4BDE">
      <w:pPr>
        <w:pStyle w:val="BodyText"/>
      </w:pPr>
      <w:r>
        <w:rPr>
          <w:rFonts w:ascii="Trebuchet MS"/>
          <w:sz w:val="12"/>
        </w:rPr>
        <w:t xml:space="preserve">311    </w:t>
      </w:r>
      <w:r>
        <w:rPr>
          <w:rFonts w:ascii="Trebuchet MS"/>
          <w:spacing w:val="19"/>
          <w:sz w:val="12"/>
        </w:rPr>
        <w:t xml:space="preserve"> </w:t>
      </w:r>
      <w:del w:id="21" w:author="Daryl Boness" w:date="2022-04-15T13:10:00Z">
        <w:r w:rsidDel="00E16692">
          <w:rPr>
            <w:w w:val="95"/>
          </w:rPr>
          <w:delText>dataset</w:delText>
        </w:r>
      </w:del>
      <w:ins w:id="22" w:author="Daryl Boness" w:date="2022-04-15T13:10:00Z">
        <w:r w:rsidR="00E16692">
          <w:rPr>
            <w:w w:val="95"/>
          </w:rPr>
          <w:t>data set</w:t>
        </w:r>
      </w:ins>
      <w:r>
        <w:rPr>
          <w:w w:val="95"/>
        </w:rPr>
        <w:t>,</w:t>
      </w:r>
      <w:r>
        <w:rPr>
          <w:spacing w:val="1"/>
          <w:w w:val="95"/>
        </w:rPr>
        <w:t xml:space="preserve"> </w:t>
      </w:r>
      <w:r>
        <w:rPr>
          <w:w w:val="95"/>
        </w:rPr>
        <w:t>and</w:t>
      </w:r>
      <w:r>
        <w:rPr>
          <w:spacing w:val="1"/>
          <w:w w:val="95"/>
        </w:rPr>
        <w:t xml:space="preserve"> </w:t>
      </w:r>
      <w:r>
        <w:rPr>
          <w:w w:val="95"/>
        </w:rPr>
        <w:t>visual inspection</w:t>
      </w:r>
      <w:r>
        <w:rPr>
          <w:spacing w:val="1"/>
          <w:w w:val="95"/>
        </w:rPr>
        <w:t xml:space="preserve"> </w:t>
      </w:r>
      <w:r>
        <w:rPr>
          <w:w w:val="95"/>
        </w:rPr>
        <w:t>of</w:t>
      </w:r>
      <w:r>
        <w:rPr>
          <w:spacing w:val="1"/>
          <w:w w:val="95"/>
        </w:rPr>
        <w:t xml:space="preserve"> </w:t>
      </w:r>
      <w:r>
        <w:rPr>
          <w:w w:val="95"/>
        </w:rPr>
        <w:t>observed</w:t>
      </w:r>
      <w:r>
        <w:rPr>
          <w:spacing w:val="1"/>
          <w:w w:val="95"/>
        </w:rPr>
        <w:t xml:space="preserve"> </w:t>
      </w:r>
      <w:r>
        <w:rPr>
          <w:w w:val="95"/>
        </w:rPr>
        <w:t>versus</w:t>
      </w:r>
      <w:r>
        <w:rPr>
          <w:spacing w:val="1"/>
          <w:w w:val="95"/>
        </w:rPr>
        <w:t xml:space="preserve"> </w:t>
      </w:r>
      <w:r>
        <w:rPr>
          <w:w w:val="95"/>
        </w:rPr>
        <w:t>predicted</w:t>
      </w:r>
      <w:r>
        <w:rPr>
          <w:spacing w:val="1"/>
          <w:w w:val="95"/>
        </w:rPr>
        <w:t xml:space="preserve"> </w:t>
      </w:r>
      <w:r>
        <w:rPr>
          <w:w w:val="95"/>
        </w:rPr>
        <w:t>values indicated</w:t>
      </w:r>
      <w:r>
        <w:rPr>
          <w:spacing w:val="2"/>
          <w:w w:val="95"/>
        </w:rPr>
        <w:t xml:space="preserve"> </w:t>
      </w:r>
      <w:commentRangeStart w:id="23"/>
      <w:r>
        <w:rPr>
          <w:w w:val="95"/>
        </w:rPr>
        <w:t>a good</w:t>
      </w:r>
      <w:r>
        <w:rPr>
          <w:spacing w:val="1"/>
          <w:w w:val="95"/>
        </w:rPr>
        <w:t xml:space="preserve"> </w:t>
      </w:r>
      <w:r>
        <w:rPr>
          <w:w w:val="95"/>
        </w:rPr>
        <w:t>fit</w:t>
      </w:r>
      <w:r>
        <w:rPr>
          <w:spacing w:val="1"/>
          <w:w w:val="95"/>
        </w:rPr>
        <w:t xml:space="preserve"> </w:t>
      </w:r>
      <w:r>
        <w:rPr>
          <w:w w:val="95"/>
        </w:rPr>
        <w:t>to</w:t>
      </w:r>
      <w:r>
        <w:rPr>
          <w:spacing w:val="1"/>
          <w:w w:val="95"/>
        </w:rPr>
        <w:t xml:space="preserve"> </w:t>
      </w:r>
      <w:r>
        <w:rPr>
          <w:w w:val="95"/>
        </w:rPr>
        <w:t>the</w:t>
      </w:r>
    </w:p>
    <w:p w14:paraId="4EF35BA0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312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data</w:t>
      </w:r>
      <w:r>
        <w:rPr>
          <w:spacing w:val="27"/>
          <w:w w:val="95"/>
        </w:rPr>
        <w:t xml:space="preserve"> </w:t>
      </w:r>
      <w:r>
        <w:rPr>
          <w:w w:val="95"/>
        </w:rPr>
        <w:t>(Fig.</w:t>
      </w:r>
      <w:r>
        <w:rPr>
          <w:spacing w:val="55"/>
          <w:w w:val="95"/>
        </w:rPr>
        <w:t xml:space="preserve"> </w:t>
      </w:r>
      <w:hyperlink w:anchor="_bookmark5" w:history="1">
        <w:r>
          <w:rPr>
            <w:w w:val="95"/>
          </w:rPr>
          <w:t>S2.5).</w:t>
        </w:r>
      </w:hyperlink>
      <w:r>
        <w:rPr>
          <w:w w:val="95"/>
        </w:rPr>
        <w:t xml:space="preserve">  The</w:t>
      </w:r>
      <w:r>
        <w:rPr>
          <w:spacing w:val="26"/>
          <w:w w:val="95"/>
        </w:rPr>
        <w:t xml:space="preserve"> </w:t>
      </w:r>
      <w:r>
        <w:rPr>
          <w:w w:val="95"/>
        </w:rPr>
        <w:t>model</w:t>
      </w:r>
      <w:r>
        <w:rPr>
          <w:spacing w:val="28"/>
          <w:w w:val="95"/>
        </w:rPr>
        <w:t xml:space="preserve"> </w:t>
      </w:r>
      <w:r>
        <w:rPr>
          <w:w w:val="95"/>
        </w:rPr>
        <w:t>M1</w:t>
      </w:r>
      <w:r>
        <w:rPr>
          <w:spacing w:val="27"/>
          <w:w w:val="95"/>
        </w:rPr>
        <w:t xml:space="preserve"> </w:t>
      </w:r>
      <w:r>
        <w:rPr>
          <w:w w:val="95"/>
        </w:rPr>
        <w:t>predicted</w:t>
      </w:r>
      <w:r>
        <w:rPr>
          <w:spacing w:val="27"/>
          <w:w w:val="95"/>
        </w:rPr>
        <w:t xml:space="preserve"> </w:t>
      </w:r>
      <w:r>
        <w:rPr>
          <w:w w:val="95"/>
        </w:rPr>
        <w:t>highest</w:t>
      </w:r>
      <w:r>
        <w:rPr>
          <w:spacing w:val="27"/>
          <w:w w:val="95"/>
        </w:rPr>
        <w:t xml:space="preserve"> </w:t>
      </w:r>
      <w:r>
        <w:rPr>
          <w:rFonts w:ascii="Georgia"/>
          <w:i/>
          <w:w w:val="95"/>
        </w:rPr>
        <w:t>P</w:t>
      </w:r>
      <w:r>
        <w:rPr>
          <w:rFonts w:ascii="Georgia"/>
          <w:i/>
          <w:spacing w:val="-20"/>
          <w:w w:val="95"/>
        </w:rPr>
        <w:t xml:space="preserve"> </w:t>
      </w:r>
      <w:r>
        <w:rPr>
          <w:w w:val="95"/>
        </w:rPr>
        <w:t>(GVP)</w:t>
      </w:r>
      <w:r>
        <w:rPr>
          <w:spacing w:val="26"/>
          <w:w w:val="95"/>
        </w:rPr>
        <w:t xml:space="preserve"> </w:t>
      </w:r>
      <w:r>
        <w:rPr>
          <w:w w:val="95"/>
        </w:rPr>
        <w:t>at</w:t>
      </w:r>
      <w:r>
        <w:rPr>
          <w:spacing w:val="27"/>
          <w:w w:val="95"/>
        </w:rPr>
        <w:t xml:space="preserve"> </w:t>
      </w:r>
      <w:r>
        <w:rPr>
          <w:w w:val="95"/>
        </w:rPr>
        <w:t>hydrophone</w:t>
      </w:r>
      <w:r>
        <w:rPr>
          <w:spacing w:val="27"/>
          <w:w w:val="95"/>
        </w:rPr>
        <w:t xml:space="preserve"> </w:t>
      </w:r>
      <w:r>
        <w:rPr>
          <w:w w:val="95"/>
        </w:rPr>
        <w:t>depths</w:t>
      </w:r>
      <w:r>
        <w:rPr>
          <w:spacing w:val="27"/>
          <w:w w:val="95"/>
        </w:rPr>
        <w:t xml:space="preserve"> </w:t>
      </w:r>
      <w:r>
        <w:rPr>
          <w:w w:val="95"/>
        </w:rPr>
        <w:t>between</w:t>
      </w:r>
      <w:commentRangeEnd w:id="23"/>
      <w:r w:rsidR="00E16692">
        <w:rPr>
          <w:rStyle w:val="CommentReference"/>
        </w:rPr>
        <w:commentReference w:id="23"/>
      </w:r>
    </w:p>
    <w:p w14:paraId="690EDF37" w14:textId="4E7064BE" w:rsidR="00C544BC" w:rsidRDefault="00BD4BDE">
      <w:pPr>
        <w:spacing w:before="155"/>
        <w:ind w:left="150"/>
        <w:rPr>
          <w:sz w:val="24"/>
        </w:rPr>
      </w:pPr>
      <w:r>
        <w:rPr>
          <w:rFonts w:ascii="Trebuchet MS"/>
          <w:sz w:val="12"/>
        </w:rPr>
        <w:t xml:space="preserve">313    </w:t>
      </w:r>
      <w:r>
        <w:rPr>
          <w:rFonts w:ascii="Trebuchet MS"/>
          <w:spacing w:val="7"/>
          <w:sz w:val="12"/>
        </w:rPr>
        <w:t xml:space="preserve"> </w:t>
      </w:r>
      <w:r>
        <w:rPr>
          <w:sz w:val="24"/>
        </w:rPr>
        <w:t>1,500</w:t>
      </w:r>
      <w:r>
        <w:rPr>
          <w:spacing w:val="9"/>
          <w:sz w:val="24"/>
        </w:rPr>
        <w:t xml:space="preserve"> </w:t>
      </w:r>
      <w:r>
        <w:rPr>
          <w:sz w:val="24"/>
        </w:rPr>
        <w:t>and</w:t>
      </w:r>
      <w:r>
        <w:rPr>
          <w:spacing w:val="10"/>
          <w:sz w:val="24"/>
        </w:rPr>
        <w:t xml:space="preserve"> </w:t>
      </w:r>
      <w:r>
        <w:rPr>
          <w:sz w:val="24"/>
        </w:rPr>
        <w:t>2,000</w:t>
      </w:r>
      <w:r>
        <w:rPr>
          <w:spacing w:val="9"/>
          <w:sz w:val="24"/>
        </w:rPr>
        <w:t xml:space="preserve"> </w:t>
      </w:r>
      <w:r>
        <w:rPr>
          <w:sz w:val="24"/>
        </w:rPr>
        <w:t>m</w:t>
      </w:r>
      <w:r>
        <w:rPr>
          <w:spacing w:val="9"/>
          <w:sz w:val="24"/>
        </w:rPr>
        <w:t xml:space="preserve"> </w:t>
      </w:r>
      <w:r>
        <w:rPr>
          <w:sz w:val="24"/>
        </w:rPr>
        <w:t>(Fig.</w:t>
      </w:r>
      <w:r>
        <w:rPr>
          <w:spacing w:val="32"/>
          <w:sz w:val="24"/>
        </w:rPr>
        <w:t xml:space="preserve"> </w:t>
      </w:r>
      <w:r w:rsidR="00B55318">
        <w:rPr>
          <w:spacing w:val="32"/>
          <w:sz w:val="24"/>
        </w:rPr>
        <w:t>S</w:t>
      </w:r>
      <w:hyperlink w:anchor="_bookmark5" w:history="1">
        <w:r>
          <w:rPr>
            <w:sz w:val="24"/>
          </w:rPr>
          <w:t>2</w:t>
        </w:r>
        <w:r w:rsidR="00B55318">
          <w:rPr>
            <w:sz w:val="24"/>
          </w:rPr>
          <w:t>.6</w:t>
        </w:r>
        <w:r>
          <w:rPr>
            <w:sz w:val="24"/>
          </w:rPr>
          <w:t>).</w:t>
        </w:r>
      </w:hyperlink>
    </w:p>
    <w:p w14:paraId="7A964154" w14:textId="604E576D" w:rsidR="00C544BC" w:rsidRDefault="00BD4BDE">
      <w:pPr>
        <w:pStyle w:val="BodyText"/>
        <w:spacing w:before="299"/>
      </w:pPr>
      <w:r>
        <w:rPr>
          <w:rFonts w:ascii="Trebuchet MS"/>
          <w:sz w:val="12"/>
        </w:rPr>
        <w:t xml:space="preserve">314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M2</w:t>
      </w:r>
      <w:r>
        <w:rPr>
          <w:spacing w:val="5"/>
          <w:w w:val="95"/>
        </w:rPr>
        <w:t xml:space="preserve"> </w:t>
      </w:r>
      <w:r>
        <w:rPr>
          <w:w w:val="95"/>
        </w:rPr>
        <w:t>used</w:t>
      </w:r>
      <w:r>
        <w:rPr>
          <w:spacing w:val="5"/>
          <w:w w:val="95"/>
        </w:rPr>
        <w:t xml:space="preserve"> </w:t>
      </w:r>
      <w:r>
        <w:rPr>
          <w:w w:val="95"/>
        </w:rPr>
        <w:t>the</w:t>
      </w:r>
      <w:r>
        <w:rPr>
          <w:spacing w:val="4"/>
          <w:w w:val="95"/>
        </w:rPr>
        <w:t xml:space="preserve"> </w:t>
      </w:r>
      <w:r>
        <w:rPr>
          <w:w w:val="95"/>
        </w:rPr>
        <w:t>predicted</w:t>
      </w:r>
      <w:r>
        <w:rPr>
          <w:spacing w:val="5"/>
          <w:w w:val="95"/>
        </w:rPr>
        <w:t xml:space="preserve"> </w:t>
      </w:r>
      <w:r>
        <w:rPr>
          <w:w w:val="95"/>
        </w:rPr>
        <w:t>values</w:t>
      </w:r>
      <w:r>
        <w:rPr>
          <w:spacing w:val="4"/>
          <w:w w:val="95"/>
        </w:rPr>
        <w:t xml:space="preserve"> </w:t>
      </w:r>
      <w:r>
        <w:rPr>
          <w:w w:val="95"/>
        </w:rPr>
        <w:t>from</w:t>
      </w:r>
      <w:r>
        <w:rPr>
          <w:spacing w:val="6"/>
          <w:w w:val="95"/>
        </w:rPr>
        <w:t xml:space="preserve"> </w:t>
      </w:r>
      <w:r>
        <w:rPr>
          <w:w w:val="95"/>
        </w:rPr>
        <w:t>M1</w:t>
      </w:r>
      <w:r>
        <w:rPr>
          <w:spacing w:val="4"/>
          <w:w w:val="95"/>
        </w:rPr>
        <w:t xml:space="preserve"> </w:t>
      </w:r>
      <w:r>
        <w:rPr>
          <w:w w:val="95"/>
        </w:rPr>
        <w:t>as</w:t>
      </w:r>
      <w:r>
        <w:rPr>
          <w:spacing w:val="5"/>
          <w:w w:val="95"/>
        </w:rPr>
        <w:t xml:space="preserve"> </w:t>
      </w:r>
      <w:r>
        <w:rPr>
          <w:w w:val="95"/>
        </w:rPr>
        <w:t>an</w:t>
      </w:r>
      <w:r>
        <w:rPr>
          <w:spacing w:val="5"/>
          <w:w w:val="95"/>
        </w:rPr>
        <w:t xml:space="preserve"> </w:t>
      </w:r>
      <w:r>
        <w:rPr>
          <w:w w:val="95"/>
        </w:rPr>
        <w:t>offset</w:t>
      </w:r>
      <w:r>
        <w:rPr>
          <w:spacing w:val="4"/>
          <w:w w:val="95"/>
        </w:rPr>
        <w:t xml:space="preserve"> </w:t>
      </w:r>
      <w:r>
        <w:rPr>
          <w:w w:val="95"/>
        </w:rPr>
        <w:t>and</w:t>
      </w:r>
      <w:r>
        <w:rPr>
          <w:spacing w:val="5"/>
          <w:w w:val="95"/>
        </w:rPr>
        <w:t xml:space="preserve"> </w:t>
      </w:r>
      <w:r>
        <w:rPr>
          <w:w w:val="95"/>
        </w:rPr>
        <w:t>fitted</w:t>
      </w:r>
      <w:r>
        <w:rPr>
          <w:spacing w:val="5"/>
          <w:w w:val="95"/>
        </w:rPr>
        <w:t xml:space="preserve"> </w:t>
      </w:r>
      <w:r>
        <w:rPr>
          <w:w w:val="95"/>
        </w:rPr>
        <w:t>a</w:t>
      </w:r>
      <w:r>
        <w:rPr>
          <w:spacing w:val="4"/>
          <w:w w:val="95"/>
        </w:rPr>
        <w:t xml:space="preserve"> </w:t>
      </w:r>
      <w:r>
        <w:rPr>
          <w:w w:val="95"/>
        </w:rPr>
        <w:t>model</w:t>
      </w:r>
      <w:r>
        <w:rPr>
          <w:spacing w:val="5"/>
          <w:w w:val="95"/>
        </w:rPr>
        <w:t xml:space="preserve"> </w:t>
      </w:r>
      <w:del w:id="24" w:author="Daryl Boness" w:date="2022-04-15T13:10:00Z">
        <w:r w:rsidDel="00E16692">
          <w:rPr>
            <w:w w:val="95"/>
          </w:rPr>
          <w:delText>of</w:delText>
        </w:r>
        <w:r w:rsidDel="00E16692">
          <w:rPr>
            <w:spacing w:val="4"/>
            <w:w w:val="95"/>
          </w:rPr>
          <w:delText xml:space="preserve"> </w:delText>
        </w:r>
      </w:del>
      <w:r>
        <w:rPr>
          <w:w w:val="95"/>
        </w:rPr>
        <w:t>to</w:t>
      </w:r>
      <w:r>
        <w:rPr>
          <w:spacing w:val="5"/>
          <w:w w:val="95"/>
        </w:rPr>
        <w:t xml:space="preserve"> </w:t>
      </w:r>
      <w:r>
        <w:rPr>
          <w:w w:val="95"/>
        </w:rPr>
        <w:t>data</w:t>
      </w:r>
      <w:r>
        <w:rPr>
          <w:spacing w:val="5"/>
          <w:w w:val="95"/>
        </w:rPr>
        <w:t xml:space="preserve"> </w:t>
      </w:r>
      <w:r>
        <w:rPr>
          <w:w w:val="95"/>
        </w:rPr>
        <w:t>when</w:t>
      </w:r>
      <w:r>
        <w:rPr>
          <w:spacing w:val="4"/>
          <w:w w:val="95"/>
        </w:rPr>
        <w:t xml:space="preserve"> </w:t>
      </w:r>
      <w:r>
        <w:rPr>
          <w:w w:val="95"/>
        </w:rPr>
        <w:t>naval</w:t>
      </w:r>
    </w:p>
    <w:p w14:paraId="7155397C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315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activity</w:t>
      </w:r>
      <w:r>
        <w:rPr>
          <w:spacing w:val="15"/>
          <w:w w:val="95"/>
        </w:rPr>
        <w:t xml:space="preserve"> </w:t>
      </w:r>
      <w:r>
        <w:rPr>
          <w:w w:val="95"/>
        </w:rPr>
        <w:t>was</w:t>
      </w:r>
      <w:r>
        <w:rPr>
          <w:spacing w:val="15"/>
          <w:w w:val="95"/>
        </w:rPr>
        <w:t xml:space="preserve"> </w:t>
      </w:r>
      <w:r>
        <w:rPr>
          <w:w w:val="95"/>
        </w:rPr>
        <w:t>ongoing,</w:t>
      </w:r>
      <w:r>
        <w:rPr>
          <w:spacing w:val="15"/>
          <w:w w:val="95"/>
        </w:rPr>
        <w:t xml:space="preserve"> </w:t>
      </w:r>
      <w:r>
        <w:rPr>
          <w:w w:val="95"/>
        </w:rPr>
        <w:t>as</w:t>
      </w:r>
      <w:r>
        <w:rPr>
          <w:spacing w:val="14"/>
          <w:w w:val="95"/>
        </w:rPr>
        <w:t xml:space="preserve"> </w:t>
      </w:r>
      <w:r>
        <w:rPr>
          <w:w w:val="95"/>
        </w:rPr>
        <w:t>indicated</w:t>
      </w:r>
      <w:r>
        <w:rPr>
          <w:spacing w:val="16"/>
          <w:w w:val="95"/>
        </w:rPr>
        <w:t xml:space="preserve"> </w:t>
      </w:r>
      <w:r>
        <w:rPr>
          <w:w w:val="95"/>
        </w:rPr>
        <w:t>by</w:t>
      </w:r>
      <w:r>
        <w:rPr>
          <w:spacing w:val="15"/>
          <w:w w:val="95"/>
        </w:rPr>
        <w:t xml:space="preserve"> </w:t>
      </w:r>
      <w:r>
        <w:rPr>
          <w:w w:val="95"/>
        </w:rPr>
        <w:t>the</w:t>
      </w:r>
      <w:r>
        <w:rPr>
          <w:spacing w:val="15"/>
          <w:w w:val="95"/>
        </w:rPr>
        <w:t xml:space="preserve"> </w:t>
      </w:r>
      <w:r>
        <w:rPr>
          <w:w w:val="95"/>
        </w:rPr>
        <w:t>presence</w:t>
      </w:r>
      <w:r>
        <w:rPr>
          <w:spacing w:val="15"/>
          <w:w w:val="95"/>
        </w:rPr>
        <w:t xml:space="preserve"> </w:t>
      </w:r>
      <w:r>
        <w:rPr>
          <w:w w:val="95"/>
        </w:rPr>
        <w:t>of</w:t>
      </w:r>
      <w:r>
        <w:rPr>
          <w:spacing w:val="14"/>
          <w:w w:val="95"/>
        </w:rPr>
        <w:t xml:space="preserve"> </w:t>
      </w:r>
      <w:r>
        <w:rPr>
          <w:w w:val="95"/>
        </w:rPr>
        <w:t>naval</w:t>
      </w:r>
      <w:r>
        <w:rPr>
          <w:spacing w:val="15"/>
          <w:w w:val="95"/>
        </w:rPr>
        <w:t xml:space="preserve"> </w:t>
      </w:r>
      <w:r>
        <w:rPr>
          <w:w w:val="95"/>
        </w:rPr>
        <w:t>ships</w:t>
      </w:r>
      <w:r>
        <w:rPr>
          <w:spacing w:val="16"/>
          <w:w w:val="95"/>
        </w:rPr>
        <w:t xml:space="preserve"> </w:t>
      </w:r>
      <w:r>
        <w:rPr>
          <w:w w:val="95"/>
        </w:rPr>
        <w:t>on</w:t>
      </w:r>
      <w:r>
        <w:rPr>
          <w:spacing w:val="15"/>
          <w:w w:val="95"/>
        </w:rPr>
        <w:t xml:space="preserve"> </w:t>
      </w:r>
      <w:r>
        <w:rPr>
          <w:w w:val="95"/>
        </w:rPr>
        <w:t>the</w:t>
      </w:r>
      <w:r>
        <w:rPr>
          <w:spacing w:val="15"/>
          <w:w w:val="95"/>
        </w:rPr>
        <w:t xml:space="preserve"> </w:t>
      </w:r>
      <w:r>
        <w:rPr>
          <w:w w:val="95"/>
        </w:rPr>
        <w:t>range.</w:t>
      </w:r>
      <w:r>
        <w:rPr>
          <w:spacing w:val="39"/>
          <w:w w:val="95"/>
        </w:rPr>
        <w:t xml:space="preserve"> </w:t>
      </w:r>
      <w:r>
        <w:rPr>
          <w:w w:val="95"/>
        </w:rPr>
        <w:t>This</w:t>
      </w:r>
      <w:r>
        <w:rPr>
          <w:spacing w:val="15"/>
          <w:w w:val="95"/>
        </w:rPr>
        <w:t xml:space="preserve"> </w:t>
      </w:r>
      <w:r>
        <w:rPr>
          <w:w w:val="95"/>
        </w:rPr>
        <w:t>model</w:t>
      </w:r>
    </w:p>
    <w:p w14:paraId="6D8B418E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316    </w:t>
      </w:r>
      <w:r>
        <w:rPr>
          <w:rFonts w:ascii="Trebuchet MS"/>
          <w:spacing w:val="11"/>
          <w:sz w:val="12"/>
        </w:rPr>
        <w:t xml:space="preserve"> </w:t>
      </w:r>
      <w:r>
        <w:rPr>
          <w:w w:val="90"/>
        </w:rPr>
        <w:t>was</w:t>
      </w:r>
      <w:r>
        <w:rPr>
          <w:spacing w:val="46"/>
          <w:w w:val="90"/>
        </w:rPr>
        <w:t xml:space="preserve"> </w:t>
      </w:r>
      <w:r>
        <w:rPr>
          <w:w w:val="90"/>
        </w:rPr>
        <w:t>intercept-only,</w:t>
      </w:r>
      <w:r>
        <w:rPr>
          <w:spacing w:val="46"/>
          <w:w w:val="90"/>
        </w:rPr>
        <w:t xml:space="preserve"> </w:t>
      </w:r>
      <w:r>
        <w:rPr>
          <w:w w:val="90"/>
        </w:rPr>
        <w:t>and</w:t>
      </w:r>
      <w:r>
        <w:rPr>
          <w:spacing w:val="46"/>
          <w:w w:val="90"/>
        </w:rPr>
        <w:t xml:space="preserve"> </w:t>
      </w:r>
      <w:r>
        <w:rPr>
          <w:rFonts w:ascii="Georgia"/>
          <w:i/>
          <w:w w:val="90"/>
        </w:rPr>
        <w:t>P</w:t>
      </w:r>
      <w:r>
        <w:rPr>
          <w:rFonts w:ascii="Georgia"/>
          <w:i/>
          <w:spacing w:val="-12"/>
          <w:w w:val="90"/>
        </w:rPr>
        <w:t xml:space="preserve"> </w:t>
      </w:r>
      <w:r>
        <w:rPr>
          <w:w w:val="90"/>
        </w:rPr>
        <w:t>(GVP)</w:t>
      </w:r>
      <w:r>
        <w:rPr>
          <w:spacing w:val="46"/>
          <w:w w:val="90"/>
        </w:rPr>
        <w:t xml:space="preserve"> </w:t>
      </w:r>
      <w:r>
        <w:rPr>
          <w:w w:val="90"/>
        </w:rPr>
        <w:t>when</w:t>
      </w:r>
      <w:r>
        <w:rPr>
          <w:spacing w:val="46"/>
          <w:w w:val="90"/>
        </w:rPr>
        <w:t xml:space="preserve"> </w:t>
      </w:r>
      <w:r>
        <w:rPr>
          <w:w w:val="90"/>
        </w:rPr>
        <w:t>naval</w:t>
      </w:r>
      <w:r>
        <w:rPr>
          <w:spacing w:val="46"/>
          <w:w w:val="90"/>
        </w:rPr>
        <w:t xml:space="preserve"> </w:t>
      </w:r>
      <w:r>
        <w:rPr>
          <w:w w:val="90"/>
        </w:rPr>
        <w:t>activity</w:t>
      </w:r>
      <w:r>
        <w:rPr>
          <w:spacing w:val="46"/>
          <w:w w:val="90"/>
        </w:rPr>
        <w:t xml:space="preserve"> </w:t>
      </w:r>
      <w:r>
        <w:rPr>
          <w:w w:val="90"/>
        </w:rPr>
        <w:t>was</w:t>
      </w:r>
      <w:r>
        <w:rPr>
          <w:spacing w:val="45"/>
          <w:w w:val="90"/>
        </w:rPr>
        <w:t xml:space="preserve"> </w:t>
      </w:r>
      <w:r>
        <w:rPr>
          <w:w w:val="90"/>
        </w:rPr>
        <w:t>ongoing</w:t>
      </w:r>
      <w:r>
        <w:rPr>
          <w:spacing w:val="46"/>
          <w:w w:val="90"/>
        </w:rPr>
        <w:t xml:space="preserve"> </w:t>
      </w:r>
      <w:r>
        <w:rPr>
          <w:w w:val="90"/>
        </w:rPr>
        <w:t>was</w:t>
      </w:r>
      <w:r>
        <w:rPr>
          <w:spacing w:val="46"/>
          <w:w w:val="90"/>
        </w:rPr>
        <w:t xml:space="preserve"> </w:t>
      </w:r>
      <w:r>
        <w:rPr>
          <w:w w:val="90"/>
        </w:rPr>
        <w:t>significantly</w:t>
      </w:r>
      <w:r>
        <w:rPr>
          <w:spacing w:val="46"/>
          <w:w w:val="90"/>
        </w:rPr>
        <w:t xml:space="preserve"> </w:t>
      </w:r>
      <w:r>
        <w:rPr>
          <w:w w:val="90"/>
        </w:rPr>
        <w:t>different</w:t>
      </w:r>
    </w:p>
    <w:p w14:paraId="125EDA00" w14:textId="77777777" w:rsidR="00C544BC" w:rsidRDefault="00BD4BDE">
      <w:pPr>
        <w:pStyle w:val="BodyText"/>
        <w:spacing w:before="155"/>
      </w:pPr>
      <w:r>
        <w:rPr>
          <w:rFonts w:ascii="Trebuchet MS" w:hAnsi="Trebuchet MS"/>
          <w:sz w:val="12"/>
        </w:rPr>
        <w:t xml:space="preserve">317    </w:t>
      </w:r>
      <w:r>
        <w:rPr>
          <w:rFonts w:ascii="Trebuchet MS" w:hAnsi="Trebuchet MS"/>
          <w:spacing w:val="19"/>
          <w:sz w:val="12"/>
        </w:rPr>
        <w:t xml:space="preserve"> </w:t>
      </w:r>
      <w:r>
        <w:t>from</w:t>
      </w:r>
      <w:r>
        <w:rPr>
          <w:spacing w:val="26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t>baseline</w:t>
      </w:r>
      <w:r>
        <w:rPr>
          <w:spacing w:val="26"/>
        </w:rPr>
        <w:t xml:space="preserve"> </w:t>
      </w:r>
      <w:r>
        <w:t>period</w:t>
      </w:r>
      <w:r>
        <w:rPr>
          <w:spacing w:val="26"/>
        </w:rPr>
        <w:t xml:space="preserve"> </w:t>
      </w:r>
      <w:r>
        <w:t>at</w:t>
      </w:r>
      <w:r>
        <w:rPr>
          <w:spacing w:val="26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rPr>
          <w:rFonts w:ascii="Georgia" w:hAnsi="Georgia"/>
          <w:i/>
        </w:rPr>
        <w:t>α</w:t>
      </w:r>
      <w:r>
        <w:rPr>
          <w:rFonts w:ascii="Georgia" w:hAnsi="Georgia"/>
          <w:i/>
          <w:spacing w:val="29"/>
        </w:rPr>
        <w:t xml:space="preserve"> </w:t>
      </w:r>
      <w:r>
        <w:t>=</w:t>
      </w:r>
      <w:r>
        <w:rPr>
          <w:spacing w:val="26"/>
        </w:rPr>
        <w:t xml:space="preserve"> </w:t>
      </w:r>
      <w:r>
        <w:t>0.05</w:t>
      </w:r>
      <w:r>
        <w:rPr>
          <w:spacing w:val="26"/>
        </w:rPr>
        <w:t xml:space="preserve"> </w:t>
      </w:r>
      <w:r>
        <w:t>level</w:t>
      </w:r>
      <w:r>
        <w:rPr>
          <w:spacing w:val="25"/>
        </w:rPr>
        <w:t xml:space="preserve"> </w:t>
      </w:r>
      <w:r>
        <w:t>(</w:t>
      </w:r>
      <w:r>
        <w:rPr>
          <w:i/>
        </w:rPr>
        <w:t>p</w:t>
      </w:r>
      <w:r>
        <w:t>-value</w:t>
      </w:r>
      <w:r>
        <w:rPr>
          <w:spacing w:val="26"/>
        </w:rPr>
        <w:t xml:space="preserve"> </w:t>
      </w:r>
      <w:r>
        <w:t>&lt;</w:t>
      </w:r>
      <w:r>
        <w:rPr>
          <w:spacing w:val="26"/>
        </w:rPr>
        <w:t xml:space="preserve"> </w:t>
      </w:r>
      <w:r>
        <w:t>2E-16).</w:t>
      </w:r>
      <w:r>
        <w:rPr>
          <w:spacing w:val="67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t>expected</w:t>
      </w:r>
      <w:r>
        <w:rPr>
          <w:spacing w:val="25"/>
        </w:rPr>
        <w:t xml:space="preserve"> </w:t>
      </w:r>
      <w:r>
        <w:rPr>
          <w:rFonts w:ascii="Georgia" w:hAnsi="Georgia"/>
          <w:i/>
        </w:rPr>
        <w:t>P</w:t>
      </w:r>
      <w:r>
        <w:rPr>
          <w:rFonts w:ascii="Georgia" w:hAnsi="Georgia"/>
          <w:i/>
          <w:spacing w:val="-25"/>
        </w:rPr>
        <w:t xml:space="preserve"> </w:t>
      </w:r>
      <w:r>
        <w:t>(GVP)</w:t>
      </w:r>
    </w:p>
    <w:p w14:paraId="5BDDFDC0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318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decreased</w:t>
      </w:r>
      <w:r>
        <w:rPr>
          <w:spacing w:val="-6"/>
          <w:w w:val="95"/>
        </w:rPr>
        <w:t xml:space="preserve"> </w:t>
      </w:r>
      <w:r>
        <w:rPr>
          <w:w w:val="95"/>
        </w:rPr>
        <w:t>by</w:t>
      </w:r>
      <w:r>
        <w:rPr>
          <w:spacing w:val="-6"/>
          <w:w w:val="95"/>
        </w:rPr>
        <w:t xml:space="preserve"> </w:t>
      </w:r>
      <w:r>
        <w:rPr>
          <w:w w:val="95"/>
        </w:rPr>
        <w:t>a</w:t>
      </w:r>
      <w:r>
        <w:rPr>
          <w:spacing w:val="-6"/>
          <w:w w:val="95"/>
        </w:rPr>
        <w:t xml:space="preserve"> </w:t>
      </w:r>
      <w:r>
        <w:rPr>
          <w:w w:val="95"/>
        </w:rPr>
        <w:t>median</w:t>
      </w:r>
      <w:r>
        <w:rPr>
          <w:spacing w:val="-6"/>
          <w:w w:val="95"/>
        </w:rPr>
        <w:t xml:space="preserve"> </w:t>
      </w:r>
      <w:r>
        <w:rPr>
          <w:w w:val="95"/>
        </w:rPr>
        <w:t>of</w:t>
      </w:r>
      <w:r>
        <w:rPr>
          <w:spacing w:val="-7"/>
          <w:w w:val="95"/>
        </w:rPr>
        <w:t xml:space="preserve"> </w:t>
      </w:r>
      <w:r>
        <w:rPr>
          <w:w w:val="95"/>
        </w:rPr>
        <w:t>44%</w:t>
      </w:r>
      <w:r>
        <w:rPr>
          <w:spacing w:val="-6"/>
          <w:w w:val="95"/>
        </w:rPr>
        <w:t xml:space="preserve"> </w:t>
      </w:r>
      <w:r>
        <w:rPr>
          <w:w w:val="95"/>
        </w:rPr>
        <w:t>(95%</w:t>
      </w:r>
      <w:r>
        <w:rPr>
          <w:spacing w:val="-6"/>
          <w:w w:val="95"/>
        </w:rPr>
        <w:t xml:space="preserve"> </w:t>
      </w:r>
      <w:r>
        <w:rPr>
          <w:w w:val="95"/>
        </w:rPr>
        <w:t>CI</w:t>
      </w:r>
      <w:r>
        <w:rPr>
          <w:spacing w:val="-6"/>
          <w:w w:val="95"/>
        </w:rPr>
        <w:t xml:space="preserve"> </w:t>
      </w:r>
      <w:r>
        <w:rPr>
          <w:w w:val="95"/>
        </w:rPr>
        <w:t>38%</w:t>
      </w:r>
      <w:r>
        <w:rPr>
          <w:spacing w:val="-6"/>
          <w:w w:val="95"/>
        </w:rPr>
        <w:t xml:space="preserve"> </w:t>
      </w:r>
      <w:r>
        <w:rPr>
          <w:w w:val="95"/>
        </w:rPr>
        <w:t>-</w:t>
      </w:r>
      <w:r>
        <w:rPr>
          <w:spacing w:val="-6"/>
          <w:w w:val="95"/>
        </w:rPr>
        <w:t xml:space="preserve"> </w:t>
      </w:r>
      <w:r>
        <w:rPr>
          <w:w w:val="95"/>
        </w:rPr>
        <w:t>49%)</w:t>
      </w:r>
      <w:r>
        <w:rPr>
          <w:spacing w:val="-7"/>
          <w:w w:val="95"/>
        </w:rPr>
        <w:t xml:space="preserve"> </w:t>
      </w:r>
      <w:r>
        <w:rPr>
          <w:w w:val="95"/>
        </w:rPr>
        <w:t>when</w:t>
      </w:r>
      <w:r>
        <w:rPr>
          <w:spacing w:val="-6"/>
          <w:w w:val="95"/>
        </w:rPr>
        <w:t xml:space="preserve"> </w:t>
      </w:r>
      <w:r>
        <w:rPr>
          <w:w w:val="95"/>
        </w:rPr>
        <w:t>naval</w:t>
      </w:r>
      <w:r>
        <w:rPr>
          <w:spacing w:val="-6"/>
          <w:w w:val="95"/>
        </w:rPr>
        <w:t xml:space="preserve"> </w:t>
      </w:r>
      <w:r>
        <w:rPr>
          <w:w w:val="95"/>
        </w:rPr>
        <w:t>activity</w:t>
      </w:r>
      <w:r>
        <w:rPr>
          <w:spacing w:val="-6"/>
          <w:w w:val="95"/>
        </w:rPr>
        <w:t xml:space="preserve"> </w:t>
      </w:r>
      <w:r>
        <w:rPr>
          <w:w w:val="95"/>
        </w:rPr>
        <w:t>was</w:t>
      </w:r>
      <w:r>
        <w:rPr>
          <w:spacing w:val="-6"/>
          <w:w w:val="95"/>
        </w:rPr>
        <w:t xml:space="preserve"> </w:t>
      </w:r>
      <w:r>
        <w:rPr>
          <w:w w:val="95"/>
        </w:rPr>
        <w:t>present</w:t>
      </w:r>
      <w:r>
        <w:rPr>
          <w:spacing w:val="-6"/>
          <w:w w:val="95"/>
        </w:rPr>
        <w:t xml:space="preserve"> </w:t>
      </w:r>
      <w:r>
        <w:rPr>
          <w:w w:val="95"/>
        </w:rPr>
        <w:t>compared</w:t>
      </w:r>
    </w:p>
    <w:p w14:paraId="6E5CA117" w14:textId="77777777" w:rsidR="00C544BC" w:rsidRDefault="00BD4BDE">
      <w:pPr>
        <w:spacing w:before="155"/>
        <w:ind w:left="150"/>
        <w:rPr>
          <w:sz w:val="24"/>
        </w:rPr>
      </w:pPr>
      <w:r>
        <w:rPr>
          <w:rFonts w:ascii="Trebuchet MS"/>
          <w:sz w:val="12"/>
        </w:rPr>
        <w:t xml:space="preserve">319    </w:t>
      </w:r>
      <w:r>
        <w:rPr>
          <w:rFonts w:ascii="Trebuchet MS"/>
          <w:spacing w:val="19"/>
          <w:sz w:val="12"/>
        </w:rPr>
        <w:t xml:space="preserve"> </w:t>
      </w:r>
      <w:r>
        <w:rPr>
          <w:spacing w:val="-1"/>
          <w:sz w:val="24"/>
        </w:rPr>
        <w:t>to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when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it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was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absent.</w:t>
      </w:r>
    </w:p>
    <w:p w14:paraId="729CD03C" w14:textId="77777777" w:rsidR="00C544BC" w:rsidRDefault="00BD4BDE">
      <w:pPr>
        <w:pStyle w:val="BodyText"/>
        <w:spacing w:before="298"/>
      </w:pPr>
      <w:r>
        <w:rPr>
          <w:rFonts w:ascii="Trebuchet MS"/>
          <w:sz w:val="12"/>
        </w:rPr>
        <w:t xml:space="preserve">320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M3</w:t>
      </w:r>
      <w:r>
        <w:rPr>
          <w:spacing w:val="20"/>
          <w:w w:val="95"/>
        </w:rPr>
        <w:t xml:space="preserve"> </w:t>
      </w:r>
      <w:r>
        <w:rPr>
          <w:w w:val="95"/>
        </w:rPr>
        <w:t>used</w:t>
      </w:r>
      <w:r>
        <w:rPr>
          <w:spacing w:val="19"/>
          <w:w w:val="95"/>
        </w:rPr>
        <w:t xml:space="preserve"> </w:t>
      </w:r>
      <w:r>
        <w:rPr>
          <w:w w:val="95"/>
        </w:rPr>
        <w:t>the</w:t>
      </w:r>
      <w:r>
        <w:rPr>
          <w:spacing w:val="20"/>
          <w:w w:val="95"/>
        </w:rPr>
        <w:t xml:space="preserve"> </w:t>
      </w:r>
      <w:r>
        <w:rPr>
          <w:w w:val="95"/>
        </w:rPr>
        <w:t>predicted</w:t>
      </w:r>
      <w:r>
        <w:rPr>
          <w:spacing w:val="20"/>
          <w:w w:val="95"/>
        </w:rPr>
        <w:t xml:space="preserve"> </w:t>
      </w:r>
      <w:r>
        <w:rPr>
          <w:w w:val="95"/>
        </w:rPr>
        <w:t>values</w:t>
      </w:r>
      <w:r>
        <w:rPr>
          <w:spacing w:val="19"/>
          <w:w w:val="95"/>
        </w:rPr>
        <w:t xml:space="preserve"> </w:t>
      </w:r>
      <w:r>
        <w:rPr>
          <w:w w:val="95"/>
        </w:rPr>
        <w:t>from</w:t>
      </w:r>
      <w:r>
        <w:rPr>
          <w:spacing w:val="21"/>
          <w:w w:val="95"/>
        </w:rPr>
        <w:t xml:space="preserve"> </w:t>
      </w:r>
      <w:r>
        <w:rPr>
          <w:w w:val="95"/>
        </w:rPr>
        <w:t>M2</w:t>
      </w:r>
      <w:r>
        <w:rPr>
          <w:spacing w:val="20"/>
          <w:w w:val="95"/>
        </w:rPr>
        <w:t xml:space="preserve"> </w:t>
      </w:r>
      <w:r>
        <w:rPr>
          <w:w w:val="95"/>
        </w:rPr>
        <w:t>as</w:t>
      </w:r>
      <w:r>
        <w:rPr>
          <w:spacing w:val="20"/>
          <w:w w:val="95"/>
        </w:rPr>
        <w:t xml:space="preserve"> </w:t>
      </w:r>
      <w:r>
        <w:rPr>
          <w:w w:val="95"/>
        </w:rPr>
        <w:t>an</w:t>
      </w:r>
      <w:r>
        <w:rPr>
          <w:spacing w:val="19"/>
          <w:w w:val="95"/>
        </w:rPr>
        <w:t xml:space="preserve"> </w:t>
      </w:r>
      <w:r>
        <w:rPr>
          <w:w w:val="95"/>
        </w:rPr>
        <w:t>offset</w:t>
      </w:r>
      <w:r>
        <w:rPr>
          <w:spacing w:val="20"/>
          <w:w w:val="95"/>
        </w:rPr>
        <w:t xml:space="preserve"> </w:t>
      </w:r>
      <w:r>
        <w:rPr>
          <w:w w:val="95"/>
        </w:rPr>
        <w:t>and</w:t>
      </w:r>
      <w:r>
        <w:rPr>
          <w:spacing w:val="19"/>
          <w:w w:val="95"/>
        </w:rPr>
        <w:t xml:space="preserve"> </w:t>
      </w:r>
      <w:r>
        <w:rPr>
          <w:w w:val="95"/>
        </w:rPr>
        <w:t>fitted</w:t>
      </w:r>
      <w:r>
        <w:rPr>
          <w:spacing w:val="20"/>
          <w:w w:val="95"/>
        </w:rPr>
        <w:t xml:space="preserve"> </w:t>
      </w:r>
      <w:r>
        <w:rPr>
          <w:w w:val="95"/>
        </w:rPr>
        <w:t>a</w:t>
      </w:r>
      <w:r>
        <w:rPr>
          <w:spacing w:val="19"/>
          <w:w w:val="95"/>
        </w:rPr>
        <w:t xml:space="preserve"> </w:t>
      </w:r>
      <w:r>
        <w:rPr>
          <w:w w:val="95"/>
        </w:rPr>
        <w:t>model</w:t>
      </w:r>
      <w:r>
        <w:rPr>
          <w:spacing w:val="20"/>
          <w:w w:val="95"/>
        </w:rPr>
        <w:t xml:space="preserve"> </w:t>
      </w:r>
      <w:r>
        <w:rPr>
          <w:w w:val="95"/>
        </w:rPr>
        <w:t>to</w:t>
      </w:r>
      <w:r>
        <w:rPr>
          <w:spacing w:val="19"/>
          <w:w w:val="95"/>
        </w:rPr>
        <w:t xml:space="preserve"> </w:t>
      </w:r>
      <w:r>
        <w:rPr>
          <w:w w:val="95"/>
        </w:rPr>
        <w:t>data</w:t>
      </w:r>
      <w:r>
        <w:rPr>
          <w:spacing w:val="20"/>
          <w:w w:val="95"/>
        </w:rPr>
        <w:t xml:space="preserve"> </w:t>
      </w:r>
      <w:r>
        <w:rPr>
          <w:w w:val="95"/>
        </w:rPr>
        <w:t>when</w:t>
      </w:r>
      <w:r>
        <w:rPr>
          <w:spacing w:val="20"/>
          <w:w w:val="95"/>
        </w:rPr>
        <w:t xml:space="preserve"> </w:t>
      </w:r>
      <w:r>
        <w:rPr>
          <w:w w:val="95"/>
        </w:rPr>
        <w:t>naval</w:t>
      </w:r>
    </w:p>
    <w:p w14:paraId="04ED88C2" w14:textId="77777777" w:rsidR="00C544BC" w:rsidRDefault="00BD4BDE">
      <w:pPr>
        <w:pStyle w:val="BodyText"/>
        <w:spacing w:before="155"/>
      </w:pPr>
      <w:r>
        <w:rPr>
          <w:rFonts w:ascii="Trebuchet MS"/>
          <w:sz w:val="12"/>
        </w:rPr>
        <w:t xml:space="preserve">321    </w:t>
      </w:r>
      <w:r>
        <w:rPr>
          <w:rFonts w:ascii="Trebuchet MS"/>
          <w:spacing w:val="19"/>
          <w:sz w:val="12"/>
        </w:rPr>
        <w:t xml:space="preserve"> </w:t>
      </w:r>
      <w:r>
        <w:rPr>
          <w:spacing w:val="-1"/>
        </w:rPr>
        <w:t>activity</w:t>
      </w:r>
      <w: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MFAS</w:t>
      </w:r>
      <w:r>
        <w:rPr>
          <w:spacing w:val="1"/>
        </w:rPr>
        <w:t xml:space="preserve"> </w:t>
      </w:r>
      <w:r>
        <w:t>were present.</w:t>
      </w:r>
      <w:r>
        <w:rPr>
          <w:spacing w:val="36"/>
        </w:rPr>
        <w:t xml:space="preserve"> </w:t>
      </w:r>
      <w:r>
        <w:t>This model used a monotonically decreasing spline on</w:t>
      </w:r>
    </w:p>
    <w:p w14:paraId="27A430CD" w14:textId="3DD7F07C" w:rsidR="00C544BC" w:rsidRDefault="00BD4BDE">
      <w:pPr>
        <w:pStyle w:val="BodyText"/>
      </w:pPr>
      <w:r>
        <w:rPr>
          <w:rFonts w:ascii="Trebuchet MS"/>
          <w:sz w:val="12"/>
        </w:rPr>
        <w:t xml:space="preserve">322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modelled</w:t>
      </w:r>
      <w:r>
        <w:rPr>
          <w:spacing w:val="-2"/>
          <w:w w:val="95"/>
        </w:rPr>
        <w:t xml:space="preserve"> </w:t>
      </w:r>
      <w:r>
        <w:rPr>
          <w:w w:val="95"/>
        </w:rPr>
        <w:t>MFAS</w:t>
      </w:r>
      <w:r>
        <w:rPr>
          <w:spacing w:val="-2"/>
          <w:w w:val="95"/>
        </w:rPr>
        <w:t xml:space="preserve"> </w:t>
      </w:r>
      <w:r>
        <w:rPr>
          <w:w w:val="95"/>
        </w:rPr>
        <w:t>received</w:t>
      </w:r>
      <w:r>
        <w:rPr>
          <w:spacing w:val="-2"/>
          <w:w w:val="95"/>
        </w:rPr>
        <w:t xml:space="preserve"> </w:t>
      </w:r>
      <w:r>
        <w:rPr>
          <w:w w:val="95"/>
        </w:rPr>
        <w:t>level</w:t>
      </w:r>
      <w:r>
        <w:rPr>
          <w:spacing w:val="-2"/>
          <w:w w:val="95"/>
        </w:rPr>
        <w:t xml:space="preserve"> </w:t>
      </w:r>
      <w:r>
        <w:rPr>
          <w:w w:val="95"/>
        </w:rPr>
        <w:t>(Fig.</w:t>
      </w:r>
      <w:r>
        <w:rPr>
          <w:spacing w:val="22"/>
          <w:w w:val="95"/>
        </w:rPr>
        <w:t xml:space="preserve"> </w:t>
      </w:r>
      <w:r w:rsidR="00B55318">
        <w:rPr>
          <w:spacing w:val="22"/>
          <w:w w:val="95"/>
        </w:rPr>
        <w:t>S</w:t>
      </w:r>
      <w:hyperlink w:anchor="_bookmark5" w:history="1">
        <w:r>
          <w:rPr>
            <w:w w:val="95"/>
          </w:rPr>
          <w:t>2</w:t>
        </w:r>
        <w:r w:rsidR="00B55318">
          <w:rPr>
            <w:w w:val="95"/>
          </w:rPr>
          <w:t>.7</w:t>
        </w:r>
        <w:r>
          <w:rPr>
            <w:w w:val="95"/>
          </w:rPr>
          <w:t>)</w:t>
        </w:r>
        <w:r>
          <w:rPr>
            <w:spacing w:val="-3"/>
            <w:w w:val="95"/>
          </w:rPr>
          <w:t xml:space="preserve"> </w:t>
        </w:r>
      </w:hyperlink>
      <w:r>
        <w:rPr>
          <w:w w:val="95"/>
        </w:rPr>
        <w:t>and</w:t>
      </w:r>
      <w:r>
        <w:rPr>
          <w:spacing w:val="-2"/>
          <w:w w:val="95"/>
        </w:rPr>
        <w:t xml:space="preserve"> </w:t>
      </w:r>
      <w:r>
        <w:rPr>
          <w:w w:val="95"/>
        </w:rPr>
        <w:t>did</w:t>
      </w:r>
      <w:r>
        <w:rPr>
          <w:spacing w:val="-3"/>
          <w:w w:val="95"/>
        </w:rPr>
        <w:t xml:space="preserve"> </w:t>
      </w:r>
      <w:r>
        <w:rPr>
          <w:w w:val="95"/>
        </w:rPr>
        <w:t>not</w:t>
      </w:r>
      <w:r>
        <w:rPr>
          <w:spacing w:val="-1"/>
          <w:w w:val="95"/>
        </w:rPr>
        <w:t xml:space="preserve"> </w:t>
      </w:r>
      <w:r>
        <w:rPr>
          <w:w w:val="95"/>
        </w:rPr>
        <w:t>include</w:t>
      </w:r>
      <w:r>
        <w:rPr>
          <w:spacing w:val="-3"/>
          <w:w w:val="95"/>
        </w:rPr>
        <w:t xml:space="preserve"> </w:t>
      </w:r>
      <w:r>
        <w:rPr>
          <w:w w:val="95"/>
        </w:rPr>
        <w:t>an</w:t>
      </w:r>
      <w:r>
        <w:rPr>
          <w:spacing w:val="-2"/>
          <w:w w:val="95"/>
        </w:rPr>
        <w:t xml:space="preserve"> </w:t>
      </w:r>
      <w:r>
        <w:rPr>
          <w:w w:val="95"/>
        </w:rPr>
        <w:t>intercept</w:t>
      </w:r>
      <w:r>
        <w:rPr>
          <w:spacing w:val="-3"/>
          <w:w w:val="95"/>
        </w:rPr>
        <w:t xml:space="preserve"> </w:t>
      </w:r>
      <w:r>
        <w:rPr>
          <w:w w:val="95"/>
        </w:rPr>
        <w:t>term.</w:t>
      </w:r>
      <w:r>
        <w:rPr>
          <w:spacing w:val="22"/>
          <w:w w:val="95"/>
        </w:rPr>
        <w:t xml:space="preserve"> </w:t>
      </w:r>
      <w:r>
        <w:rPr>
          <w:w w:val="95"/>
        </w:rPr>
        <w:t>The</w:t>
      </w:r>
      <w:r>
        <w:rPr>
          <w:spacing w:val="-2"/>
          <w:w w:val="95"/>
        </w:rPr>
        <w:t xml:space="preserve"> </w:t>
      </w:r>
      <w:r>
        <w:rPr>
          <w:w w:val="95"/>
        </w:rPr>
        <w:t>smooth</w:t>
      </w:r>
      <w:r>
        <w:rPr>
          <w:spacing w:val="-2"/>
          <w:w w:val="95"/>
        </w:rPr>
        <w:t xml:space="preserve"> </w:t>
      </w:r>
    </w:p>
    <w:p w14:paraId="60F0F665" w14:textId="775BEF4D" w:rsidR="00C544BC" w:rsidRDefault="00BD4BDE">
      <w:pPr>
        <w:pStyle w:val="BodyText"/>
      </w:pPr>
      <w:r>
        <w:rPr>
          <w:rFonts w:ascii="Trebuchet MS" w:hAnsi="Trebuchet MS"/>
          <w:sz w:val="12"/>
        </w:rPr>
        <w:t xml:space="preserve">323    </w:t>
      </w:r>
      <w:r>
        <w:rPr>
          <w:rFonts w:ascii="Trebuchet MS" w:hAnsi="Trebuchet MS"/>
          <w:spacing w:val="19"/>
          <w:sz w:val="12"/>
        </w:rPr>
        <w:t xml:space="preserve"> </w:t>
      </w:r>
      <w:r w:rsidR="00B55318">
        <w:t>on M</w:t>
      </w:r>
      <w:r>
        <w:t>FAS</w:t>
      </w:r>
      <w:r>
        <w:rPr>
          <w:spacing w:val="-1"/>
        </w:rPr>
        <w:t xml:space="preserve"> </w:t>
      </w:r>
      <w:r>
        <w:t>received</w:t>
      </w:r>
      <w:r>
        <w:rPr>
          <w:spacing w:val="-1"/>
        </w:rPr>
        <w:t xml:space="preserve"> </w:t>
      </w:r>
      <w:r>
        <w:t>level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significant</w:t>
      </w:r>
      <w:r>
        <w:rPr>
          <w:spacing w:val="-2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rFonts w:ascii="Georgia" w:hAnsi="Georgia"/>
          <w:i/>
        </w:rPr>
        <w:t>α</w:t>
      </w:r>
      <w:r>
        <w:rPr>
          <w:rFonts w:ascii="Georgia" w:hAnsi="Georgia"/>
          <w:i/>
          <w:spacing w:val="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0.05</w:t>
      </w:r>
      <w:r>
        <w:rPr>
          <w:spacing w:val="-2"/>
        </w:rPr>
        <w:t xml:space="preserve"> </w:t>
      </w:r>
      <w:r>
        <w:t>level</w:t>
      </w:r>
      <w:r>
        <w:rPr>
          <w:spacing w:val="-1"/>
        </w:rPr>
        <w:t xml:space="preserve"> </w:t>
      </w:r>
      <w:r>
        <w:t>(</w:t>
      </w:r>
      <w:r>
        <w:rPr>
          <w:i/>
        </w:rPr>
        <w:t>p</w:t>
      </w:r>
      <w:r>
        <w:t>-value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2E-10)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</w:t>
      </w:r>
    </w:p>
    <w:p w14:paraId="17297D4D" w14:textId="51EC265F" w:rsidR="00C544BC" w:rsidRDefault="00BD4BDE">
      <w:pPr>
        <w:pStyle w:val="BodyText"/>
        <w:spacing w:before="155"/>
      </w:pPr>
      <w:r>
        <w:rPr>
          <w:rFonts w:ascii="Trebuchet MS"/>
          <w:sz w:val="12"/>
        </w:rPr>
        <w:t xml:space="preserve">324    </w:t>
      </w:r>
      <w:r>
        <w:rPr>
          <w:rFonts w:ascii="Trebuchet MS"/>
          <w:spacing w:val="19"/>
          <w:sz w:val="12"/>
        </w:rPr>
        <w:t xml:space="preserve"> </w:t>
      </w:r>
      <w:r w:rsidR="00B55318">
        <w:rPr>
          <w:w w:val="95"/>
        </w:rPr>
        <w:t>model e</w:t>
      </w:r>
      <w:r>
        <w:rPr>
          <w:w w:val="95"/>
        </w:rPr>
        <w:t>xplained</w:t>
      </w:r>
      <w:r>
        <w:rPr>
          <w:spacing w:val="17"/>
          <w:w w:val="95"/>
        </w:rPr>
        <w:t xml:space="preserve"> </w:t>
      </w:r>
      <w:r>
        <w:rPr>
          <w:w w:val="95"/>
        </w:rPr>
        <w:t>20%</w:t>
      </w:r>
      <w:r>
        <w:rPr>
          <w:spacing w:val="17"/>
          <w:w w:val="95"/>
        </w:rPr>
        <w:t xml:space="preserve"> </w:t>
      </w:r>
      <w:r>
        <w:rPr>
          <w:w w:val="95"/>
        </w:rPr>
        <w:t>of</w:t>
      </w:r>
      <w:r>
        <w:rPr>
          <w:spacing w:val="17"/>
          <w:w w:val="95"/>
        </w:rPr>
        <w:t xml:space="preserve"> </w:t>
      </w:r>
      <w:r>
        <w:rPr>
          <w:w w:val="95"/>
        </w:rPr>
        <w:t>deviance</w:t>
      </w:r>
      <w:r>
        <w:rPr>
          <w:spacing w:val="16"/>
          <w:w w:val="95"/>
        </w:rPr>
        <w:t xml:space="preserve"> </w:t>
      </w:r>
      <w:r>
        <w:rPr>
          <w:w w:val="95"/>
        </w:rPr>
        <w:t>in</w:t>
      </w:r>
      <w:r>
        <w:rPr>
          <w:spacing w:val="17"/>
          <w:w w:val="95"/>
        </w:rPr>
        <w:t xml:space="preserve"> </w:t>
      </w:r>
      <w:r>
        <w:rPr>
          <w:w w:val="95"/>
        </w:rPr>
        <w:t>the</w:t>
      </w:r>
      <w:r>
        <w:rPr>
          <w:spacing w:val="16"/>
          <w:w w:val="95"/>
        </w:rPr>
        <w:t xml:space="preserve"> </w:t>
      </w:r>
      <w:r>
        <w:rPr>
          <w:w w:val="95"/>
        </w:rPr>
        <w:t>data.</w:t>
      </w:r>
    </w:p>
    <w:p w14:paraId="2DB8A913" w14:textId="77777777" w:rsidR="00C544BC" w:rsidRDefault="00BD4BDE">
      <w:pPr>
        <w:pStyle w:val="BodyText"/>
        <w:spacing w:before="299"/>
      </w:pPr>
      <w:r>
        <w:rPr>
          <w:rFonts w:ascii="Trebuchet MS" w:hAnsi="Trebuchet MS"/>
          <w:sz w:val="12"/>
        </w:rPr>
        <w:t xml:space="preserve">325    </w:t>
      </w:r>
      <w:r>
        <w:rPr>
          <w:rFonts w:ascii="Trebuchet MS" w:hAnsi="Trebuchet MS"/>
          <w:spacing w:val="7"/>
          <w:sz w:val="12"/>
        </w:rPr>
        <w:t xml:space="preserve"> </w:t>
      </w:r>
      <w:r>
        <w:rPr>
          <w:w w:val="90"/>
        </w:rPr>
        <w:t>We</w:t>
      </w:r>
      <w:r>
        <w:rPr>
          <w:spacing w:val="19"/>
          <w:w w:val="90"/>
        </w:rPr>
        <w:t xml:space="preserve"> </w:t>
      </w:r>
      <w:r>
        <w:rPr>
          <w:w w:val="90"/>
        </w:rPr>
        <w:t>did</w:t>
      </w:r>
      <w:r>
        <w:rPr>
          <w:spacing w:val="18"/>
          <w:w w:val="90"/>
        </w:rPr>
        <w:t xml:space="preserve"> </w:t>
      </w:r>
      <w:r>
        <w:rPr>
          <w:w w:val="90"/>
        </w:rPr>
        <w:t>not</w:t>
      </w:r>
      <w:r>
        <w:rPr>
          <w:spacing w:val="19"/>
          <w:w w:val="90"/>
        </w:rPr>
        <w:t xml:space="preserve"> </w:t>
      </w:r>
      <w:r>
        <w:rPr>
          <w:w w:val="90"/>
        </w:rPr>
        <w:t>make</w:t>
      </w:r>
      <w:r>
        <w:rPr>
          <w:spacing w:val="19"/>
          <w:w w:val="90"/>
        </w:rPr>
        <w:t xml:space="preserve"> </w:t>
      </w:r>
      <w:r>
        <w:rPr>
          <w:w w:val="90"/>
        </w:rPr>
        <w:t>inference</w:t>
      </w:r>
      <w:r>
        <w:rPr>
          <w:spacing w:val="18"/>
          <w:w w:val="90"/>
        </w:rPr>
        <w:t xml:space="preserve"> </w:t>
      </w:r>
      <w:r>
        <w:rPr>
          <w:w w:val="90"/>
        </w:rPr>
        <w:t>on</w:t>
      </w:r>
      <w:r>
        <w:rPr>
          <w:spacing w:val="19"/>
          <w:w w:val="90"/>
        </w:rPr>
        <w:t xml:space="preserve"> </w:t>
      </w:r>
      <w:r>
        <w:rPr>
          <w:w w:val="90"/>
        </w:rPr>
        <w:t>sonar</w:t>
      </w:r>
      <w:r>
        <w:rPr>
          <w:spacing w:val="19"/>
          <w:w w:val="90"/>
        </w:rPr>
        <w:t xml:space="preserve"> </w:t>
      </w:r>
      <w:r>
        <w:rPr>
          <w:w w:val="90"/>
        </w:rPr>
        <w:t>received</w:t>
      </w:r>
      <w:r>
        <w:rPr>
          <w:spacing w:val="18"/>
          <w:w w:val="90"/>
        </w:rPr>
        <w:t xml:space="preserve"> </w:t>
      </w:r>
      <w:r>
        <w:rPr>
          <w:w w:val="90"/>
        </w:rPr>
        <w:t>levels</w:t>
      </w:r>
      <w:r>
        <w:rPr>
          <w:spacing w:val="19"/>
          <w:w w:val="90"/>
        </w:rPr>
        <w:t xml:space="preserve"> </w:t>
      </w:r>
      <w:r>
        <w:rPr>
          <w:w w:val="90"/>
        </w:rPr>
        <w:t>below</w:t>
      </w:r>
      <w:r>
        <w:rPr>
          <w:spacing w:val="19"/>
          <w:w w:val="90"/>
        </w:rPr>
        <w:t xml:space="preserve"> </w:t>
      </w:r>
      <w:r>
        <w:rPr>
          <w:w w:val="90"/>
        </w:rPr>
        <w:t>100</w:t>
      </w:r>
      <w:r>
        <w:rPr>
          <w:spacing w:val="18"/>
          <w:w w:val="90"/>
        </w:rPr>
        <w:t xml:space="preserve"> </w:t>
      </w:r>
      <w:r>
        <w:rPr>
          <w:w w:val="90"/>
        </w:rPr>
        <w:t>dB</w:t>
      </w:r>
      <w:r>
        <w:rPr>
          <w:spacing w:val="19"/>
          <w:w w:val="90"/>
        </w:rPr>
        <w:t xml:space="preserve"> </w:t>
      </w:r>
      <w:r>
        <w:rPr>
          <w:w w:val="90"/>
        </w:rPr>
        <w:t>re.</w:t>
      </w:r>
      <w:r>
        <w:rPr>
          <w:spacing w:val="18"/>
          <w:w w:val="90"/>
        </w:rPr>
        <w:t xml:space="preserve"> </w:t>
      </w:r>
      <w:r>
        <w:rPr>
          <w:w w:val="90"/>
        </w:rPr>
        <w:t>1</w:t>
      </w:r>
      <w:r>
        <w:rPr>
          <w:spacing w:val="18"/>
          <w:w w:val="90"/>
        </w:rPr>
        <w:t xml:space="preserve"> </w:t>
      </w:r>
      <w:r>
        <w:rPr>
          <w:rFonts w:ascii="Georgia" w:hAnsi="Georgia"/>
          <w:i/>
          <w:w w:val="90"/>
        </w:rPr>
        <w:t>µ</w:t>
      </w:r>
      <w:r>
        <w:rPr>
          <w:w w:val="90"/>
        </w:rPr>
        <w:t>Pa</w:t>
      </w:r>
      <w:r>
        <w:rPr>
          <w:spacing w:val="19"/>
          <w:w w:val="90"/>
        </w:rPr>
        <w:t xml:space="preserve"> </w:t>
      </w:r>
      <w:r>
        <w:rPr>
          <w:w w:val="90"/>
        </w:rPr>
        <w:t>because</w:t>
      </w:r>
      <w:r>
        <w:rPr>
          <w:spacing w:val="18"/>
          <w:w w:val="90"/>
        </w:rPr>
        <w:t xml:space="preserve"> </w:t>
      </w:r>
      <w:r>
        <w:rPr>
          <w:w w:val="90"/>
        </w:rPr>
        <w:t>Blainville’s</w:t>
      </w:r>
    </w:p>
    <w:p w14:paraId="203AF6ED" w14:textId="77777777" w:rsidR="00C544BC" w:rsidRDefault="00C544BC">
      <w:pPr>
        <w:sectPr w:rsidR="00C544BC">
          <w:pgSz w:w="12240" w:h="15840"/>
          <w:pgMar w:top="1280" w:right="1280" w:bottom="1100" w:left="900" w:header="0" w:footer="832" w:gutter="0"/>
          <w:cols w:space="720"/>
        </w:sectPr>
      </w:pPr>
    </w:p>
    <w:p w14:paraId="111F9E58" w14:textId="77777777" w:rsidR="00C544BC" w:rsidRDefault="00BD4BDE">
      <w:pPr>
        <w:pStyle w:val="BodyText"/>
        <w:spacing w:before="107"/>
      </w:pPr>
      <w:r>
        <w:rPr>
          <w:rFonts w:ascii="Trebuchet MS"/>
          <w:sz w:val="12"/>
        </w:rPr>
        <w:lastRenderedPageBreak/>
        <w:t xml:space="preserve">326    </w:t>
      </w:r>
      <w:r>
        <w:rPr>
          <w:rFonts w:ascii="Trebuchet MS"/>
          <w:spacing w:val="19"/>
          <w:sz w:val="12"/>
        </w:rPr>
        <w:t xml:space="preserve"> </w:t>
      </w:r>
      <w:r>
        <w:rPr>
          <w:spacing w:val="-2"/>
        </w:rPr>
        <w:t>beaked</w:t>
      </w:r>
      <w:r>
        <w:rPr>
          <w:spacing w:val="5"/>
        </w:rPr>
        <w:t xml:space="preserve"> </w:t>
      </w:r>
      <w:r>
        <w:rPr>
          <w:spacing w:val="-2"/>
        </w:rPr>
        <w:t>whales</w:t>
      </w:r>
      <w:r>
        <w:rPr>
          <w:spacing w:val="5"/>
        </w:rPr>
        <w:t xml:space="preserve"> </w:t>
      </w:r>
      <w:r>
        <w:rPr>
          <w:spacing w:val="-2"/>
        </w:rPr>
        <w:t>are</w:t>
      </w:r>
      <w:r>
        <w:rPr>
          <w:spacing w:val="4"/>
        </w:rPr>
        <w:t xml:space="preserve"> </w:t>
      </w:r>
      <w:r>
        <w:rPr>
          <w:spacing w:val="-2"/>
        </w:rPr>
        <w:t>unlikely</w:t>
      </w:r>
      <w:r>
        <w:rPr>
          <w:spacing w:val="5"/>
        </w:rPr>
        <w:t xml:space="preserve"> </w:t>
      </w:r>
      <w:r>
        <w:rPr>
          <w:spacing w:val="-1"/>
        </w:rPr>
        <w:t>to</w:t>
      </w:r>
      <w:r>
        <w:rPr>
          <w:spacing w:val="4"/>
        </w:rPr>
        <w:t xml:space="preserve"> </w:t>
      </w:r>
      <w:r>
        <w:rPr>
          <w:spacing w:val="-1"/>
        </w:rPr>
        <w:t>perceive</w:t>
      </w:r>
      <w:r>
        <w:rPr>
          <w:spacing w:val="5"/>
        </w:rPr>
        <w:t xml:space="preserve"> </w:t>
      </w:r>
      <w:r>
        <w:rPr>
          <w:spacing w:val="-1"/>
        </w:rPr>
        <w:t>MFAS</w:t>
      </w:r>
      <w:r>
        <w:rPr>
          <w:spacing w:val="4"/>
        </w:rPr>
        <w:t xml:space="preserve"> </w:t>
      </w:r>
      <w:r>
        <w:rPr>
          <w:spacing w:val="-1"/>
        </w:rPr>
        <w:t>below</w:t>
      </w:r>
      <w:r>
        <w:rPr>
          <w:spacing w:val="5"/>
        </w:rPr>
        <w:t xml:space="preserve"> </w:t>
      </w:r>
      <w:r>
        <w:rPr>
          <w:spacing w:val="-1"/>
        </w:rPr>
        <w:t>received</w:t>
      </w:r>
      <w:r>
        <w:rPr>
          <w:spacing w:val="4"/>
        </w:rPr>
        <w:t xml:space="preserve"> </w:t>
      </w:r>
      <w:r>
        <w:rPr>
          <w:spacing w:val="-1"/>
        </w:rPr>
        <w:t>levels</w:t>
      </w:r>
      <w:r>
        <w:rPr>
          <w:spacing w:val="5"/>
        </w:rPr>
        <w:t xml:space="preserve"> </w:t>
      </w:r>
      <w:r>
        <w:rPr>
          <w:spacing w:val="-1"/>
        </w:rPr>
        <w:t>of</w:t>
      </w:r>
      <w:r>
        <w:rPr>
          <w:spacing w:val="4"/>
        </w:rPr>
        <w:t xml:space="preserve"> </w:t>
      </w:r>
      <w:r>
        <w:rPr>
          <w:spacing w:val="-1"/>
        </w:rPr>
        <w:t>approximately</w:t>
      </w:r>
      <w:r>
        <w:rPr>
          <w:spacing w:val="4"/>
        </w:rPr>
        <w:t xml:space="preserve"> </w:t>
      </w:r>
      <w:r>
        <w:rPr>
          <w:spacing w:val="-1"/>
        </w:rPr>
        <w:t>80</w:t>
      </w:r>
    </w:p>
    <w:p w14:paraId="050A4AF2" w14:textId="387CE38A" w:rsidR="00C544BC" w:rsidRDefault="00BD4BDE">
      <w:pPr>
        <w:pStyle w:val="BodyText"/>
      </w:pPr>
      <w:r>
        <w:rPr>
          <w:rFonts w:ascii="Trebuchet MS" w:hAnsi="Trebuchet MS"/>
          <w:sz w:val="12"/>
        </w:rPr>
        <w:t xml:space="preserve">327    </w:t>
      </w:r>
      <w:r>
        <w:rPr>
          <w:rFonts w:ascii="Trebuchet MS" w:hAnsi="Trebuchet MS"/>
          <w:spacing w:val="19"/>
          <w:sz w:val="12"/>
        </w:rPr>
        <w:t xml:space="preserve"> </w:t>
      </w:r>
      <w:r>
        <w:t>dB</w:t>
      </w:r>
      <w:r>
        <w:rPr>
          <w:spacing w:val="26"/>
        </w:rPr>
        <w:t xml:space="preserve"> </w:t>
      </w:r>
      <w:r>
        <w:t>re.</w:t>
      </w:r>
      <w:r>
        <w:rPr>
          <w:spacing w:val="26"/>
        </w:rPr>
        <w:t xml:space="preserve"> </w:t>
      </w:r>
      <w:r>
        <w:t>1</w:t>
      </w:r>
      <w:r>
        <w:rPr>
          <w:spacing w:val="25"/>
        </w:rPr>
        <w:t xml:space="preserve"> </w:t>
      </w:r>
      <w:r>
        <w:rPr>
          <w:rFonts w:ascii="Georgia" w:hAnsi="Georgia"/>
          <w:i/>
        </w:rPr>
        <w:t>µ</w:t>
      </w:r>
      <w:r>
        <w:t>Pa</w:t>
      </w:r>
      <w:r>
        <w:rPr>
          <w:spacing w:val="26"/>
        </w:rPr>
        <w:t xml:space="preserve"> </w:t>
      </w:r>
      <w:r>
        <w:t>(</w:t>
      </w:r>
      <w:proofErr w:type="spellStart"/>
      <w:r>
        <w:t>Pacini</w:t>
      </w:r>
      <w:proofErr w:type="spellEnd"/>
      <w:r>
        <w:rPr>
          <w:spacing w:val="26"/>
        </w:rPr>
        <w:t xml:space="preserve"> </w:t>
      </w:r>
      <w:r>
        <w:t>et</w:t>
      </w:r>
      <w:r>
        <w:rPr>
          <w:spacing w:val="25"/>
        </w:rPr>
        <w:t xml:space="preserve"> </w:t>
      </w:r>
      <w:r>
        <w:t>al.,</w:t>
      </w:r>
      <w:r>
        <w:rPr>
          <w:spacing w:val="29"/>
        </w:rPr>
        <w:t xml:space="preserve"> </w:t>
      </w:r>
      <w:r>
        <w:t>2011)</w:t>
      </w:r>
      <w:r>
        <w:rPr>
          <w:spacing w:val="25"/>
        </w:rPr>
        <w:t xml:space="preserve"> </w:t>
      </w:r>
      <w:r>
        <w:t>and</w:t>
      </w:r>
      <w:r>
        <w:rPr>
          <w:spacing w:val="26"/>
        </w:rPr>
        <w:t xml:space="preserve"> </w:t>
      </w:r>
      <w:r>
        <w:t>because</w:t>
      </w:r>
      <w:r>
        <w:rPr>
          <w:spacing w:val="26"/>
        </w:rPr>
        <w:t xml:space="preserve"> </w:t>
      </w:r>
      <w:r>
        <w:t>very</w:t>
      </w:r>
      <w:r>
        <w:rPr>
          <w:spacing w:val="25"/>
        </w:rPr>
        <w:t xml:space="preserve"> </w:t>
      </w:r>
      <w:r>
        <w:t>little</w:t>
      </w:r>
      <w:r>
        <w:rPr>
          <w:spacing w:val="26"/>
        </w:rPr>
        <w:t xml:space="preserve"> </w:t>
      </w:r>
      <w:r>
        <w:t>data</w:t>
      </w:r>
      <w:r>
        <w:rPr>
          <w:spacing w:val="26"/>
        </w:rPr>
        <w:t xml:space="preserve"> </w:t>
      </w:r>
      <w:r>
        <w:t>(9</w:t>
      </w:r>
      <w:r>
        <w:rPr>
          <w:spacing w:val="25"/>
        </w:rPr>
        <w:t xml:space="preserve"> </w:t>
      </w:r>
      <w:proofErr w:type="spellStart"/>
      <w:r>
        <w:t>hr</w:t>
      </w:r>
      <w:proofErr w:type="spellEnd"/>
      <w:del w:id="25" w:author="Daryl Boness" w:date="2022-04-15T13:11:00Z">
        <w:r w:rsidDel="00E16692">
          <w:delText>s</w:delText>
        </w:r>
      </w:del>
      <w:r>
        <w:t>,</w:t>
      </w:r>
      <w:r>
        <w:rPr>
          <w:spacing w:val="29"/>
        </w:rPr>
        <w:t xml:space="preserve"> </w:t>
      </w:r>
      <w:r>
        <w:t>or</w:t>
      </w:r>
      <w:r>
        <w:rPr>
          <w:spacing w:val="26"/>
        </w:rPr>
        <w:t xml:space="preserve"> </w:t>
      </w:r>
      <w:r>
        <w:t>1%</w:t>
      </w:r>
      <w:r>
        <w:rPr>
          <w:spacing w:val="25"/>
        </w:rPr>
        <w:t xml:space="preserve"> </w:t>
      </w:r>
      <w:r>
        <w:t>of</w:t>
      </w:r>
      <w:r>
        <w:rPr>
          <w:spacing w:val="26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t>data</w:t>
      </w:r>
    </w:p>
    <w:p w14:paraId="76E9E97F" w14:textId="77777777" w:rsidR="00C544BC" w:rsidRDefault="00BD4BDE">
      <w:pPr>
        <w:pStyle w:val="BodyText"/>
        <w:spacing w:before="155"/>
      </w:pPr>
      <w:r>
        <w:rPr>
          <w:rFonts w:ascii="Trebuchet MS" w:hAnsi="Trebuchet MS"/>
          <w:sz w:val="12"/>
        </w:rPr>
        <w:t xml:space="preserve">328    </w:t>
      </w:r>
      <w:r>
        <w:rPr>
          <w:rFonts w:ascii="Trebuchet MS" w:hAnsi="Trebuchet MS"/>
          <w:spacing w:val="19"/>
          <w:sz w:val="12"/>
        </w:rPr>
        <w:t xml:space="preserve"> </w:t>
      </w:r>
      <w:r>
        <w:rPr>
          <w:w w:val="95"/>
        </w:rPr>
        <w:t>collected</w:t>
      </w:r>
      <w:r>
        <w:rPr>
          <w:spacing w:val="10"/>
          <w:w w:val="95"/>
        </w:rPr>
        <w:t xml:space="preserve"> </w:t>
      </w:r>
      <w:r>
        <w:rPr>
          <w:w w:val="95"/>
        </w:rPr>
        <w:t>when</w:t>
      </w:r>
      <w:r>
        <w:rPr>
          <w:spacing w:val="9"/>
          <w:w w:val="95"/>
        </w:rPr>
        <w:t xml:space="preserve"> </w:t>
      </w:r>
      <w:r>
        <w:rPr>
          <w:w w:val="95"/>
        </w:rPr>
        <w:t>MFAS</w:t>
      </w:r>
      <w:r>
        <w:rPr>
          <w:spacing w:val="10"/>
          <w:w w:val="95"/>
        </w:rPr>
        <w:t xml:space="preserve"> </w:t>
      </w:r>
      <w:r>
        <w:rPr>
          <w:w w:val="95"/>
        </w:rPr>
        <w:t>was</w:t>
      </w:r>
      <w:r>
        <w:rPr>
          <w:spacing w:val="10"/>
          <w:w w:val="95"/>
        </w:rPr>
        <w:t xml:space="preserve"> </w:t>
      </w:r>
      <w:r>
        <w:rPr>
          <w:w w:val="95"/>
        </w:rPr>
        <w:t>present)</w:t>
      </w:r>
      <w:r>
        <w:rPr>
          <w:spacing w:val="9"/>
          <w:w w:val="95"/>
        </w:rPr>
        <w:t xml:space="preserve"> </w:t>
      </w:r>
      <w:r>
        <w:rPr>
          <w:w w:val="95"/>
        </w:rPr>
        <w:t>were</w:t>
      </w:r>
      <w:r>
        <w:rPr>
          <w:spacing w:val="10"/>
          <w:w w:val="95"/>
        </w:rPr>
        <w:t xml:space="preserve"> </w:t>
      </w:r>
      <w:r>
        <w:rPr>
          <w:w w:val="95"/>
        </w:rPr>
        <w:t>collected</w:t>
      </w:r>
      <w:r>
        <w:rPr>
          <w:spacing w:val="9"/>
          <w:w w:val="95"/>
        </w:rPr>
        <w:t xml:space="preserve"> </w:t>
      </w:r>
      <w:r>
        <w:rPr>
          <w:w w:val="95"/>
        </w:rPr>
        <w:t>at</w:t>
      </w:r>
      <w:r>
        <w:rPr>
          <w:spacing w:val="10"/>
          <w:w w:val="95"/>
        </w:rPr>
        <w:t xml:space="preserve"> </w:t>
      </w:r>
      <w:r>
        <w:rPr>
          <w:w w:val="95"/>
        </w:rPr>
        <w:t>received</w:t>
      </w:r>
      <w:r>
        <w:rPr>
          <w:spacing w:val="9"/>
          <w:w w:val="95"/>
        </w:rPr>
        <w:t xml:space="preserve"> </w:t>
      </w:r>
      <w:r>
        <w:rPr>
          <w:w w:val="95"/>
        </w:rPr>
        <w:t>levels</w:t>
      </w:r>
      <w:r>
        <w:rPr>
          <w:spacing w:val="10"/>
          <w:w w:val="95"/>
        </w:rPr>
        <w:t xml:space="preserve"> </w:t>
      </w:r>
      <w:r>
        <w:rPr>
          <w:w w:val="95"/>
        </w:rPr>
        <w:t>below</w:t>
      </w:r>
      <w:r>
        <w:rPr>
          <w:spacing w:val="10"/>
          <w:w w:val="95"/>
        </w:rPr>
        <w:t xml:space="preserve"> </w:t>
      </w:r>
      <w:r>
        <w:rPr>
          <w:w w:val="95"/>
        </w:rPr>
        <w:t>100</w:t>
      </w:r>
      <w:r>
        <w:rPr>
          <w:spacing w:val="9"/>
          <w:w w:val="95"/>
        </w:rPr>
        <w:t xml:space="preserve"> </w:t>
      </w:r>
      <w:r>
        <w:rPr>
          <w:w w:val="95"/>
        </w:rPr>
        <w:t>dB</w:t>
      </w:r>
      <w:r>
        <w:rPr>
          <w:spacing w:val="10"/>
          <w:w w:val="95"/>
        </w:rPr>
        <w:t xml:space="preserve"> </w:t>
      </w:r>
      <w:r>
        <w:rPr>
          <w:w w:val="95"/>
        </w:rPr>
        <w:t>re.</w:t>
      </w:r>
      <w:r>
        <w:rPr>
          <w:spacing w:val="9"/>
          <w:w w:val="95"/>
        </w:rPr>
        <w:t xml:space="preserve"> </w:t>
      </w:r>
      <w:r>
        <w:rPr>
          <w:w w:val="95"/>
        </w:rPr>
        <w:t>1</w:t>
      </w:r>
      <w:r>
        <w:rPr>
          <w:spacing w:val="10"/>
          <w:w w:val="95"/>
        </w:rPr>
        <w:t xml:space="preserve"> </w:t>
      </w:r>
      <w:r>
        <w:rPr>
          <w:rFonts w:ascii="Georgia" w:hAnsi="Georgia"/>
          <w:i/>
          <w:w w:val="95"/>
        </w:rPr>
        <w:t>µ</w:t>
      </w:r>
      <w:r>
        <w:rPr>
          <w:w w:val="95"/>
        </w:rPr>
        <w:t>Pa.</w:t>
      </w:r>
    </w:p>
    <w:p w14:paraId="06AFA733" w14:textId="77777777" w:rsidR="00C544BC" w:rsidRDefault="00BD4BDE">
      <w:pPr>
        <w:pStyle w:val="BodyText"/>
      </w:pPr>
      <w:r>
        <w:rPr>
          <w:rFonts w:ascii="Trebuchet MS" w:hAnsi="Trebuchet MS"/>
          <w:sz w:val="12"/>
        </w:rPr>
        <w:t xml:space="preserve">329    </w:t>
      </w:r>
      <w:r>
        <w:rPr>
          <w:rFonts w:ascii="Trebuchet MS" w:hAnsi="Trebuchet MS"/>
          <w:spacing w:val="19"/>
          <w:sz w:val="12"/>
        </w:rPr>
        <w:t xml:space="preserve"> </w:t>
      </w:r>
      <w:r>
        <w:rPr>
          <w:w w:val="95"/>
        </w:rPr>
        <w:t>Similarly,</w:t>
      </w:r>
      <w:r>
        <w:rPr>
          <w:spacing w:val="-1"/>
          <w:w w:val="95"/>
        </w:rPr>
        <w:t xml:space="preserve"> </w:t>
      </w:r>
      <w:r>
        <w:rPr>
          <w:w w:val="95"/>
        </w:rPr>
        <w:t>we</w:t>
      </w:r>
      <w:r>
        <w:rPr>
          <w:spacing w:val="-1"/>
          <w:w w:val="95"/>
        </w:rPr>
        <w:t xml:space="preserve"> </w:t>
      </w:r>
      <w:r>
        <w:rPr>
          <w:w w:val="95"/>
        </w:rPr>
        <w:t>did</w:t>
      </w:r>
      <w:r>
        <w:rPr>
          <w:spacing w:val="-1"/>
          <w:w w:val="95"/>
        </w:rPr>
        <w:t xml:space="preserve"> </w:t>
      </w:r>
      <w:r>
        <w:rPr>
          <w:w w:val="95"/>
        </w:rPr>
        <w:t>not</w:t>
      </w:r>
      <w:r>
        <w:rPr>
          <w:spacing w:val="-1"/>
          <w:w w:val="95"/>
        </w:rPr>
        <w:t xml:space="preserve"> </w:t>
      </w:r>
      <w:r>
        <w:rPr>
          <w:w w:val="95"/>
        </w:rPr>
        <w:t>make</w:t>
      </w:r>
      <w:r>
        <w:rPr>
          <w:spacing w:val="-1"/>
          <w:w w:val="95"/>
        </w:rPr>
        <w:t xml:space="preserve"> </w:t>
      </w:r>
      <w:r>
        <w:rPr>
          <w:w w:val="95"/>
        </w:rPr>
        <w:t>inference</w:t>
      </w:r>
      <w:r>
        <w:rPr>
          <w:spacing w:val="-1"/>
          <w:w w:val="95"/>
        </w:rPr>
        <w:t xml:space="preserve"> </w:t>
      </w:r>
      <w:r>
        <w:rPr>
          <w:w w:val="95"/>
        </w:rPr>
        <w:t>on</w:t>
      </w:r>
      <w:r>
        <w:rPr>
          <w:spacing w:val="-1"/>
          <w:w w:val="95"/>
        </w:rPr>
        <w:t xml:space="preserve"> </w:t>
      </w:r>
      <w:r>
        <w:rPr>
          <w:w w:val="95"/>
        </w:rPr>
        <w:t>sonar</w:t>
      </w:r>
      <w:r>
        <w:rPr>
          <w:spacing w:val="-1"/>
          <w:w w:val="95"/>
        </w:rPr>
        <w:t xml:space="preserve"> </w:t>
      </w:r>
      <w:r>
        <w:rPr>
          <w:w w:val="95"/>
        </w:rPr>
        <w:t>received</w:t>
      </w:r>
      <w:r>
        <w:rPr>
          <w:spacing w:val="-1"/>
          <w:w w:val="95"/>
        </w:rPr>
        <w:t xml:space="preserve"> </w:t>
      </w:r>
      <w:r>
        <w:rPr>
          <w:w w:val="95"/>
        </w:rPr>
        <w:t>levels</w:t>
      </w:r>
      <w:r>
        <w:rPr>
          <w:spacing w:val="-2"/>
          <w:w w:val="95"/>
        </w:rPr>
        <w:t xml:space="preserve"> </w:t>
      </w:r>
      <w:r>
        <w:rPr>
          <w:w w:val="95"/>
        </w:rPr>
        <w:t>above</w:t>
      </w:r>
      <w:r>
        <w:rPr>
          <w:spacing w:val="-1"/>
          <w:w w:val="95"/>
        </w:rPr>
        <w:t xml:space="preserve"> </w:t>
      </w:r>
      <w:r>
        <w:rPr>
          <w:w w:val="95"/>
        </w:rPr>
        <w:t>165</w:t>
      </w:r>
      <w:r>
        <w:rPr>
          <w:spacing w:val="-1"/>
          <w:w w:val="95"/>
        </w:rPr>
        <w:t xml:space="preserve"> </w:t>
      </w:r>
      <w:r>
        <w:rPr>
          <w:w w:val="95"/>
        </w:rPr>
        <w:t>dB</w:t>
      </w:r>
      <w:r>
        <w:rPr>
          <w:spacing w:val="-1"/>
          <w:w w:val="95"/>
        </w:rPr>
        <w:t xml:space="preserve"> </w:t>
      </w:r>
      <w:r>
        <w:rPr>
          <w:w w:val="95"/>
        </w:rPr>
        <w:t>re.</w:t>
      </w:r>
      <w:r>
        <w:rPr>
          <w:spacing w:val="-1"/>
          <w:w w:val="95"/>
        </w:rPr>
        <w:t xml:space="preserve"> </w:t>
      </w:r>
      <w:r>
        <w:rPr>
          <w:w w:val="95"/>
        </w:rPr>
        <w:t>1</w:t>
      </w:r>
      <w:r>
        <w:rPr>
          <w:spacing w:val="-1"/>
          <w:w w:val="95"/>
        </w:rPr>
        <w:t xml:space="preserve"> </w:t>
      </w:r>
      <w:r>
        <w:rPr>
          <w:rFonts w:ascii="Georgia" w:hAnsi="Georgia"/>
          <w:i/>
          <w:w w:val="95"/>
        </w:rPr>
        <w:t>µ</w:t>
      </w:r>
      <w:r>
        <w:rPr>
          <w:w w:val="95"/>
        </w:rPr>
        <w:t>Pa</w:t>
      </w:r>
      <w:r>
        <w:rPr>
          <w:spacing w:val="-1"/>
          <w:w w:val="95"/>
        </w:rPr>
        <w:t xml:space="preserve"> </w:t>
      </w:r>
      <w:r>
        <w:rPr>
          <w:w w:val="95"/>
        </w:rPr>
        <w:t>because</w:t>
      </w:r>
    </w:p>
    <w:p w14:paraId="1BADFEF6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330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no</w:t>
      </w:r>
      <w:r>
        <w:rPr>
          <w:spacing w:val="26"/>
          <w:w w:val="95"/>
        </w:rPr>
        <w:t xml:space="preserve"> </w:t>
      </w:r>
      <w:r>
        <w:rPr>
          <w:w w:val="95"/>
        </w:rPr>
        <w:t>GVPs</w:t>
      </w:r>
      <w:r>
        <w:rPr>
          <w:spacing w:val="24"/>
          <w:w w:val="95"/>
        </w:rPr>
        <w:t xml:space="preserve"> </w:t>
      </w:r>
      <w:r>
        <w:rPr>
          <w:w w:val="95"/>
        </w:rPr>
        <w:t>were</w:t>
      </w:r>
      <w:r>
        <w:rPr>
          <w:spacing w:val="26"/>
          <w:w w:val="95"/>
        </w:rPr>
        <w:t xml:space="preserve"> </w:t>
      </w:r>
      <w:r>
        <w:rPr>
          <w:w w:val="95"/>
        </w:rPr>
        <w:t>observed</w:t>
      </w:r>
      <w:r>
        <w:rPr>
          <w:spacing w:val="25"/>
          <w:w w:val="95"/>
        </w:rPr>
        <w:t xml:space="preserve"> </w:t>
      </w:r>
      <w:r>
        <w:rPr>
          <w:w w:val="95"/>
        </w:rPr>
        <w:t>above</w:t>
      </w:r>
      <w:r>
        <w:rPr>
          <w:spacing w:val="25"/>
          <w:w w:val="95"/>
        </w:rPr>
        <w:t xml:space="preserve"> </w:t>
      </w:r>
      <w:r>
        <w:rPr>
          <w:w w:val="95"/>
        </w:rPr>
        <w:t>this</w:t>
      </w:r>
      <w:r>
        <w:rPr>
          <w:spacing w:val="24"/>
          <w:w w:val="95"/>
        </w:rPr>
        <w:t xml:space="preserve"> </w:t>
      </w:r>
      <w:r>
        <w:rPr>
          <w:w w:val="95"/>
        </w:rPr>
        <w:t>received</w:t>
      </w:r>
      <w:r>
        <w:rPr>
          <w:spacing w:val="26"/>
          <w:w w:val="95"/>
        </w:rPr>
        <w:t xml:space="preserve"> </w:t>
      </w:r>
      <w:r>
        <w:rPr>
          <w:w w:val="95"/>
        </w:rPr>
        <w:t>level</w:t>
      </w:r>
      <w:r>
        <w:rPr>
          <w:spacing w:val="24"/>
          <w:w w:val="95"/>
        </w:rPr>
        <w:t xml:space="preserve"> </w:t>
      </w:r>
      <w:r>
        <w:rPr>
          <w:w w:val="95"/>
        </w:rPr>
        <w:t>and</w:t>
      </w:r>
      <w:r>
        <w:rPr>
          <w:spacing w:val="25"/>
          <w:w w:val="95"/>
        </w:rPr>
        <w:t xml:space="preserve"> </w:t>
      </w:r>
      <w:r>
        <w:rPr>
          <w:w w:val="95"/>
        </w:rPr>
        <w:t>therefore</w:t>
      </w:r>
      <w:r>
        <w:rPr>
          <w:spacing w:val="26"/>
          <w:w w:val="95"/>
        </w:rPr>
        <w:t xml:space="preserve"> </w:t>
      </w:r>
      <w:r>
        <w:rPr>
          <w:w w:val="95"/>
        </w:rPr>
        <w:t>M3</w:t>
      </w:r>
      <w:r>
        <w:rPr>
          <w:spacing w:val="25"/>
          <w:w w:val="95"/>
        </w:rPr>
        <w:t xml:space="preserve"> </w:t>
      </w:r>
      <w:r>
        <w:rPr>
          <w:w w:val="95"/>
        </w:rPr>
        <w:t>predicted</w:t>
      </w:r>
      <w:r>
        <w:rPr>
          <w:spacing w:val="24"/>
          <w:w w:val="95"/>
        </w:rPr>
        <w:t xml:space="preserve"> </w:t>
      </w:r>
      <w:r>
        <w:rPr>
          <w:rFonts w:ascii="Georgia"/>
          <w:i/>
          <w:w w:val="95"/>
        </w:rPr>
        <w:t>P</w:t>
      </w:r>
      <w:r>
        <w:rPr>
          <w:rFonts w:ascii="Georgia"/>
          <w:i/>
          <w:spacing w:val="-22"/>
          <w:w w:val="95"/>
        </w:rPr>
        <w:t xml:space="preserve"> </w:t>
      </w:r>
      <w:r>
        <w:rPr>
          <w:w w:val="95"/>
        </w:rPr>
        <w:t>(GVP)</w:t>
      </w:r>
      <w:r>
        <w:rPr>
          <w:spacing w:val="24"/>
          <w:w w:val="95"/>
        </w:rPr>
        <w:t xml:space="preserve"> </w:t>
      </w:r>
      <w:r>
        <w:rPr>
          <w:w w:val="95"/>
        </w:rPr>
        <w:t>=</w:t>
      </w:r>
      <w:r>
        <w:rPr>
          <w:spacing w:val="25"/>
          <w:w w:val="95"/>
        </w:rPr>
        <w:t xml:space="preserve"> </w:t>
      </w:r>
      <w:r>
        <w:rPr>
          <w:w w:val="95"/>
        </w:rPr>
        <w:t>0</w:t>
      </w:r>
    </w:p>
    <w:p w14:paraId="7D1AD604" w14:textId="77777777" w:rsidR="00C544BC" w:rsidRDefault="00BD4BDE">
      <w:pPr>
        <w:spacing w:before="155"/>
        <w:ind w:left="150"/>
        <w:rPr>
          <w:sz w:val="24"/>
        </w:rPr>
      </w:pPr>
      <w:r>
        <w:rPr>
          <w:rFonts w:ascii="Trebuchet MS"/>
          <w:sz w:val="12"/>
        </w:rPr>
        <w:t xml:space="preserve">331 </w:t>
      </w:r>
      <w:proofErr w:type="gramStart"/>
      <w:r>
        <w:rPr>
          <w:rFonts w:ascii="Trebuchet MS"/>
          <w:sz w:val="12"/>
        </w:rPr>
        <w:t xml:space="preserve">  </w:t>
      </w:r>
      <w:r>
        <w:rPr>
          <w:rFonts w:ascii="Trebuchet MS"/>
          <w:spacing w:val="28"/>
          <w:sz w:val="12"/>
        </w:rPr>
        <w:t xml:space="preserve"> </w:t>
      </w:r>
      <w:r>
        <w:rPr>
          <w:sz w:val="24"/>
        </w:rPr>
        <w:t>(</w:t>
      </w:r>
      <w:proofErr w:type="gramEnd"/>
      <w:r>
        <w:rPr>
          <w:sz w:val="24"/>
        </w:rPr>
        <w:t>95%</w:t>
      </w:r>
      <w:r>
        <w:rPr>
          <w:spacing w:val="18"/>
          <w:sz w:val="24"/>
        </w:rPr>
        <w:t xml:space="preserve"> </w:t>
      </w:r>
      <w:r>
        <w:rPr>
          <w:sz w:val="24"/>
        </w:rPr>
        <w:t>CI</w:t>
      </w:r>
      <w:r>
        <w:rPr>
          <w:spacing w:val="19"/>
          <w:sz w:val="24"/>
        </w:rPr>
        <w:t xml:space="preserve"> </w:t>
      </w:r>
      <w:r>
        <w:rPr>
          <w:sz w:val="24"/>
        </w:rPr>
        <w:t>0-1).</w:t>
      </w:r>
    </w:p>
    <w:p w14:paraId="09914F91" w14:textId="77777777" w:rsidR="00C544BC" w:rsidRDefault="00BD4BDE">
      <w:pPr>
        <w:pStyle w:val="BodyText"/>
        <w:spacing w:before="299"/>
      </w:pPr>
      <w:r>
        <w:rPr>
          <w:rFonts w:ascii="Trebuchet MS" w:hAnsi="Trebuchet MS"/>
          <w:sz w:val="12"/>
        </w:rPr>
        <w:t xml:space="preserve">332    </w:t>
      </w:r>
      <w:r>
        <w:rPr>
          <w:rFonts w:ascii="Trebuchet MS" w:hAnsi="Trebuchet MS"/>
          <w:spacing w:val="19"/>
          <w:sz w:val="12"/>
        </w:rPr>
        <w:t xml:space="preserve"> </w:t>
      </w:r>
      <w:r>
        <w:rPr>
          <w:w w:val="90"/>
        </w:rPr>
        <w:t>For</w:t>
      </w:r>
      <w:r>
        <w:rPr>
          <w:spacing w:val="21"/>
          <w:w w:val="90"/>
        </w:rPr>
        <w:t xml:space="preserve"> </w:t>
      </w:r>
      <w:r>
        <w:rPr>
          <w:w w:val="90"/>
        </w:rPr>
        <w:t>MFAS</w:t>
      </w:r>
      <w:r>
        <w:rPr>
          <w:spacing w:val="22"/>
          <w:w w:val="90"/>
        </w:rPr>
        <w:t xml:space="preserve"> </w:t>
      </w:r>
      <w:r>
        <w:rPr>
          <w:w w:val="90"/>
        </w:rPr>
        <w:t>received</w:t>
      </w:r>
      <w:r>
        <w:rPr>
          <w:spacing w:val="22"/>
          <w:w w:val="90"/>
        </w:rPr>
        <w:t xml:space="preserve"> </w:t>
      </w:r>
      <w:r>
        <w:rPr>
          <w:w w:val="90"/>
        </w:rPr>
        <w:t>levels</w:t>
      </w:r>
      <w:r>
        <w:rPr>
          <w:spacing w:val="21"/>
          <w:w w:val="90"/>
        </w:rPr>
        <w:t xml:space="preserve"> </w:t>
      </w:r>
      <w:r>
        <w:rPr>
          <w:w w:val="90"/>
        </w:rPr>
        <w:t>between</w:t>
      </w:r>
      <w:r>
        <w:rPr>
          <w:spacing w:val="21"/>
          <w:w w:val="90"/>
        </w:rPr>
        <w:t xml:space="preserve"> </w:t>
      </w:r>
      <w:r>
        <w:rPr>
          <w:w w:val="90"/>
        </w:rPr>
        <w:t>100</w:t>
      </w:r>
      <w:r>
        <w:rPr>
          <w:spacing w:val="22"/>
          <w:w w:val="90"/>
        </w:rPr>
        <w:t xml:space="preserve"> </w:t>
      </w:r>
      <w:r>
        <w:rPr>
          <w:w w:val="90"/>
        </w:rPr>
        <w:t>and</w:t>
      </w:r>
      <w:r>
        <w:rPr>
          <w:spacing w:val="20"/>
          <w:w w:val="90"/>
        </w:rPr>
        <w:t xml:space="preserve"> </w:t>
      </w:r>
      <w:r>
        <w:rPr>
          <w:w w:val="90"/>
        </w:rPr>
        <w:t>165</w:t>
      </w:r>
      <w:r>
        <w:rPr>
          <w:spacing w:val="22"/>
          <w:w w:val="90"/>
        </w:rPr>
        <w:t xml:space="preserve"> </w:t>
      </w:r>
      <w:r>
        <w:rPr>
          <w:w w:val="90"/>
        </w:rPr>
        <w:t>dB</w:t>
      </w:r>
      <w:r>
        <w:rPr>
          <w:spacing w:val="22"/>
          <w:w w:val="90"/>
        </w:rPr>
        <w:t xml:space="preserve"> </w:t>
      </w:r>
      <w:r>
        <w:rPr>
          <w:w w:val="90"/>
        </w:rPr>
        <w:t>re.</w:t>
      </w:r>
      <w:r>
        <w:rPr>
          <w:spacing w:val="21"/>
          <w:w w:val="90"/>
        </w:rPr>
        <w:t xml:space="preserve"> </w:t>
      </w:r>
      <w:r>
        <w:rPr>
          <w:w w:val="90"/>
        </w:rPr>
        <w:t>1</w:t>
      </w:r>
      <w:r>
        <w:rPr>
          <w:spacing w:val="22"/>
          <w:w w:val="90"/>
        </w:rPr>
        <w:t xml:space="preserve"> </w:t>
      </w:r>
      <w:r>
        <w:rPr>
          <w:rFonts w:ascii="Georgia" w:hAnsi="Georgia"/>
          <w:i/>
          <w:w w:val="90"/>
        </w:rPr>
        <w:t>µ</w:t>
      </w:r>
      <w:r>
        <w:rPr>
          <w:w w:val="90"/>
        </w:rPr>
        <w:t>Pa,</w:t>
      </w:r>
      <w:r>
        <w:rPr>
          <w:spacing w:val="27"/>
          <w:w w:val="90"/>
        </w:rPr>
        <w:t xml:space="preserve"> </w:t>
      </w:r>
      <w:r>
        <w:rPr>
          <w:w w:val="90"/>
        </w:rPr>
        <w:t>change</w:t>
      </w:r>
      <w:r>
        <w:rPr>
          <w:spacing w:val="22"/>
          <w:w w:val="90"/>
        </w:rPr>
        <w:t xml:space="preserve"> </w:t>
      </w:r>
      <w:r>
        <w:rPr>
          <w:w w:val="90"/>
        </w:rPr>
        <w:t>in</w:t>
      </w:r>
      <w:r>
        <w:rPr>
          <w:spacing w:val="21"/>
          <w:w w:val="90"/>
        </w:rPr>
        <w:t xml:space="preserve"> </w:t>
      </w:r>
      <w:r>
        <w:rPr>
          <w:rFonts w:ascii="Georgia" w:hAnsi="Georgia"/>
          <w:i/>
          <w:w w:val="90"/>
        </w:rPr>
        <w:t>P</w:t>
      </w:r>
      <w:r>
        <w:rPr>
          <w:rFonts w:ascii="Georgia" w:hAnsi="Georgia"/>
          <w:i/>
          <w:spacing w:val="-10"/>
          <w:w w:val="90"/>
        </w:rPr>
        <w:t xml:space="preserve"> </w:t>
      </w:r>
      <w:r>
        <w:rPr>
          <w:w w:val="90"/>
        </w:rPr>
        <w:t>(GVP)</w:t>
      </w:r>
      <w:r>
        <w:rPr>
          <w:spacing w:val="20"/>
          <w:w w:val="90"/>
        </w:rPr>
        <w:t xml:space="preserve"> </w:t>
      </w:r>
      <w:r>
        <w:rPr>
          <w:w w:val="90"/>
        </w:rPr>
        <w:t>was</w:t>
      </w:r>
      <w:r>
        <w:rPr>
          <w:spacing w:val="23"/>
          <w:w w:val="90"/>
        </w:rPr>
        <w:t xml:space="preserve"> </w:t>
      </w:r>
      <w:r>
        <w:rPr>
          <w:w w:val="90"/>
        </w:rPr>
        <w:t>calculated</w:t>
      </w:r>
    </w:p>
    <w:p w14:paraId="26A627BF" w14:textId="77777777" w:rsidR="00C544BC" w:rsidRDefault="00BD4BDE">
      <w:pPr>
        <w:pStyle w:val="BodyText"/>
      </w:pPr>
      <w:r>
        <w:rPr>
          <w:rFonts w:ascii="Trebuchet MS" w:hAnsi="Trebuchet MS"/>
          <w:sz w:val="12"/>
        </w:rPr>
        <w:t xml:space="preserve">333    </w:t>
      </w:r>
      <w:r>
        <w:rPr>
          <w:rFonts w:ascii="Trebuchet MS" w:hAnsi="Trebuchet MS"/>
          <w:spacing w:val="19"/>
          <w:sz w:val="12"/>
        </w:rPr>
        <w:t xml:space="preserve"> </w:t>
      </w:r>
      <w:proofErr w:type="gramStart"/>
      <w:r>
        <w:rPr>
          <w:w w:val="95"/>
        </w:rPr>
        <w:t>relative</w:t>
      </w:r>
      <w:proofErr w:type="gramEnd"/>
      <w:r>
        <w:rPr>
          <w:spacing w:val="17"/>
          <w:w w:val="95"/>
        </w:rPr>
        <w:t xml:space="preserve"> </w:t>
      </w:r>
      <w:r>
        <w:rPr>
          <w:w w:val="95"/>
        </w:rPr>
        <w:t>to</w:t>
      </w:r>
      <w:r>
        <w:rPr>
          <w:spacing w:val="16"/>
          <w:w w:val="95"/>
        </w:rPr>
        <w:t xml:space="preserve"> </w:t>
      </w:r>
      <w:r>
        <w:rPr>
          <w:w w:val="95"/>
        </w:rPr>
        <w:t>the</w:t>
      </w:r>
      <w:r>
        <w:rPr>
          <w:spacing w:val="16"/>
          <w:w w:val="95"/>
        </w:rPr>
        <w:t xml:space="preserve"> </w:t>
      </w:r>
      <w:r>
        <w:rPr>
          <w:w w:val="95"/>
        </w:rPr>
        <w:t>pre-activity</w:t>
      </w:r>
      <w:r>
        <w:rPr>
          <w:spacing w:val="17"/>
          <w:w w:val="95"/>
        </w:rPr>
        <w:t xml:space="preserve"> </w:t>
      </w:r>
      <w:r>
        <w:rPr>
          <w:w w:val="95"/>
        </w:rPr>
        <w:t>baseline</w:t>
      </w:r>
      <w:r>
        <w:rPr>
          <w:spacing w:val="16"/>
          <w:w w:val="95"/>
        </w:rPr>
        <w:t xml:space="preserve"> </w:t>
      </w:r>
      <w:r>
        <w:rPr>
          <w:w w:val="95"/>
        </w:rPr>
        <w:t>period</w:t>
      </w:r>
      <w:r>
        <w:rPr>
          <w:spacing w:val="17"/>
          <w:w w:val="95"/>
        </w:rPr>
        <w:t xml:space="preserve"> </w:t>
      </w:r>
      <w:r>
        <w:rPr>
          <w:w w:val="95"/>
        </w:rPr>
        <w:t>(∆</w:t>
      </w:r>
      <w:r>
        <w:rPr>
          <w:rFonts w:ascii="Trebuchet MS" w:hAnsi="Trebuchet MS"/>
          <w:w w:val="95"/>
          <w:vertAlign w:val="subscript"/>
        </w:rPr>
        <w:t>M3:M1</w:t>
      </w:r>
      <w:r>
        <w:rPr>
          <w:w w:val="95"/>
        </w:rPr>
        <w:t>;</w:t>
      </w:r>
      <w:r>
        <w:rPr>
          <w:spacing w:val="16"/>
          <w:w w:val="95"/>
        </w:rPr>
        <w:t xml:space="preserve"> </w:t>
      </w:r>
      <w:r>
        <w:rPr>
          <w:w w:val="95"/>
        </w:rPr>
        <w:t>Fig.</w:t>
      </w:r>
      <w:r>
        <w:rPr>
          <w:spacing w:val="41"/>
          <w:w w:val="95"/>
        </w:rPr>
        <w:t xml:space="preserve"> </w:t>
      </w:r>
      <w:r>
        <w:rPr>
          <w:w w:val="95"/>
        </w:rPr>
        <w:t>4</w:t>
      </w:r>
      <w:r>
        <w:rPr>
          <w:spacing w:val="16"/>
          <w:w w:val="95"/>
        </w:rPr>
        <w:t xml:space="preserve"> </w:t>
      </w:r>
      <w:r>
        <w:rPr>
          <w:w w:val="95"/>
        </w:rPr>
        <w:t>left</w:t>
      </w:r>
      <w:r>
        <w:rPr>
          <w:spacing w:val="16"/>
          <w:w w:val="95"/>
        </w:rPr>
        <w:t xml:space="preserve"> </w:t>
      </w:r>
      <w:r>
        <w:rPr>
          <w:w w:val="95"/>
        </w:rPr>
        <w:t>panel)</w:t>
      </w:r>
      <w:r>
        <w:rPr>
          <w:spacing w:val="17"/>
          <w:w w:val="95"/>
        </w:rPr>
        <w:t xml:space="preserve"> </w:t>
      </w:r>
      <w:r>
        <w:rPr>
          <w:w w:val="95"/>
        </w:rPr>
        <w:t>and</w:t>
      </w:r>
      <w:r>
        <w:rPr>
          <w:spacing w:val="16"/>
          <w:w w:val="95"/>
        </w:rPr>
        <w:t xml:space="preserve"> </w:t>
      </w:r>
      <w:r>
        <w:rPr>
          <w:w w:val="95"/>
        </w:rPr>
        <w:t>to</w:t>
      </w:r>
      <w:r>
        <w:rPr>
          <w:spacing w:val="17"/>
          <w:w w:val="95"/>
        </w:rPr>
        <w:t xml:space="preserve"> </w:t>
      </w:r>
      <w:r>
        <w:rPr>
          <w:w w:val="95"/>
        </w:rPr>
        <w:t>the</w:t>
      </w:r>
      <w:r>
        <w:rPr>
          <w:spacing w:val="16"/>
          <w:w w:val="95"/>
        </w:rPr>
        <w:t xml:space="preserve"> </w:t>
      </w:r>
      <w:r>
        <w:rPr>
          <w:w w:val="95"/>
        </w:rPr>
        <w:t>period</w:t>
      </w:r>
      <w:r>
        <w:rPr>
          <w:spacing w:val="16"/>
          <w:w w:val="95"/>
        </w:rPr>
        <w:t xml:space="preserve"> </w:t>
      </w:r>
      <w:r>
        <w:rPr>
          <w:w w:val="95"/>
        </w:rPr>
        <w:t>when</w:t>
      </w:r>
    </w:p>
    <w:p w14:paraId="4F4F9B75" w14:textId="77777777" w:rsidR="00C544BC" w:rsidRDefault="00BD4BDE">
      <w:pPr>
        <w:pStyle w:val="BodyText"/>
      </w:pPr>
      <w:r>
        <w:rPr>
          <w:rFonts w:ascii="Trebuchet MS" w:hAnsi="Trebuchet MS"/>
          <w:sz w:val="12"/>
        </w:rPr>
        <w:t xml:space="preserve">334    </w:t>
      </w:r>
      <w:r>
        <w:rPr>
          <w:rFonts w:ascii="Trebuchet MS" w:hAnsi="Trebuchet MS"/>
          <w:spacing w:val="19"/>
          <w:sz w:val="12"/>
        </w:rPr>
        <w:t xml:space="preserve"> </w:t>
      </w:r>
      <w:r>
        <w:t>naval</w:t>
      </w:r>
      <w:r>
        <w:rPr>
          <w:spacing w:val="21"/>
        </w:rPr>
        <w:t xml:space="preserve"> </w:t>
      </w:r>
      <w:r>
        <w:t>activity</w:t>
      </w:r>
      <w:r>
        <w:rPr>
          <w:spacing w:val="22"/>
        </w:rPr>
        <w:t xml:space="preserve"> </w:t>
      </w:r>
      <w:r>
        <w:t>was</w:t>
      </w:r>
      <w:r>
        <w:rPr>
          <w:spacing w:val="21"/>
        </w:rPr>
        <w:t xml:space="preserve"> </w:t>
      </w:r>
      <w:r>
        <w:t>present</w:t>
      </w:r>
      <w:r>
        <w:rPr>
          <w:spacing w:val="21"/>
        </w:rPr>
        <w:t xml:space="preserve"> </w:t>
      </w:r>
      <w:r>
        <w:t>on</w:t>
      </w:r>
      <w:r>
        <w:rPr>
          <w:spacing w:val="21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range</w:t>
      </w:r>
      <w:r>
        <w:rPr>
          <w:spacing w:val="21"/>
        </w:rPr>
        <w:t xml:space="preserve"> </w:t>
      </w:r>
      <w:r>
        <w:t>(∆</w:t>
      </w:r>
      <w:r>
        <w:rPr>
          <w:rFonts w:ascii="Trebuchet MS" w:hAnsi="Trebuchet MS"/>
          <w:vertAlign w:val="subscript"/>
        </w:rPr>
        <w:t>M3:M2</w:t>
      </w:r>
      <w:r>
        <w:t>;</w:t>
      </w:r>
      <w:r>
        <w:rPr>
          <w:spacing w:val="31"/>
        </w:rPr>
        <w:t xml:space="preserve"> </w:t>
      </w:r>
      <w:r>
        <w:t>Fig.</w:t>
      </w:r>
      <w:r>
        <w:rPr>
          <w:spacing w:val="78"/>
        </w:rPr>
        <w:t xml:space="preserve"> </w:t>
      </w:r>
      <w:r>
        <w:t>4</w:t>
      </w:r>
      <w:r>
        <w:rPr>
          <w:spacing w:val="21"/>
        </w:rPr>
        <w:t xml:space="preserve"> </w:t>
      </w:r>
      <w:r>
        <w:t>right</w:t>
      </w:r>
      <w:r>
        <w:rPr>
          <w:spacing w:val="22"/>
        </w:rPr>
        <w:t xml:space="preserve"> </w:t>
      </w:r>
      <w:r>
        <w:t>panel)</w:t>
      </w:r>
      <w:r>
        <w:rPr>
          <w:spacing w:val="21"/>
        </w:rPr>
        <w:t xml:space="preserve"> </w:t>
      </w:r>
      <w:r>
        <w:t>using</w:t>
      </w:r>
      <w:r>
        <w:rPr>
          <w:spacing w:val="22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posterior</w:t>
      </w:r>
    </w:p>
    <w:p w14:paraId="3C0BC5E0" w14:textId="77777777" w:rsidR="00C544BC" w:rsidRDefault="00BD4BDE">
      <w:pPr>
        <w:pStyle w:val="BodyText"/>
        <w:spacing w:before="155"/>
      </w:pPr>
      <w:r>
        <w:rPr>
          <w:rFonts w:ascii="Trebuchet MS" w:hAnsi="Trebuchet MS"/>
          <w:sz w:val="12"/>
        </w:rPr>
        <w:t xml:space="preserve">335    </w:t>
      </w:r>
      <w:r>
        <w:rPr>
          <w:rFonts w:ascii="Trebuchet MS" w:hAnsi="Trebuchet MS"/>
          <w:spacing w:val="19"/>
          <w:sz w:val="12"/>
        </w:rPr>
        <w:t xml:space="preserve"> </w:t>
      </w:r>
      <w:r>
        <w:rPr>
          <w:w w:val="90"/>
        </w:rPr>
        <w:t>samples.</w:t>
      </w:r>
      <w:r>
        <w:rPr>
          <w:spacing w:val="72"/>
        </w:rPr>
        <w:t xml:space="preserve"> </w:t>
      </w:r>
      <w:r>
        <w:rPr>
          <w:w w:val="90"/>
        </w:rPr>
        <w:t>For</w:t>
      </w:r>
      <w:r>
        <w:rPr>
          <w:spacing w:val="32"/>
          <w:w w:val="90"/>
        </w:rPr>
        <w:t xml:space="preserve"> </w:t>
      </w:r>
      <w:r>
        <w:rPr>
          <w:w w:val="90"/>
        </w:rPr>
        <w:t>illustration</w:t>
      </w:r>
      <w:r>
        <w:rPr>
          <w:spacing w:val="33"/>
          <w:w w:val="90"/>
        </w:rPr>
        <w:t xml:space="preserve"> </w:t>
      </w:r>
      <w:r>
        <w:rPr>
          <w:w w:val="90"/>
        </w:rPr>
        <w:t>purposes,</w:t>
      </w:r>
      <w:r>
        <w:rPr>
          <w:spacing w:val="35"/>
          <w:w w:val="90"/>
        </w:rPr>
        <w:t xml:space="preserve"> </w:t>
      </w:r>
      <w:r>
        <w:rPr>
          <w:w w:val="90"/>
        </w:rPr>
        <w:t>∆</w:t>
      </w:r>
      <w:r>
        <w:rPr>
          <w:rFonts w:ascii="Trebuchet MS" w:hAnsi="Trebuchet MS"/>
          <w:w w:val="90"/>
          <w:vertAlign w:val="subscript"/>
        </w:rPr>
        <w:t>M3:M1</w:t>
      </w:r>
      <w:r>
        <w:rPr>
          <w:rFonts w:ascii="Trebuchet MS" w:hAnsi="Trebuchet MS"/>
          <w:spacing w:val="35"/>
          <w:w w:val="90"/>
        </w:rPr>
        <w:t xml:space="preserve"> </w:t>
      </w:r>
      <w:r>
        <w:rPr>
          <w:w w:val="90"/>
        </w:rPr>
        <w:t>and</w:t>
      </w:r>
      <w:r>
        <w:rPr>
          <w:spacing w:val="33"/>
          <w:w w:val="90"/>
        </w:rPr>
        <w:t xml:space="preserve"> </w:t>
      </w:r>
      <w:r>
        <w:rPr>
          <w:w w:val="90"/>
        </w:rPr>
        <w:t>∆</w:t>
      </w:r>
      <w:r>
        <w:rPr>
          <w:rFonts w:ascii="Trebuchet MS" w:hAnsi="Trebuchet MS"/>
          <w:w w:val="90"/>
          <w:vertAlign w:val="subscript"/>
        </w:rPr>
        <w:t>M3:M2</w:t>
      </w:r>
      <w:r>
        <w:rPr>
          <w:rFonts w:ascii="Trebuchet MS" w:hAnsi="Trebuchet MS"/>
          <w:spacing w:val="35"/>
          <w:w w:val="90"/>
        </w:rPr>
        <w:t xml:space="preserve"> </w:t>
      </w:r>
      <w:r>
        <w:rPr>
          <w:w w:val="90"/>
        </w:rPr>
        <w:t>calculated</w:t>
      </w:r>
      <w:r>
        <w:rPr>
          <w:spacing w:val="32"/>
          <w:w w:val="90"/>
        </w:rPr>
        <w:t xml:space="preserve"> </w:t>
      </w:r>
      <w:r>
        <w:rPr>
          <w:w w:val="90"/>
        </w:rPr>
        <w:t>using</w:t>
      </w:r>
      <w:r>
        <w:rPr>
          <w:spacing w:val="33"/>
          <w:w w:val="90"/>
        </w:rPr>
        <w:t xml:space="preserve"> </w:t>
      </w:r>
      <w:r>
        <w:rPr>
          <w:w w:val="90"/>
        </w:rPr>
        <w:t>five</w:t>
      </w:r>
      <w:r>
        <w:rPr>
          <w:spacing w:val="33"/>
          <w:w w:val="90"/>
        </w:rPr>
        <w:t xml:space="preserve"> </w:t>
      </w:r>
      <w:r>
        <w:rPr>
          <w:w w:val="90"/>
        </w:rPr>
        <w:t>individual</w:t>
      </w:r>
      <w:r>
        <w:rPr>
          <w:spacing w:val="32"/>
          <w:w w:val="90"/>
        </w:rPr>
        <w:t xml:space="preserve"> </w:t>
      </w:r>
      <w:r>
        <w:rPr>
          <w:w w:val="90"/>
        </w:rPr>
        <w:t>posterior</w:t>
      </w:r>
    </w:p>
    <w:p w14:paraId="2AB2EB35" w14:textId="0B9BA26D" w:rsidR="00C544BC" w:rsidRDefault="00BD4BDE">
      <w:pPr>
        <w:pStyle w:val="BodyText"/>
        <w:rPr>
          <w:rFonts w:ascii="Trebuchet MS" w:hAnsi="Trebuchet MS"/>
        </w:rPr>
      </w:pPr>
      <w:r>
        <w:rPr>
          <w:rFonts w:ascii="Trebuchet MS" w:hAnsi="Trebuchet MS"/>
          <w:sz w:val="12"/>
        </w:rPr>
        <w:t xml:space="preserve">336    </w:t>
      </w:r>
      <w:r>
        <w:rPr>
          <w:rFonts w:ascii="Trebuchet MS" w:hAnsi="Trebuchet MS"/>
          <w:spacing w:val="19"/>
          <w:sz w:val="12"/>
        </w:rPr>
        <w:t xml:space="preserve"> </w:t>
      </w:r>
      <w:r>
        <w:rPr>
          <w:w w:val="95"/>
        </w:rPr>
        <w:t>samples</w:t>
      </w:r>
      <w:r>
        <w:rPr>
          <w:spacing w:val="7"/>
          <w:w w:val="95"/>
        </w:rPr>
        <w:t xml:space="preserve"> </w:t>
      </w:r>
      <w:r>
        <w:rPr>
          <w:w w:val="95"/>
        </w:rPr>
        <w:t>are</w:t>
      </w:r>
      <w:r>
        <w:rPr>
          <w:spacing w:val="6"/>
          <w:w w:val="95"/>
        </w:rPr>
        <w:t xml:space="preserve"> </w:t>
      </w:r>
      <w:r>
        <w:rPr>
          <w:w w:val="95"/>
        </w:rPr>
        <w:t>shown</w:t>
      </w:r>
      <w:r>
        <w:rPr>
          <w:spacing w:val="7"/>
          <w:w w:val="95"/>
        </w:rPr>
        <w:t xml:space="preserve"> </w:t>
      </w:r>
      <w:r>
        <w:rPr>
          <w:w w:val="95"/>
        </w:rPr>
        <w:t>in</w:t>
      </w:r>
      <w:r>
        <w:rPr>
          <w:spacing w:val="6"/>
          <w:w w:val="95"/>
        </w:rPr>
        <w:t xml:space="preserve"> </w:t>
      </w:r>
      <w:r>
        <w:rPr>
          <w:w w:val="95"/>
        </w:rPr>
        <w:t>Fig.</w:t>
      </w:r>
      <w:r>
        <w:rPr>
          <w:spacing w:val="30"/>
          <w:w w:val="95"/>
        </w:rPr>
        <w:t xml:space="preserve"> </w:t>
      </w:r>
      <w:hyperlink w:anchor="_bookmark6" w:history="1">
        <w:r>
          <w:rPr>
            <w:w w:val="95"/>
          </w:rPr>
          <w:t>S2.</w:t>
        </w:r>
        <w:r w:rsidR="000A3681">
          <w:rPr>
            <w:w w:val="95"/>
          </w:rPr>
          <w:t>8</w:t>
        </w:r>
        <w:r>
          <w:rPr>
            <w:w w:val="95"/>
          </w:rPr>
          <w:t>.</w:t>
        </w:r>
      </w:hyperlink>
      <w:r>
        <w:rPr>
          <w:spacing w:val="30"/>
          <w:w w:val="95"/>
        </w:rPr>
        <w:t xml:space="preserve"> </w:t>
      </w:r>
      <w:r>
        <w:rPr>
          <w:w w:val="95"/>
        </w:rPr>
        <w:t>At</w:t>
      </w:r>
      <w:r>
        <w:rPr>
          <w:spacing w:val="7"/>
          <w:w w:val="95"/>
        </w:rPr>
        <w:t xml:space="preserve"> </w:t>
      </w:r>
      <w:r>
        <w:rPr>
          <w:w w:val="95"/>
        </w:rPr>
        <w:t>a</w:t>
      </w:r>
      <w:r>
        <w:rPr>
          <w:spacing w:val="6"/>
          <w:w w:val="95"/>
        </w:rPr>
        <w:t xml:space="preserve"> </w:t>
      </w:r>
      <w:r>
        <w:rPr>
          <w:w w:val="95"/>
        </w:rPr>
        <w:t>received</w:t>
      </w:r>
      <w:r>
        <w:rPr>
          <w:spacing w:val="7"/>
          <w:w w:val="95"/>
        </w:rPr>
        <w:t xml:space="preserve"> </w:t>
      </w:r>
      <w:r>
        <w:rPr>
          <w:w w:val="95"/>
        </w:rPr>
        <w:t>level</w:t>
      </w:r>
      <w:r>
        <w:rPr>
          <w:spacing w:val="6"/>
          <w:w w:val="95"/>
        </w:rPr>
        <w:t xml:space="preserve"> </w:t>
      </w:r>
      <w:r>
        <w:rPr>
          <w:w w:val="95"/>
        </w:rPr>
        <w:t>of</w:t>
      </w:r>
      <w:r>
        <w:rPr>
          <w:spacing w:val="6"/>
          <w:w w:val="95"/>
        </w:rPr>
        <w:t xml:space="preserve"> </w:t>
      </w:r>
      <w:r>
        <w:rPr>
          <w:w w:val="95"/>
        </w:rPr>
        <w:t>150</w:t>
      </w:r>
      <w:r>
        <w:rPr>
          <w:spacing w:val="7"/>
          <w:w w:val="95"/>
        </w:rPr>
        <w:t xml:space="preserve"> </w:t>
      </w:r>
      <w:r>
        <w:rPr>
          <w:w w:val="95"/>
        </w:rPr>
        <w:t>dB,</w:t>
      </w:r>
      <w:r>
        <w:rPr>
          <w:spacing w:val="6"/>
          <w:w w:val="95"/>
        </w:rPr>
        <w:t xml:space="preserve"> </w:t>
      </w:r>
      <w:r>
        <w:rPr>
          <w:w w:val="95"/>
        </w:rPr>
        <w:t>the</w:t>
      </w:r>
      <w:r>
        <w:rPr>
          <w:spacing w:val="7"/>
          <w:w w:val="95"/>
        </w:rPr>
        <w:t xml:space="preserve"> </w:t>
      </w:r>
      <w:r>
        <w:rPr>
          <w:w w:val="95"/>
        </w:rPr>
        <w:t>posterior</w:t>
      </w:r>
      <w:r>
        <w:rPr>
          <w:spacing w:val="6"/>
          <w:w w:val="95"/>
        </w:rPr>
        <w:t xml:space="preserve"> </w:t>
      </w:r>
      <w:r>
        <w:rPr>
          <w:w w:val="95"/>
        </w:rPr>
        <w:t>median</w:t>
      </w:r>
      <w:r>
        <w:rPr>
          <w:spacing w:val="6"/>
          <w:w w:val="95"/>
        </w:rPr>
        <w:t xml:space="preserve"> </w:t>
      </w:r>
      <w:r>
        <w:rPr>
          <w:w w:val="95"/>
        </w:rPr>
        <w:t>of</w:t>
      </w:r>
      <w:r>
        <w:rPr>
          <w:spacing w:val="8"/>
          <w:w w:val="95"/>
        </w:rPr>
        <w:t xml:space="preserve"> </w:t>
      </w:r>
      <w:r>
        <w:rPr>
          <w:w w:val="95"/>
        </w:rPr>
        <w:t>∆</w:t>
      </w:r>
      <w:r>
        <w:rPr>
          <w:rFonts w:ascii="Trebuchet MS" w:hAnsi="Trebuchet MS"/>
          <w:w w:val="95"/>
          <w:vertAlign w:val="subscript"/>
        </w:rPr>
        <w:t>M3:M1</w:t>
      </w:r>
    </w:p>
    <w:p w14:paraId="2CF61903" w14:textId="77777777" w:rsidR="00C544BC" w:rsidRDefault="00BD4BDE">
      <w:pPr>
        <w:pStyle w:val="BodyText"/>
      </w:pPr>
      <w:r>
        <w:rPr>
          <w:rFonts w:ascii="Trebuchet MS" w:hAnsi="Trebuchet MS"/>
          <w:sz w:val="12"/>
        </w:rPr>
        <w:t xml:space="preserve">337    </w:t>
      </w:r>
      <w:r>
        <w:rPr>
          <w:rFonts w:ascii="Trebuchet MS" w:hAnsi="Trebuchet MS"/>
          <w:spacing w:val="11"/>
          <w:sz w:val="12"/>
        </w:rPr>
        <w:t xml:space="preserve"> </w:t>
      </w:r>
      <w:r>
        <w:t>was</w:t>
      </w:r>
      <w:r>
        <w:rPr>
          <w:spacing w:val="-9"/>
        </w:rPr>
        <w:t xml:space="preserve"> </w:t>
      </w:r>
      <w:r>
        <w:t>-87%</w:t>
      </w:r>
      <w:r>
        <w:rPr>
          <w:spacing w:val="-9"/>
        </w:rPr>
        <w:t xml:space="preserve"> </w:t>
      </w:r>
      <w:r>
        <w:t>(95%</w:t>
      </w:r>
      <w:r>
        <w:rPr>
          <w:spacing w:val="-9"/>
        </w:rPr>
        <w:t xml:space="preserve"> </w:t>
      </w:r>
      <w:r>
        <w:t>CI</w:t>
      </w:r>
      <w:r>
        <w:rPr>
          <w:spacing w:val="-9"/>
        </w:rPr>
        <w:t xml:space="preserve"> </w:t>
      </w:r>
      <w:r>
        <w:t>-91%</w:t>
      </w:r>
      <w:r>
        <w:rPr>
          <w:spacing w:val="-9"/>
        </w:rPr>
        <w:t xml:space="preserve"> </w:t>
      </w:r>
      <w:r>
        <w:t>-</w:t>
      </w:r>
      <w:r>
        <w:rPr>
          <w:spacing w:val="-9"/>
        </w:rPr>
        <w:t xml:space="preserve"> </w:t>
      </w:r>
      <w:r>
        <w:t>-81%)</w:t>
      </w:r>
      <w:r>
        <w:rPr>
          <w:spacing w:val="-9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posterior</w:t>
      </w:r>
      <w:r>
        <w:rPr>
          <w:spacing w:val="-9"/>
        </w:rPr>
        <w:t xml:space="preserve"> </w:t>
      </w:r>
      <w:r>
        <w:t>median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∆</w:t>
      </w:r>
      <w:r>
        <w:rPr>
          <w:rFonts w:ascii="Trebuchet MS" w:hAnsi="Trebuchet MS"/>
          <w:vertAlign w:val="subscript"/>
        </w:rPr>
        <w:t>M3:M2</w:t>
      </w:r>
      <w:r>
        <w:rPr>
          <w:rFonts w:ascii="Trebuchet MS" w:hAnsi="Trebuchet MS"/>
          <w:spacing w:val="-14"/>
        </w:rPr>
        <w:t xml:space="preserve"> </w:t>
      </w:r>
      <w:r>
        <w:t>was</w:t>
      </w:r>
      <w:r>
        <w:rPr>
          <w:spacing w:val="-10"/>
        </w:rPr>
        <w:t xml:space="preserve"> </w:t>
      </w:r>
      <w:r>
        <w:t>-77%</w:t>
      </w:r>
      <w:r>
        <w:rPr>
          <w:spacing w:val="-9"/>
        </w:rPr>
        <w:t xml:space="preserve"> </w:t>
      </w:r>
      <w:r>
        <w:t>(95%</w:t>
      </w:r>
      <w:r>
        <w:rPr>
          <w:spacing w:val="-9"/>
        </w:rPr>
        <w:t xml:space="preserve"> </w:t>
      </w:r>
      <w:r>
        <w:t>CI</w:t>
      </w:r>
      <w:r>
        <w:rPr>
          <w:spacing w:val="-9"/>
        </w:rPr>
        <w:t xml:space="preserve"> </w:t>
      </w:r>
      <w:r>
        <w:t>-84%</w:t>
      </w:r>
    </w:p>
    <w:p w14:paraId="782A49E0" w14:textId="77777777" w:rsidR="00C544BC" w:rsidRDefault="00BD4BDE">
      <w:pPr>
        <w:pStyle w:val="BodyText"/>
        <w:spacing w:before="155"/>
      </w:pPr>
      <w:r>
        <w:rPr>
          <w:rFonts w:ascii="Trebuchet MS" w:hAnsi="Trebuchet MS"/>
          <w:sz w:val="12"/>
        </w:rPr>
        <w:t xml:space="preserve">338   </w:t>
      </w:r>
      <w:r>
        <w:rPr>
          <w:rFonts w:ascii="Trebuchet MS" w:hAnsi="Trebuchet MS"/>
          <w:spacing w:val="24"/>
          <w:sz w:val="12"/>
        </w:rPr>
        <w:t xml:space="preserve"> </w:t>
      </w:r>
      <w:r>
        <w:rPr>
          <w:spacing w:val="-1"/>
        </w:rPr>
        <w:t>-</w:t>
      </w:r>
      <w:r>
        <w:rPr>
          <w:spacing w:val="-9"/>
        </w:rPr>
        <w:t xml:space="preserve"> </w:t>
      </w:r>
      <w:r>
        <w:rPr>
          <w:spacing w:val="-1"/>
        </w:rPr>
        <w:t>-67%).</w:t>
      </w:r>
      <w:r>
        <w:rPr>
          <w:spacing w:val="8"/>
        </w:rPr>
        <w:t xml:space="preserve"> </w:t>
      </w:r>
      <w:r>
        <w:rPr>
          <w:spacing w:val="-1"/>
        </w:rPr>
        <w:t>Relative</w:t>
      </w:r>
      <w:r>
        <w:rPr>
          <w:spacing w:val="-9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when</w:t>
      </w:r>
      <w:r>
        <w:rPr>
          <w:spacing w:val="-9"/>
        </w:rPr>
        <w:t xml:space="preserve"> </w:t>
      </w:r>
      <w:r>
        <w:t>only</w:t>
      </w:r>
      <w:r>
        <w:rPr>
          <w:spacing w:val="-10"/>
        </w:rPr>
        <w:t xml:space="preserve"> </w:t>
      </w:r>
      <w:r>
        <w:t>naval</w:t>
      </w:r>
      <w:r>
        <w:rPr>
          <w:spacing w:val="-9"/>
        </w:rPr>
        <w:t xml:space="preserve"> </w:t>
      </w:r>
      <w:r>
        <w:t>training</w:t>
      </w:r>
      <w:r>
        <w:rPr>
          <w:spacing w:val="-9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present,</w:t>
      </w:r>
      <w:r>
        <w:rPr>
          <w:spacing w:val="-10"/>
        </w:rPr>
        <w:t xml:space="preserve"> </w:t>
      </w:r>
      <w:r>
        <w:t>∆</w:t>
      </w:r>
      <w:r>
        <w:rPr>
          <w:rFonts w:ascii="Trebuchet MS" w:hAnsi="Trebuchet MS"/>
          <w:vertAlign w:val="subscript"/>
        </w:rPr>
        <w:t>M3:M2</w:t>
      </w:r>
      <w:r>
        <w:rPr>
          <w:rFonts w:ascii="Trebuchet MS" w:hAnsi="Trebuchet MS"/>
          <w:spacing w:val="-15"/>
        </w:rPr>
        <w:t xml:space="preserve"> </w:t>
      </w:r>
      <w:r>
        <w:t>predicts</w:t>
      </w:r>
      <w:r>
        <w:rPr>
          <w:spacing w:val="-9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50%</w:t>
      </w:r>
      <w:r>
        <w:rPr>
          <w:spacing w:val="-10"/>
        </w:rPr>
        <w:t xml:space="preserve"> </w:t>
      </w:r>
      <w:r>
        <w:t>reduction</w:t>
      </w:r>
      <w:r>
        <w:rPr>
          <w:spacing w:val="-9"/>
        </w:rPr>
        <w:t xml:space="preserve"> </w:t>
      </w:r>
      <w:r>
        <w:t>in</w:t>
      </w:r>
    </w:p>
    <w:p w14:paraId="096102A6" w14:textId="77777777" w:rsidR="00C544BC" w:rsidRDefault="00BD4BDE">
      <w:pPr>
        <w:pStyle w:val="BodyText"/>
      </w:pPr>
      <w:r>
        <w:rPr>
          <w:rFonts w:ascii="Trebuchet MS" w:hAnsi="Trebuchet MS"/>
          <w:sz w:val="12"/>
        </w:rPr>
        <w:t xml:space="preserve">339    </w:t>
      </w:r>
      <w:r>
        <w:rPr>
          <w:rFonts w:ascii="Trebuchet MS" w:hAnsi="Trebuchet MS"/>
          <w:spacing w:val="19"/>
          <w:sz w:val="12"/>
        </w:rPr>
        <w:t xml:space="preserve"> </w:t>
      </w:r>
      <w:r>
        <w:rPr>
          <w:rFonts w:ascii="Georgia" w:hAnsi="Georgia"/>
          <w:i/>
          <w:w w:val="95"/>
        </w:rPr>
        <w:t>P</w:t>
      </w:r>
      <w:r>
        <w:rPr>
          <w:rFonts w:ascii="Georgia" w:hAnsi="Georgia"/>
          <w:i/>
          <w:spacing w:val="-20"/>
          <w:w w:val="95"/>
        </w:rPr>
        <w:t xml:space="preserve"> </w:t>
      </w:r>
      <w:r>
        <w:rPr>
          <w:w w:val="95"/>
        </w:rPr>
        <w:t>(GVP)</w:t>
      </w:r>
      <w:r>
        <w:rPr>
          <w:spacing w:val="28"/>
          <w:w w:val="95"/>
        </w:rPr>
        <w:t xml:space="preserve"> </w:t>
      </w:r>
      <w:r>
        <w:rPr>
          <w:w w:val="95"/>
        </w:rPr>
        <w:t>at</w:t>
      </w:r>
      <w:r>
        <w:rPr>
          <w:spacing w:val="28"/>
          <w:w w:val="95"/>
        </w:rPr>
        <w:t xml:space="preserve"> </w:t>
      </w:r>
      <w:r>
        <w:rPr>
          <w:w w:val="95"/>
        </w:rPr>
        <w:t>a</w:t>
      </w:r>
      <w:r>
        <w:rPr>
          <w:spacing w:val="29"/>
          <w:w w:val="95"/>
        </w:rPr>
        <w:t xml:space="preserve"> </w:t>
      </w:r>
      <w:r>
        <w:rPr>
          <w:w w:val="95"/>
        </w:rPr>
        <w:t>MFAS</w:t>
      </w:r>
      <w:r>
        <w:rPr>
          <w:spacing w:val="27"/>
          <w:w w:val="95"/>
        </w:rPr>
        <w:t xml:space="preserve"> </w:t>
      </w:r>
      <w:r>
        <w:rPr>
          <w:w w:val="95"/>
        </w:rPr>
        <w:t>received</w:t>
      </w:r>
      <w:r>
        <w:rPr>
          <w:spacing w:val="29"/>
          <w:w w:val="95"/>
        </w:rPr>
        <w:t xml:space="preserve"> </w:t>
      </w:r>
      <w:r>
        <w:rPr>
          <w:w w:val="95"/>
        </w:rPr>
        <w:t>level</w:t>
      </w:r>
      <w:r>
        <w:rPr>
          <w:spacing w:val="29"/>
          <w:w w:val="95"/>
        </w:rPr>
        <w:t xml:space="preserve"> </w:t>
      </w:r>
      <w:r>
        <w:rPr>
          <w:w w:val="95"/>
        </w:rPr>
        <w:t>of</w:t>
      </w:r>
      <w:r>
        <w:rPr>
          <w:spacing w:val="29"/>
          <w:w w:val="95"/>
        </w:rPr>
        <w:t xml:space="preserve"> </w:t>
      </w:r>
      <w:r>
        <w:rPr>
          <w:w w:val="95"/>
        </w:rPr>
        <w:t>132</w:t>
      </w:r>
      <w:r>
        <w:rPr>
          <w:spacing w:val="27"/>
          <w:w w:val="95"/>
        </w:rPr>
        <w:t xml:space="preserve"> </w:t>
      </w:r>
      <w:r>
        <w:rPr>
          <w:w w:val="95"/>
        </w:rPr>
        <w:t>dB</w:t>
      </w:r>
      <w:r>
        <w:rPr>
          <w:spacing w:val="28"/>
          <w:w w:val="95"/>
        </w:rPr>
        <w:t xml:space="preserve"> </w:t>
      </w:r>
      <w:r>
        <w:rPr>
          <w:w w:val="95"/>
        </w:rPr>
        <w:t>re</w:t>
      </w:r>
      <w:r>
        <w:rPr>
          <w:spacing w:val="29"/>
          <w:w w:val="95"/>
        </w:rPr>
        <w:t xml:space="preserve"> </w:t>
      </w:r>
      <w:r>
        <w:rPr>
          <w:w w:val="95"/>
        </w:rPr>
        <w:t>1</w:t>
      </w:r>
      <w:r>
        <w:rPr>
          <w:spacing w:val="28"/>
          <w:w w:val="95"/>
        </w:rPr>
        <w:t xml:space="preserve"> </w:t>
      </w:r>
      <w:r>
        <w:rPr>
          <w:rFonts w:ascii="Georgia" w:hAnsi="Georgia"/>
          <w:i/>
          <w:w w:val="95"/>
        </w:rPr>
        <w:t>µ</w:t>
      </w:r>
      <w:r>
        <w:rPr>
          <w:w w:val="95"/>
        </w:rPr>
        <w:t>Pa.</w:t>
      </w:r>
    </w:p>
    <w:p w14:paraId="69AF5FE9" w14:textId="77777777" w:rsidR="00C544BC" w:rsidRDefault="00C544BC">
      <w:pPr>
        <w:sectPr w:rsidR="00C544BC">
          <w:pgSz w:w="12240" w:h="15840"/>
          <w:pgMar w:top="1320" w:right="1280" w:bottom="1100" w:left="900" w:header="0" w:footer="832" w:gutter="0"/>
          <w:cols w:space="720"/>
        </w:sectPr>
      </w:pPr>
    </w:p>
    <w:p w14:paraId="07FF6409" w14:textId="77777777" w:rsidR="00C544BC" w:rsidRDefault="00C544BC">
      <w:pPr>
        <w:pStyle w:val="BodyText"/>
        <w:spacing w:before="0"/>
        <w:ind w:left="0"/>
        <w:rPr>
          <w:sz w:val="20"/>
        </w:rPr>
      </w:pPr>
    </w:p>
    <w:p w14:paraId="6BAD6071" w14:textId="77777777" w:rsidR="00C544BC" w:rsidRDefault="00C544BC">
      <w:pPr>
        <w:pStyle w:val="BodyText"/>
        <w:spacing w:before="0"/>
        <w:ind w:left="0"/>
        <w:rPr>
          <w:sz w:val="20"/>
        </w:rPr>
      </w:pPr>
    </w:p>
    <w:p w14:paraId="7559D193" w14:textId="77777777" w:rsidR="00C544BC" w:rsidRDefault="00C544BC">
      <w:pPr>
        <w:pStyle w:val="BodyText"/>
        <w:spacing w:before="1"/>
        <w:ind w:left="0"/>
        <w:rPr>
          <w:sz w:val="14"/>
        </w:rPr>
      </w:pPr>
    </w:p>
    <w:p w14:paraId="11C9DE6E" w14:textId="77777777" w:rsidR="00C544BC" w:rsidRDefault="00BD4BDE">
      <w:pPr>
        <w:pStyle w:val="BodyText"/>
        <w:spacing w:before="0"/>
        <w:ind w:left="1081"/>
        <w:rPr>
          <w:sz w:val="20"/>
        </w:rPr>
      </w:pPr>
      <w:r>
        <w:rPr>
          <w:noProof/>
          <w:sz w:val="20"/>
        </w:rPr>
        <w:drawing>
          <wp:inline distT="0" distB="0" distL="0" distR="0" wp14:anchorId="5B8FC31A" wp14:editId="353CAE7D">
            <wp:extent cx="5106638" cy="5586412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6638" cy="5586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6D657" w14:textId="77777777" w:rsidR="00C544BC" w:rsidRDefault="00C544BC">
      <w:pPr>
        <w:pStyle w:val="BodyText"/>
        <w:spacing w:before="0"/>
        <w:ind w:left="0"/>
        <w:rPr>
          <w:sz w:val="20"/>
        </w:rPr>
      </w:pPr>
    </w:p>
    <w:p w14:paraId="6C3979CE" w14:textId="77777777" w:rsidR="00C544BC" w:rsidRDefault="00C544BC">
      <w:pPr>
        <w:pStyle w:val="BodyText"/>
        <w:spacing w:before="0"/>
        <w:ind w:left="0"/>
        <w:rPr>
          <w:sz w:val="20"/>
        </w:rPr>
      </w:pPr>
    </w:p>
    <w:p w14:paraId="7402C87F" w14:textId="77777777" w:rsidR="00C544BC" w:rsidRDefault="00C544BC">
      <w:pPr>
        <w:pStyle w:val="BodyText"/>
        <w:spacing w:before="0"/>
        <w:ind w:left="0"/>
        <w:rPr>
          <w:sz w:val="20"/>
        </w:rPr>
      </w:pPr>
    </w:p>
    <w:p w14:paraId="29D2A94C" w14:textId="77777777" w:rsidR="00C544BC" w:rsidRDefault="00C544BC">
      <w:pPr>
        <w:pStyle w:val="BodyText"/>
        <w:spacing w:before="0"/>
        <w:ind w:left="0"/>
        <w:rPr>
          <w:sz w:val="20"/>
        </w:rPr>
      </w:pPr>
    </w:p>
    <w:p w14:paraId="11B59783" w14:textId="77777777" w:rsidR="00C544BC" w:rsidRDefault="00BD4BDE">
      <w:pPr>
        <w:pStyle w:val="BodyText"/>
        <w:spacing w:before="288" w:line="355" w:lineRule="auto"/>
        <w:ind w:left="540" w:right="157"/>
        <w:jc w:val="both"/>
      </w:pPr>
      <w:bookmarkStart w:id="26" w:name="_bookmark3"/>
      <w:bookmarkEnd w:id="26"/>
      <w:r>
        <w:rPr>
          <w:w w:val="95"/>
        </w:rPr>
        <w:t xml:space="preserve">Figure 3: </w:t>
      </w:r>
      <w:commentRangeStart w:id="27"/>
      <w:r>
        <w:rPr>
          <w:w w:val="95"/>
        </w:rPr>
        <w:t>Map of expected probability of detecting a GVP (color scale) at each hydrophone</w:t>
      </w:r>
      <w:r>
        <w:rPr>
          <w:spacing w:val="1"/>
          <w:w w:val="95"/>
        </w:rPr>
        <w:t xml:space="preserve"> </w:t>
      </w:r>
      <w:r>
        <w:rPr>
          <w:w w:val="95"/>
        </w:rPr>
        <w:t>during</w:t>
      </w:r>
      <w:r>
        <w:rPr>
          <w:spacing w:val="-5"/>
          <w:w w:val="95"/>
        </w:rPr>
        <w:t xml:space="preserve"> </w:t>
      </w:r>
      <w:r>
        <w:rPr>
          <w:w w:val="95"/>
        </w:rPr>
        <w:t>each</w:t>
      </w:r>
      <w:r>
        <w:rPr>
          <w:spacing w:val="-4"/>
          <w:w w:val="95"/>
        </w:rPr>
        <w:t xml:space="preserve"> </w:t>
      </w:r>
      <w:r>
        <w:rPr>
          <w:w w:val="95"/>
        </w:rPr>
        <w:t>SCC</w:t>
      </w:r>
      <w:r>
        <w:rPr>
          <w:spacing w:val="-4"/>
          <w:w w:val="95"/>
        </w:rPr>
        <w:t xml:space="preserve"> </w:t>
      </w:r>
      <w:r>
        <w:rPr>
          <w:w w:val="95"/>
        </w:rPr>
        <w:t>(columns)</w:t>
      </w:r>
      <w:r>
        <w:rPr>
          <w:spacing w:val="-5"/>
          <w:w w:val="95"/>
        </w:rPr>
        <w:t xml:space="preserve"> </w:t>
      </w:r>
      <w:r>
        <w:rPr>
          <w:w w:val="95"/>
        </w:rPr>
        <w:t>prior</w:t>
      </w:r>
      <w:r>
        <w:rPr>
          <w:spacing w:val="-4"/>
          <w:w w:val="95"/>
        </w:rPr>
        <w:t xml:space="preserve"> </w:t>
      </w:r>
      <w:r>
        <w:rPr>
          <w:w w:val="95"/>
        </w:rPr>
        <w:t>to</w:t>
      </w:r>
      <w:r>
        <w:rPr>
          <w:spacing w:val="-4"/>
          <w:w w:val="95"/>
        </w:rPr>
        <w:t xml:space="preserve"> </w:t>
      </w:r>
      <w:r>
        <w:rPr>
          <w:w w:val="95"/>
        </w:rPr>
        <w:t>the</w:t>
      </w:r>
      <w:r>
        <w:rPr>
          <w:spacing w:val="-5"/>
          <w:w w:val="95"/>
        </w:rPr>
        <w:t xml:space="preserve"> </w:t>
      </w:r>
      <w:r>
        <w:rPr>
          <w:w w:val="95"/>
        </w:rPr>
        <w:t>onset</w:t>
      </w:r>
      <w:r>
        <w:rPr>
          <w:spacing w:val="-3"/>
          <w:w w:val="95"/>
        </w:rPr>
        <w:t xml:space="preserve"> </w:t>
      </w:r>
      <w:r>
        <w:rPr>
          <w:w w:val="95"/>
        </w:rPr>
        <w:t>of</w:t>
      </w:r>
      <w:r>
        <w:rPr>
          <w:spacing w:val="-5"/>
          <w:w w:val="95"/>
        </w:rPr>
        <w:t xml:space="preserve"> </w:t>
      </w:r>
      <w:r>
        <w:rPr>
          <w:w w:val="95"/>
        </w:rPr>
        <w:t>naval</w:t>
      </w:r>
      <w:r>
        <w:rPr>
          <w:spacing w:val="-4"/>
          <w:w w:val="95"/>
        </w:rPr>
        <w:t xml:space="preserve"> </w:t>
      </w:r>
      <w:r>
        <w:rPr>
          <w:w w:val="95"/>
        </w:rPr>
        <w:t>training</w:t>
      </w:r>
      <w:r>
        <w:rPr>
          <w:spacing w:val="-4"/>
          <w:w w:val="95"/>
        </w:rPr>
        <w:t xml:space="preserve"> </w:t>
      </w:r>
      <w:r>
        <w:rPr>
          <w:w w:val="95"/>
        </w:rPr>
        <w:t>activity,</w:t>
      </w:r>
      <w:r>
        <w:rPr>
          <w:spacing w:val="-3"/>
          <w:w w:val="95"/>
        </w:rPr>
        <w:t xml:space="preserve"> </w:t>
      </w:r>
      <w:r>
        <w:rPr>
          <w:w w:val="95"/>
        </w:rPr>
        <w:t>during</w:t>
      </w:r>
      <w:r>
        <w:rPr>
          <w:spacing w:val="-5"/>
          <w:w w:val="95"/>
        </w:rPr>
        <w:t xml:space="preserve"> </w:t>
      </w:r>
      <w:r>
        <w:rPr>
          <w:w w:val="95"/>
        </w:rPr>
        <w:t>naval</w:t>
      </w:r>
      <w:r>
        <w:rPr>
          <w:spacing w:val="-3"/>
          <w:w w:val="95"/>
        </w:rPr>
        <w:t xml:space="preserve"> </w:t>
      </w:r>
      <w:r>
        <w:rPr>
          <w:w w:val="95"/>
        </w:rPr>
        <w:t>training</w:t>
      </w:r>
      <w:r>
        <w:rPr>
          <w:spacing w:val="-55"/>
          <w:w w:val="95"/>
        </w:rPr>
        <w:t xml:space="preserve"> </w:t>
      </w:r>
      <w:r>
        <w:rPr>
          <w:spacing w:val="-1"/>
        </w:rPr>
        <w:t>activity</w:t>
      </w:r>
      <w:r>
        <w:rPr>
          <w:spacing w:val="-5"/>
        </w:rPr>
        <w:t xml:space="preserve"> </w:t>
      </w:r>
      <w:r>
        <w:rPr>
          <w:spacing w:val="-1"/>
        </w:rPr>
        <w:t>when</w:t>
      </w:r>
      <w:r>
        <w:rPr>
          <w:spacing w:val="-5"/>
        </w:rPr>
        <w:t xml:space="preserve"> </w:t>
      </w:r>
      <w:r>
        <w:rPr>
          <w:spacing w:val="-1"/>
        </w:rPr>
        <w:t>no</w:t>
      </w:r>
      <w:r>
        <w:rPr>
          <w:spacing w:val="-5"/>
        </w:rPr>
        <w:t xml:space="preserve"> </w:t>
      </w:r>
      <w:r>
        <w:rPr>
          <w:spacing w:val="-1"/>
        </w:rPr>
        <w:t>MFAS</w:t>
      </w:r>
      <w:r>
        <w:rPr>
          <w:spacing w:val="-4"/>
        </w:rPr>
        <w:t xml:space="preserve"> </w:t>
      </w:r>
      <w:commentRangeEnd w:id="27"/>
      <w:r w:rsidR="00E16692">
        <w:rPr>
          <w:rStyle w:val="CommentReference"/>
        </w:rPr>
        <w:commentReference w:id="27"/>
      </w:r>
      <w:r>
        <w:rPr>
          <w:spacing w:val="-1"/>
        </w:rPr>
        <w:t>was</w:t>
      </w:r>
      <w:r>
        <w:rPr>
          <w:spacing w:val="-5"/>
        </w:rPr>
        <w:t xml:space="preserve"> </w:t>
      </w:r>
      <w:r>
        <w:rPr>
          <w:spacing w:val="-1"/>
        </w:rPr>
        <w:t>present,</w:t>
      </w:r>
      <w:r>
        <w:rPr>
          <w:spacing w:val="-4"/>
        </w:rPr>
        <w:t xml:space="preserve"> </w:t>
      </w:r>
      <w:r>
        <w:rPr>
          <w:spacing w:val="-1"/>
        </w:rPr>
        <w:t>and</w:t>
      </w:r>
      <w:r>
        <w:rPr>
          <w:spacing w:val="-4"/>
        </w:rPr>
        <w:t xml:space="preserve"> </w:t>
      </w:r>
      <w:r>
        <w:t>during</w:t>
      </w:r>
      <w:r>
        <w:rPr>
          <w:spacing w:val="-5"/>
        </w:rPr>
        <w:t xml:space="preserve"> </w:t>
      </w:r>
      <w:r>
        <w:t>naval</w:t>
      </w:r>
      <w:r>
        <w:rPr>
          <w:spacing w:val="-5"/>
        </w:rPr>
        <w:t xml:space="preserve"> </w:t>
      </w:r>
      <w:r>
        <w:t>training</w:t>
      </w:r>
      <w:r>
        <w:rPr>
          <w:spacing w:val="-4"/>
        </w:rPr>
        <w:t xml:space="preserve"> </w:t>
      </w:r>
      <w:r>
        <w:t>activity</w:t>
      </w:r>
      <w:r>
        <w:rPr>
          <w:spacing w:val="-5"/>
        </w:rPr>
        <w:t xml:space="preserve"> </w:t>
      </w:r>
      <w:r>
        <w:t>when</w:t>
      </w:r>
      <w:r>
        <w:rPr>
          <w:spacing w:val="-5"/>
        </w:rPr>
        <w:t xml:space="preserve"> </w:t>
      </w:r>
      <w:r>
        <w:t>MFAS</w:t>
      </w:r>
      <w:r>
        <w:rPr>
          <w:spacing w:val="-5"/>
        </w:rPr>
        <w:t xml:space="preserve"> </w:t>
      </w:r>
      <w:r>
        <w:t>was</w:t>
      </w:r>
      <w:r>
        <w:rPr>
          <w:spacing w:val="-57"/>
        </w:rPr>
        <w:t xml:space="preserve"> </w:t>
      </w:r>
      <w:r>
        <w:t>present</w:t>
      </w:r>
      <w:r>
        <w:rPr>
          <w:spacing w:val="11"/>
        </w:rPr>
        <w:t xml:space="preserve"> </w:t>
      </w:r>
      <w:r>
        <w:t>at</w:t>
      </w:r>
      <w:r>
        <w:rPr>
          <w:spacing w:val="12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received</w:t>
      </w:r>
      <w:r>
        <w:rPr>
          <w:spacing w:val="13"/>
        </w:rPr>
        <w:t xml:space="preserve"> </w:t>
      </w:r>
      <w:r>
        <w:t>level</w:t>
      </w:r>
      <w:r>
        <w:rPr>
          <w:spacing w:val="13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150</w:t>
      </w:r>
      <w:r>
        <w:rPr>
          <w:spacing w:val="13"/>
        </w:rPr>
        <w:t xml:space="preserve"> </w:t>
      </w:r>
      <w:r>
        <w:t>dB</w:t>
      </w:r>
      <w:r>
        <w:rPr>
          <w:spacing w:val="12"/>
        </w:rPr>
        <w:t xml:space="preserve"> </w:t>
      </w:r>
      <w:r>
        <w:t>re</w:t>
      </w:r>
      <w:r>
        <w:rPr>
          <w:spacing w:val="12"/>
        </w:rPr>
        <w:t xml:space="preserve"> </w:t>
      </w:r>
      <w:r>
        <w:t>1</w:t>
      </w:r>
      <w:r>
        <w:rPr>
          <w:spacing w:val="13"/>
        </w:rPr>
        <w:t xml:space="preserve"> </w:t>
      </w:r>
      <w:r>
        <w:rPr>
          <w:rFonts w:ascii="Georgia" w:hAnsi="Georgia"/>
          <w:i/>
        </w:rPr>
        <w:t>µ</w:t>
      </w:r>
      <w:r>
        <w:t>Pa</w:t>
      </w:r>
      <w:r>
        <w:rPr>
          <w:spacing w:val="12"/>
        </w:rPr>
        <w:t xml:space="preserve"> </w:t>
      </w:r>
      <w:r>
        <w:t>rms</w:t>
      </w:r>
      <w:r>
        <w:rPr>
          <w:spacing w:val="12"/>
        </w:rPr>
        <w:t xml:space="preserve"> </w:t>
      </w:r>
      <w:r>
        <w:t>(rows).</w:t>
      </w:r>
    </w:p>
    <w:p w14:paraId="7E823A54" w14:textId="77777777" w:rsidR="00C544BC" w:rsidRDefault="00C544BC">
      <w:pPr>
        <w:spacing w:line="355" w:lineRule="auto"/>
        <w:jc w:val="both"/>
        <w:sectPr w:rsidR="00C544BC">
          <w:pgSz w:w="12240" w:h="15840"/>
          <w:pgMar w:top="1500" w:right="1280" w:bottom="1100" w:left="900" w:header="0" w:footer="832" w:gutter="0"/>
          <w:cols w:space="720"/>
        </w:sectPr>
      </w:pPr>
    </w:p>
    <w:p w14:paraId="65049C21" w14:textId="77777777" w:rsidR="00C544BC" w:rsidRDefault="00C544BC">
      <w:pPr>
        <w:pStyle w:val="BodyText"/>
        <w:spacing w:before="0"/>
        <w:ind w:left="0"/>
        <w:rPr>
          <w:sz w:val="2"/>
        </w:rPr>
      </w:pPr>
    </w:p>
    <w:p w14:paraId="7CE68250" w14:textId="77777777" w:rsidR="00C544BC" w:rsidRDefault="00BD4BDE">
      <w:pPr>
        <w:pStyle w:val="BodyText"/>
        <w:spacing w:before="0"/>
        <w:ind w:left="622"/>
        <w:rPr>
          <w:sz w:val="20"/>
        </w:rPr>
      </w:pPr>
      <w:r>
        <w:rPr>
          <w:noProof/>
          <w:sz w:val="20"/>
        </w:rPr>
        <w:drawing>
          <wp:inline distT="0" distB="0" distL="0" distR="0" wp14:anchorId="73FEB66B" wp14:editId="0DA90BE1">
            <wp:extent cx="5837110" cy="2862833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7110" cy="2862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23F95" w14:textId="77777777" w:rsidR="00C544BC" w:rsidRDefault="00C544BC">
      <w:pPr>
        <w:pStyle w:val="BodyText"/>
        <w:spacing w:before="0"/>
        <w:ind w:left="0"/>
        <w:rPr>
          <w:sz w:val="29"/>
        </w:rPr>
      </w:pPr>
    </w:p>
    <w:p w14:paraId="66EE0F2B" w14:textId="77777777" w:rsidR="00C544BC" w:rsidRDefault="00BD4BDE">
      <w:pPr>
        <w:pStyle w:val="BodyText"/>
        <w:spacing w:before="118" w:line="355" w:lineRule="auto"/>
        <w:ind w:left="540" w:right="153"/>
        <w:jc w:val="both"/>
      </w:pPr>
      <w:bookmarkStart w:id="28" w:name="_bookmark4"/>
      <w:bookmarkEnd w:id="28"/>
      <w:r>
        <w:rPr>
          <w:w w:val="95"/>
        </w:rPr>
        <w:t>Figure</w:t>
      </w:r>
      <w:r>
        <w:rPr>
          <w:spacing w:val="-9"/>
          <w:w w:val="95"/>
        </w:rPr>
        <w:t xml:space="preserve"> </w:t>
      </w:r>
      <w:r>
        <w:rPr>
          <w:w w:val="95"/>
        </w:rPr>
        <w:t>4:</w:t>
      </w:r>
      <w:r>
        <w:rPr>
          <w:spacing w:val="20"/>
          <w:w w:val="95"/>
        </w:rPr>
        <w:t xml:space="preserve"> </w:t>
      </w:r>
      <w:r>
        <w:rPr>
          <w:w w:val="95"/>
        </w:rPr>
        <w:t>Median</w:t>
      </w:r>
      <w:r>
        <w:rPr>
          <w:spacing w:val="-8"/>
          <w:w w:val="95"/>
        </w:rPr>
        <w:t xml:space="preserve"> </w:t>
      </w:r>
      <w:r>
        <w:rPr>
          <w:w w:val="95"/>
        </w:rPr>
        <w:t>(black</w:t>
      </w:r>
      <w:r>
        <w:rPr>
          <w:spacing w:val="-8"/>
          <w:w w:val="95"/>
        </w:rPr>
        <w:t xml:space="preserve"> </w:t>
      </w:r>
      <w:r>
        <w:rPr>
          <w:w w:val="95"/>
        </w:rPr>
        <w:t>line)</w:t>
      </w:r>
      <w:r>
        <w:rPr>
          <w:spacing w:val="-8"/>
          <w:w w:val="95"/>
        </w:rPr>
        <w:t xml:space="preserve"> </w:t>
      </w:r>
      <w:r>
        <w:rPr>
          <w:w w:val="95"/>
        </w:rPr>
        <w:t>and</w:t>
      </w:r>
      <w:r>
        <w:rPr>
          <w:spacing w:val="-8"/>
          <w:w w:val="95"/>
        </w:rPr>
        <w:t xml:space="preserve"> </w:t>
      </w:r>
      <w:r>
        <w:rPr>
          <w:w w:val="95"/>
        </w:rPr>
        <w:t>95%</w:t>
      </w:r>
      <w:r>
        <w:rPr>
          <w:spacing w:val="-8"/>
          <w:w w:val="95"/>
        </w:rPr>
        <w:t xml:space="preserve"> </w:t>
      </w:r>
      <w:r>
        <w:rPr>
          <w:w w:val="95"/>
        </w:rPr>
        <w:t>CI</w:t>
      </w:r>
      <w:r>
        <w:rPr>
          <w:spacing w:val="-9"/>
          <w:w w:val="95"/>
        </w:rPr>
        <w:t xml:space="preserve"> </w:t>
      </w:r>
      <w:r>
        <w:rPr>
          <w:w w:val="95"/>
        </w:rPr>
        <w:t>(gray</w:t>
      </w:r>
      <w:r>
        <w:rPr>
          <w:spacing w:val="-7"/>
          <w:w w:val="95"/>
        </w:rPr>
        <w:t xml:space="preserve"> </w:t>
      </w:r>
      <w:r>
        <w:rPr>
          <w:w w:val="95"/>
        </w:rPr>
        <w:t>shading)</w:t>
      </w:r>
      <w:r>
        <w:rPr>
          <w:spacing w:val="-8"/>
          <w:w w:val="95"/>
        </w:rPr>
        <w:t xml:space="preserve"> </w:t>
      </w:r>
      <w:r>
        <w:rPr>
          <w:w w:val="95"/>
        </w:rPr>
        <w:t>expected</w:t>
      </w:r>
      <w:r>
        <w:rPr>
          <w:spacing w:val="-8"/>
          <w:w w:val="95"/>
        </w:rPr>
        <w:t xml:space="preserve"> </w:t>
      </w:r>
      <w:r>
        <w:rPr>
          <w:w w:val="95"/>
        </w:rPr>
        <w:t>change</w:t>
      </w:r>
      <w:r>
        <w:rPr>
          <w:spacing w:val="-8"/>
          <w:w w:val="95"/>
        </w:rPr>
        <w:t xml:space="preserve"> </w:t>
      </w:r>
      <w:r>
        <w:rPr>
          <w:w w:val="95"/>
        </w:rPr>
        <w:t>in</w:t>
      </w:r>
      <w:r>
        <w:rPr>
          <w:spacing w:val="-8"/>
          <w:w w:val="95"/>
        </w:rPr>
        <w:t xml:space="preserve"> </w:t>
      </w:r>
      <w:r>
        <w:rPr>
          <w:w w:val="95"/>
        </w:rPr>
        <w:t>the</w:t>
      </w:r>
      <w:r>
        <w:rPr>
          <w:spacing w:val="-8"/>
          <w:w w:val="95"/>
        </w:rPr>
        <w:t xml:space="preserve"> </w:t>
      </w:r>
      <w:r>
        <w:rPr>
          <w:w w:val="95"/>
        </w:rPr>
        <w:t>probability</w:t>
      </w:r>
      <w:r>
        <w:rPr>
          <w:spacing w:val="-8"/>
          <w:w w:val="95"/>
        </w:rPr>
        <w:t xml:space="preserve"> </w:t>
      </w:r>
      <w:r>
        <w:rPr>
          <w:w w:val="95"/>
        </w:rPr>
        <w:t>of</w:t>
      </w:r>
      <w:r>
        <w:rPr>
          <w:spacing w:val="-55"/>
          <w:w w:val="95"/>
        </w:rPr>
        <w:t xml:space="preserve"> </w:t>
      </w:r>
      <w:r>
        <w:rPr>
          <w:w w:val="95"/>
        </w:rPr>
        <w:t>detecting</w:t>
      </w:r>
      <w:r>
        <w:rPr>
          <w:spacing w:val="-8"/>
          <w:w w:val="95"/>
        </w:rPr>
        <w:t xml:space="preserve"> </w:t>
      </w:r>
      <w:r>
        <w:rPr>
          <w:w w:val="95"/>
        </w:rPr>
        <w:t>a</w:t>
      </w:r>
      <w:r>
        <w:rPr>
          <w:spacing w:val="-8"/>
          <w:w w:val="95"/>
        </w:rPr>
        <w:t xml:space="preserve"> </w:t>
      </w:r>
      <w:r>
        <w:rPr>
          <w:w w:val="95"/>
        </w:rPr>
        <w:t>group</w:t>
      </w:r>
      <w:r>
        <w:rPr>
          <w:spacing w:val="-7"/>
          <w:w w:val="95"/>
        </w:rPr>
        <w:t xml:space="preserve"> </w:t>
      </w:r>
      <w:r>
        <w:rPr>
          <w:w w:val="95"/>
        </w:rPr>
        <w:t>vocal</w:t>
      </w:r>
      <w:r>
        <w:rPr>
          <w:spacing w:val="-8"/>
          <w:w w:val="95"/>
        </w:rPr>
        <w:t xml:space="preserve"> </w:t>
      </w:r>
      <w:r>
        <w:rPr>
          <w:w w:val="95"/>
        </w:rPr>
        <w:t>period</w:t>
      </w:r>
      <w:r>
        <w:rPr>
          <w:spacing w:val="-7"/>
          <w:w w:val="95"/>
        </w:rPr>
        <w:t xml:space="preserve"> </w:t>
      </w:r>
      <w:r>
        <w:rPr>
          <w:w w:val="95"/>
        </w:rPr>
        <w:t>(vertical</w:t>
      </w:r>
      <w:r>
        <w:rPr>
          <w:spacing w:val="-8"/>
          <w:w w:val="95"/>
        </w:rPr>
        <w:t xml:space="preserve"> </w:t>
      </w:r>
      <w:r>
        <w:rPr>
          <w:w w:val="95"/>
        </w:rPr>
        <w:t>axis)</w:t>
      </w:r>
      <w:r>
        <w:rPr>
          <w:spacing w:val="-7"/>
          <w:w w:val="95"/>
        </w:rPr>
        <w:t xml:space="preserve"> </w:t>
      </w:r>
      <w:r>
        <w:rPr>
          <w:w w:val="95"/>
        </w:rPr>
        <w:t>with</w:t>
      </w:r>
      <w:r>
        <w:rPr>
          <w:spacing w:val="-8"/>
          <w:w w:val="95"/>
        </w:rPr>
        <w:t xml:space="preserve"> </w:t>
      </w:r>
      <w:r>
        <w:rPr>
          <w:w w:val="95"/>
        </w:rPr>
        <w:t>increasing</w:t>
      </w:r>
      <w:r>
        <w:rPr>
          <w:spacing w:val="-7"/>
          <w:w w:val="95"/>
        </w:rPr>
        <w:t xml:space="preserve"> </w:t>
      </w:r>
      <w:commentRangeStart w:id="29"/>
      <w:r>
        <w:rPr>
          <w:w w:val="95"/>
        </w:rPr>
        <w:t>MFAS</w:t>
      </w:r>
      <w:r>
        <w:rPr>
          <w:spacing w:val="-8"/>
          <w:w w:val="95"/>
        </w:rPr>
        <w:t xml:space="preserve"> </w:t>
      </w:r>
      <w:commentRangeEnd w:id="29"/>
      <w:r w:rsidR="00E16692">
        <w:rPr>
          <w:rStyle w:val="CommentReference"/>
        </w:rPr>
        <w:commentReference w:id="29"/>
      </w:r>
      <w:r>
        <w:rPr>
          <w:w w:val="95"/>
        </w:rPr>
        <w:t>received</w:t>
      </w:r>
      <w:r>
        <w:rPr>
          <w:spacing w:val="-8"/>
          <w:w w:val="95"/>
        </w:rPr>
        <w:t xml:space="preserve"> </w:t>
      </w:r>
      <w:r>
        <w:rPr>
          <w:w w:val="95"/>
        </w:rPr>
        <w:t>level</w:t>
      </w:r>
      <w:r>
        <w:rPr>
          <w:spacing w:val="-7"/>
          <w:w w:val="95"/>
        </w:rPr>
        <w:t xml:space="preserve"> </w:t>
      </w:r>
      <w:r>
        <w:rPr>
          <w:w w:val="95"/>
        </w:rPr>
        <w:t>(horizontal</w:t>
      </w:r>
      <w:r>
        <w:rPr>
          <w:spacing w:val="-55"/>
          <w:w w:val="95"/>
        </w:rPr>
        <w:t xml:space="preserve"> </w:t>
      </w:r>
      <w:r>
        <w:t>axis) relative to when naval training activity but no MFAS was present on the range (left</w:t>
      </w:r>
      <w:r>
        <w:rPr>
          <w:spacing w:val="-57"/>
        </w:rPr>
        <w:t xml:space="preserve"> </w:t>
      </w:r>
      <w:r>
        <w:rPr>
          <w:spacing w:val="-1"/>
        </w:rPr>
        <w:t>panel)</w:t>
      </w:r>
      <w:r>
        <w:rPr>
          <w:spacing w:val="-10"/>
        </w:rPr>
        <w:t xml:space="preserve"> </w:t>
      </w:r>
      <w:r>
        <w:rPr>
          <w:spacing w:val="-1"/>
        </w:rPr>
        <w:t>and</w:t>
      </w:r>
      <w:r>
        <w:rPr>
          <w:spacing w:val="-10"/>
        </w:rPr>
        <w:t xml:space="preserve"> </w:t>
      </w:r>
      <w:r>
        <w:rPr>
          <w:spacing w:val="-1"/>
        </w:rPr>
        <w:t>to</w:t>
      </w:r>
      <w:r>
        <w:rPr>
          <w:spacing w:val="-10"/>
        </w:rPr>
        <w:t xml:space="preserve"> </w:t>
      </w:r>
      <w:r>
        <w:rPr>
          <w:spacing w:val="-1"/>
        </w:rPr>
        <w:t>when</w:t>
      </w:r>
      <w:r>
        <w:rPr>
          <w:spacing w:val="-9"/>
        </w:rPr>
        <w:t xml:space="preserve"> </w:t>
      </w:r>
      <w:r>
        <w:rPr>
          <w:spacing w:val="-1"/>
        </w:rPr>
        <w:t>neither</w:t>
      </w:r>
      <w:r>
        <w:rPr>
          <w:spacing w:val="-9"/>
        </w:rPr>
        <w:t xml:space="preserve"> </w:t>
      </w:r>
      <w:r>
        <w:rPr>
          <w:spacing w:val="-1"/>
        </w:rPr>
        <w:t>naval</w:t>
      </w:r>
      <w:r>
        <w:rPr>
          <w:spacing w:val="-10"/>
        </w:rPr>
        <w:t xml:space="preserve"> </w:t>
      </w:r>
      <w:r>
        <w:rPr>
          <w:spacing w:val="-1"/>
        </w:rPr>
        <w:t>training</w:t>
      </w:r>
      <w:r>
        <w:rPr>
          <w:spacing w:val="-9"/>
        </w:rPr>
        <w:t xml:space="preserve"> </w:t>
      </w:r>
      <w:r>
        <w:t>activity</w:t>
      </w:r>
      <w:r>
        <w:rPr>
          <w:spacing w:val="-10"/>
        </w:rPr>
        <w:t xml:space="preserve"> </w:t>
      </w:r>
      <w:r>
        <w:t>nor</w:t>
      </w:r>
      <w:r>
        <w:rPr>
          <w:spacing w:val="-10"/>
        </w:rPr>
        <w:t xml:space="preserve"> </w:t>
      </w:r>
      <w:r>
        <w:t>MFAS</w:t>
      </w:r>
      <w:r>
        <w:rPr>
          <w:spacing w:val="-9"/>
        </w:rPr>
        <w:t xml:space="preserve"> </w:t>
      </w:r>
      <w:r>
        <w:t>were</w:t>
      </w:r>
      <w:r>
        <w:rPr>
          <w:spacing w:val="-9"/>
        </w:rPr>
        <w:t xml:space="preserve"> </w:t>
      </w:r>
      <w:r>
        <w:t>present</w:t>
      </w:r>
      <w:r>
        <w:rPr>
          <w:spacing w:val="-10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range.</w:t>
      </w:r>
    </w:p>
    <w:p w14:paraId="55C8CEDE" w14:textId="77777777" w:rsidR="00C544BC" w:rsidRDefault="00C544BC">
      <w:pPr>
        <w:pStyle w:val="BodyText"/>
        <w:spacing w:before="0"/>
        <w:ind w:left="0"/>
        <w:rPr>
          <w:sz w:val="20"/>
        </w:rPr>
      </w:pPr>
    </w:p>
    <w:p w14:paraId="13B50A38" w14:textId="77777777" w:rsidR="00C544BC" w:rsidRDefault="00C544BC">
      <w:pPr>
        <w:pStyle w:val="BodyText"/>
        <w:spacing w:before="1"/>
        <w:ind w:left="0"/>
        <w:rPr>
          <w:sz w:val="22"/>
        </w:rPr>
      </w:pPr>
    </w:p>
    <w:p w14:paraId="2355CB94" w14:textId="77777777" w:rsidR="00C544BC" w:rsidRDefault="00BD4BDE">
      <w:pPr>
        <w:tabs>
          <w:tab w:val="left" w:pos="1120"/>
        </w:tabs>
        <w:spacing w:before="135"/>
        <w:ind w:left="150"/>
        <w:rPr>
          <w:b/>
          <w:sz w:val="34"/>
        </w:rPr>
      </w:pPr>
      <w:r>
        <w:rPr>
          <w:rFonts w:ascii="Trebuchet MS"/>
          <w:sz w:val="12"/>
        </w:rPr>
        <w:t xml:space="preserve">340    </w:t>
      </w:r>
      <w:r>
        <w:rPr>
          <w:rFonts w:ascii="Trebuchet MS"/>
          <w:spacing w:val="19"/>
          <w:sz w:val="12"/>
        </w:rPr>
        <w:t xml:space="preserve"> </w:t>
      </w:r>
      <w:bookmarkStart w:id="30" w:name="Discussion"/>
      <w:bookmarkEnd w:id="30"/>
      <w:r>
        <w:rPr>
          <w:b/>
          <w:w w:val="105"/>
          <w:sz w:val="34"/>
        </w:rPr>
        <w:t>4</w:t>
      </w:r>
      <w:r>
        <w:rPr>
          <w:b/>
          <w:w w:val="105"/>
          <w:sz w:val="34"/>
        </w:rPr>
        <w:tab/>
        <w:t>Discussion</w:t>
      </w:r>
    </w:p>
    <w:p w14:paraId="2D6FC050" w14:textId="77777777" w:rsidR="00C544BC" w:rsidRDefault="00C544BC">
      <w:pPr>
        <w:pStyle w:val="BodyText"/>
        <w:spacing w:before="10"/>
        <w:ind w:left="0"/>
        <w:rPr>
          <w:b/>
          <w:sz w:val="28"/>
        </w:rPr>
      </w:pPr>
    </w:p>
    <w:p w14:paraId="333184D8" w14:textId="77777777" w:rsidR="00C544BC" w:rsidRDefault="00BD4BDE">
      <w:pPr>
        <w:pStyle w:val="BodyText"/>
        <w:spacing w:before="118"/>
      </w:pPr>
      <w:r>
        <w:rPr>
          <w:rFonts w:ascii="Trebuchet MS" w:hAnsi="Trebuchet MS"/>
          <w:sz w:val="12"/>
        </w:rPr>
        <w:t xml:space="preserve">341    </w:t>
      </w:r>
      <w:r>
        <w:rPr>
          <w:rFonts w:ascii="Trebuchet MS" w:hAnsi="Trebuchet MS"/>
          <w:spacing w:val="7"/>
          <w:sz w:val="12"/>
        </w:rPr>
        <w:t xml:space="preserve"> </w:t>
      </w:r>
      <w:r>
        <w:rPr>
          <w:w w:val="90"/>
        </w:rPr>
        <w:t>We</w:t>
      </w:r>
      <w:r>
        <w:rPr>
          <w:spacing w:val="25"/>
          <w:w w:val="90"/>
        </w:rPr>
        <w:t xml:space="preserve"> </w:t>
      </w:r>
      <w:r>
        <w:rPr>
          <w:w w:val="90"/>
        </w:rPr>
        <w:t>used</w:t>
      </w:r>
      <w:r>
        <w:rPr>
          <w:spacing w:val="24"/>
          <w:w w:val="90"/>
        </w:rPr>
        <w:t xml:space="preserve"> </w:t>
      </w:r>
      <w:r>
        <w:rPr>
          <w:w w:val="90"/>
        </w:rPr>
        <w:t>a</w:t>
      </w:r>
      <w:r>
        <w:rPr>
          <w:spacing w:val="24"/>
          <w:w w:val="90"/>
        </w:rPr>
        <w:t xml:space="preserve"> </w:t>
      </w:r>
      <w:r>
        <w:rPr>
          <w:w w:val="90"/>
        </w:rPr>
        <w:t>series</w:t>
      </w:r>
      <w:r>
        <w:rPr>
          <w:spacing w:val="25"/>
          <w:w w:val="90"/>
        </w:rPr>
        <w:t xml:space="preserve"> </w:t>
      </w:r>
      <w:r>
        <w:rPr>
          <w:w w:val="90"/>
        </w:rPr>
        <w:t>of</w:t>
      </w:r>
      <w:r>
        <w:rPr>
          <w:spacing w:val="24"/>
          <w:w w:val="90"/>
        </w:rPr>
        <w:t xml:space="preserve"> </w:t>
      </w:r>
      <w:r>
        <w:rPr>
          <w:w w:val="90"/>
        </w:rPr>
        <w:t>three</w:t>
      </w:r>
      <w:r>
        <w:rPr>
          <w:spacing w:val="24"/>
          <w:w w:val="90"/>
        </w:rPr>
        <w:t xml:space="preserve"> </w:t>
      </w:r>
      <w:r>
        <w:rPr>
          <w:w w:val="90"/>
        </w:rPr>
        <w:t>linked</w:t>
      </w:r>
      <w:r>
        <w:rPr>
          <w:spacing w:val="25"/>
          <w:w w:val="90"/>
        </w:rPr>
        <w:t xml:space="preserve"> </w:t>
      </w:r>
      <w:r>
        <w:rPr>
          <w:w w:val="90"/>
        </w:rPr>
        <w:t>models</w:t>
      </w:r>
      <w:r>
        <w:rPr>
          <w:spacing w:val="24"/>
          <w:w w:val="90"/>
        </w:rPr>
        <w:t xml:space="preserve"> </w:t>
      </w:r>
      <w:r>
        <w:rPr>
          <w:w w:val="90"/>
        </w:rPr>
        <w:t>to</w:t>
      </w:r>
      <w:r>
        <w:rPr>
          <w:spacing w:val="23"/>
          <w:w w:val="90"/>
        </w:rPr>
        <w:t xml:space="preserve"> </w:t>
      </w:r>
      <w:r>
        <w:rPr>
          <w:w w:val="90"/>
        </w:rPr>
        <w:t>quantify</w:t>
      </w:r>
      <w:r>
        <w:rPr>
          <w:spacing w:val="24"/>
          <w:w w:val="90"/>
        </w:rPr>
        <w:t xml:space="preserve"> </w:t>
      </w:r>
      <w:r>
        <w:rPr>
          <w:w w:val="90"/>
        </w:rPr>
        <w:t>the</w:t>
      </w:r>
      <w:r>
        <w:rPr>
          <w:spacing w:val="24"/>
          <w:w w:val="90"/>
        </w:rPr>
        <w:t xml:space="preserve"> </w:t>
      </w:r>
      <w:r>
        <w:rPr>
          <w:w w:val="90"/>
        </w:rPr>
        <w:t>response</w:t>
      </w:r>
      <w:r>
        <w:rPr>
          <w:spacing w:val="24"/>
          <w:w w:val="90"/>
        </w:rPr>
        <w:t xml:space="preserve"> </w:t>
      </w:r>
      <w:r>
        <w:rPr>
          <w:w w:val="90"/>
        </w:rPr>
        <w:t>of</w:t>
      </w:r>
      <w:r>
        <w:rPr>
          <w:spacing w:val="24"/>
          <w:w w:val="90"/>
        </w:rPr>
        <w:t xml:space="preserve"> </w:t>
      </w:r>
      <w:r>
        <w:rPr>
          <w:w w:val="90"/>
        </w:rPr>
        <w:t>Blainville’s</w:t>
      </w:r>
      <w:r>
        <w:rPr>
          <w:spacing w:val="24"/>
          <w:w w:val="90"/>
        </w:rPr>
        <w:t xml:space="preserve"> </w:t>
      </w:r>
      <w:r>
        <w:rPr>
          <w:w w:val="90"/>
        </w:rPr>
        <w:t>beaked</w:t>
      </w:r>
      <w:r>
        <w:rPr>
          <w:spacing w:val="25"/>
          <w:w w:val="90"/>
        </w:rPr>
        <w:t xml:space="preserve"> </w:t>
      </w:r>
      <w:r>
        <w:rPr>
          <w:w w:val="90"/>
        </w:rPr>
        <w:t>whales</w:t>
      </w:r>
    </w:p>
    <w:p w14:paraId="0DC22CC3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342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to</w:t>
      </w:r>
      <w:r>
        <w:rPr>
          <w:spacing w:val="-5"/>
          <w:w w:val="95"/>
        </w:rPr>
        <w:t xml:space="preserve"> </w:t>
      </w:r>
      <w:r>
        <w:rPr>
          <w:w w:val="95"/>
        </w:rPr>
        <w:t>naval</w:t>
      </w:r>
      <w:r>
        <w:rPr>
          <w:spacing w:val="-5"/>
          <w:w w:val="95"/>
        </w:rPr>
        <w:t xml:space="preserve"> </w:t>
      </w:r>
      <w:r>
        <w:rPr>
          <w:w w:val="95"/>
        </w:rPr>
        <w:t>training</w:t>
      </w:r>
      <w:r>
        <w:rPr>
          <w:spacing w:val="-5"/>
          <w:w w:val="95"/>
        </w:rPr>
        <w:t xml:space="preserve"> </w:t>
      </w:r>
      <w:r>
        <w:rPr>
          <w:w w:val="95"/>
        </w:rPr>
        <w:t>exercises</w:t>
      </w:r>
      <w:r>
        <w:rPr>
          <w:spacing w:val="-5"/>
          <w:w w:val="95"/>
        </w:rPr>
        <w:t xml:space="preserve"> </w:t>
      </w:r>
      <w:r>
        <w:rPr>
          <w:w w:val="95"/>
        </w:rPr>
        <w:t>involving</w:t>
      </w:r>
      <w:r>
        <w:rPr>
          <w:spacing w:val="-5"/>
          <w:w w:val="95"/>
        </w:rPr>
        <w:t xml:space="preserve"> </w:t>
      </w:r>
      <w:r>
        <w:rPr>
          <w:w w:val="95"/>
        </w:rPr>
        <w:t>MFAS:</w:t>
      </w:r>
      <w:r>
        <w:rPr>
          <w:spacing w:val="-5"/>
          <w:w w:val="95"/>
        </w:rPr>
        <w:t xml:space="preserve"> </w:t>
      </w:r>
      <w:r>
        <w:rPr>
          <w:w w:val="95"/>
        </w:rPr>
        <w:t>the</w:t>
      </w:r>
      <w:r>
        <w:rPr>
          <w:spacing w:val="-5"/>
          <w:w w:val="95"/>
        </w:rPr>
        <w:t xml:space="preserve"> </w:t>
      </w:r>
      <w:r>
        <w:rPr>
          <w:w w:val="95"/>
        </w:rPr>
        <w:t>first</w:t>
      </w:r>
      <w:r>
        <w:rPr>
          <w:spacing w:val="-6"/>
          <w:w w:val="95"/>
        </w:rPr>
        <w:t xml:space="preserve"> </w:t>
      </w:r>
      <w:r>
        <w:rPr>
          <w:w w:val="95"/>
        </w:rPr>
        <w:t>model</w:t>
      </w:r>
      <w:r>
        <w:rPr>
          <w:spacing w:val="-5"/>
          <w:w w:val="95"/>
        </w:rPr>
        <w:t xml:space="preserve"> </w:t>
      </w:r>
      <w:r>
        <w:rPr>
          <w:w w:val="95"/>
        </w:rPr>
        <w:t>was</w:t>
      </w:r>
      <w:r>
        <w:rPr>
          <w:spacing w:val="-5"/>
          <w:w w:val="95"/>
        </w:rPr>
        <w:t xml:space="preserve"> </w:t>
      </w:r>
      <w:r>
        <w:rPr>
          <w:w w:val="95"/>
        </w:rPr>
        <w:t>fitted</w:t>
      </w:r>
      <w:r>
        <w:rPr>
          <w:spacing w:val="-5"/>
          <w:w w:val="95"/>
        </w:rPr>
        <w:t xml:space="preserve"> </w:t>
      </w:r>
      <w:r>
        <w:rPr>
          <w:w w:val="95"/>
        </w:rPr>
        <w:t>to</w:t>
      </w:r>
      <w:r>
        <w:rPr>
          <w:spacing w:val="-5"/>
          <w:w w:val="95"/>
        </w:rPr>
        <w:t xml:space="preserve"> </w:t>
      </w:r>
      <w:r>
        <w:rPr>
          <w:w w:val="95"/>
        </w:rPr>
        <w:t>pre-exercise</w:t>
      </w:r>
      <w:r>
        <w:rPr>
          <w:spacing w:val="-5"/>
          <w:w w:val="95"/>
        </w:rPr>
        <w:t xml:space="preserve"> </w:t>
      </w:r>
      <w:r>
        <w:rPr>
          <w:w w:val="95"/>
        </w:rPr>
        <w:t>baseline</w:t>
      </w:r>
    </w:p>
    <w:p w14:paraId="6D3BE398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343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data,</w:t>
      </w:r>
      <w:r>
        <w:rPr>
          <w:spacing w:val="4"/>
          <w:w w:val="95"/>
        </w:rPr>
        <w:t xml:space="preserve"> </w:t>
      </w:r>
      <w:r>
        <w:rPr>
          <w:w w:val="95"/>
        </w:rPr>
        <w:t>the</w:t>
      </w:r>
      <w:r>
        <w:rPr>
          <w:spacing w:val="5"/>
          <w:w w:val="95"/>
        </w:rPr>
        <w:t xml:space="preserve"> </w:t>
      </w:r>
      <w:r>
        <w:rPr>
          <w:w w:val="95"/>
        </w:rPr>
        <w:t>second</w:t>
      </w:r>
      <w:r>
        <w:rPr>
          <w:spacing w:val="4"/>
          <w:w w:val="95"/>
        </w:rPr>
        <w:t xml:space="preserve"> </w:t>
      </w:r>
      <w:r>
        <w:rPr>
          <w:w w:val="95"/>
        </w:rPr>
        <w:t>was</w:t>
      </w:r>
      <w:r>
        <w:rPr>
          <w:spacing w:val="4"/>
          <w:w w:val="95"/>
        </w:rPr>
        <w:t xml:space="preserve"> </w:t>
      </w:r>
      <w:r>
        <w:rPr>
          <w:w w:val="95"/>
        </w:rPr>
        <w:t>fitted</w:t>
      </w:r>
      <w:r>
        <w:rPr>
          <w:spacing w:val="4"/>
          <w:w w:val="95"/>
        </w:rPr>
        <w:t xml:space="preserve"> </w:t>
      </w:r>
      <w:r>
        <w:rPr>
          <w:w w:val="95"/>
        </w:rPr>
        <w:t>to</w:t>
      </w:r>
      <w:r>
        <w:rPr>
          <w:spacing w:val="5"/>
          <w:w w:val="95"/>
        </w:rPr>
        <w:t xml:space="preserve"> </w:t>
      </w:r>
      <w:r>
        <w:rPr>
          <w:w w:val="95"/>
        </w:rPr>
        <w:t>data</w:t>
      </w:r>
      <w:r>
        <w:rPr>
          <w:spacing w:val="3"/>
          <w:w w:val="95"/>
        </w:rPr>
        <w:t xml:space="preserve"> </w:t>
      </w:r>
      <w:r>
        <w:rPr>
          <w:w w:val="95"/>
        </w:rPr>
        <w:t>collected</w:t>
      </w:r>
      <w:r>
        <w:rPr>
          <w:spacing w:val="5"/>
          <w:w w:val="95"/>
        </w:rPr>
        <w:t xml:space="preserve"> </w:t>
      </w:r>
      <w:r>
        <w:rPr>
          <w:w w:val="95"/>
        </w:rPr>
        <w:t>when</w:t>
      </w:r>
      <w:r>
        <w:rPr>
          <w:spacing w:val="5"/>
          <w:w w:val="95"/>
        </w:rPr>
        <w:t xml:space="preserve"> </w:t>
      </w:r>
      <w:r>
        <w:rPr>
          <w:w w:val="95"/>
        </w:rPr>
        <w:t>naval</w:t>
      </w:r>
      <w:r>
        <w:rPr>
          <w:spacing w:val="3"/>
          <w:w w:val="95"/>
        </w:rPr>
        <w:t xml:space="preserve"> </w:t>
      </w:r>
      <w:r>
        <w:rPr>
          <w:w w:val="95"/>
        </w:rPr>
        <w:t>training</w:t>
      </w:r>
      <w:r>
        <w:rPr>
          <w:spacing w:val="5"/>
          <w:w w:val="95"/>
        </w:rPr>
        <w:t xml:space="preserve"> </w:t>
      </w:r>
      <w:r>
        <w:rPr>
          <w:w w:val="95"/>
        </w:rPr>
        <w:t>exercises</w:t>
      </w:r>
      <w:r>
        <w:rPr>
          <w:spacing w:val="5"/>
          <w:w w:val="95"/>
        </w:rPr>
        <w:t xml:space="preserve"> </w:t>
      </w:r>
      <w:r>
        <w:rPr>
          <w:w w:val="95"/>
        </w:rPr>
        <w:t>were</w:t>
      </w:r>
      <w:r>
        <w:rPr>
          <w:spacing w:val="4"/>
          <w:w w:val="95"/>
        </w:rPr>
        <w:t xml:space="preserve"> </w:t>
      </w:r>
      <w:r>
        <w:rPr>
          <w:w w:val="95"/>
        </w:rPr>
        <w:t>ongoing</w:t>
      </w:r>
      <w:r>
        <w:rPr>
          <w:spacing w:val="4"/>
          <w:w w:val="95"/>
        </w:rPr>
        <w:t xml:space="preserve"> </w:t>
      </w:r>
      <w:r>
        <w:rPr>
          <w:w w:val="95"/>
        </w:rPr>
        <w:t>but</w:t>
      </w:r>
    </w:p>
    <w:p w14:paraId="2D97253F" w14:textId="77777777" w:rsidR="00C544BC" w:rsidRDefault="00BD4BDE">
      <w:pPr>
        <w:pStyle w:val="BodyText"/>
        <w:spacing w:before="155"/>
      </w:pPr>
      <w:r>
        <w:rPr>
          <w:rFonts w:ascii="Trebuchet MS"/>
          <w:sz w:val="12"/>
        </w:rPr>
        <w:t xml:space="preserve">344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no MFAS was present, and the</w:t>
      </w:r>
      <w:r>
        <w:rPr>
          <w:spacing w:val="-1"/>
          <w:w w:val="95"/>
        </w:rPr>
        <w:t xml:space="preserve"> </w:t>
      </w:r>
      <w:r>
        <w:rPr>
          <w:w w:val="95"/>
        </w:rPr>
        <w:t>third model was fitted to data collected during</w:t>
      </w:r>
      <w:r>
        <w:rPr>
          <w:spacing w:val="-1"/>
          <w:w w:val="95"/>
        </w:rPr>
        <w:t xml:space="preserve"> </w:t>
      </w:r>
      <w:r>
        <w:rPr>
          <w:w w:val="95"/>
        </w:rPr>
        <w:t>naval training</w:t>
      </w:r>
    </w:p>
    <w:p w14:paraId="1A7CB270" w14:textId="77777777" w:rsidR="00C544BC" w:rsidRDefault="00BD4BDE">
      <w:pPr>
        <w:pStyle w:val="BodyText"/>
      </w:pPr>
      <w:r>
        <w:rPr>
          <w:rFonts w:ascii="Trebuchet MS" w:hAnsi="Trebuchet MS"/>
          <w:sz w:val="12"/>
        </w:rPr>
        <w:t xml:space="preserve">345    </w:t>
      </w:r>
      <w:r>
        <w:rPr>
          <w:rFonts w:ascii="Trebuchet MS" w:hAnsi="Trebuchet MS"/>
          <w:spacing w:val="19"/>
          <w:sz w:val="12"/>
        </w:rPr>
        <w:t xml:space="preserve"> </w:t>
      </w:r>
      <w:r>
        <w:rPr>
          <w:w w:val="95"/>
        </w:rPr>
        <w:t>exercises</w:t>
      </w:r>
      <w:r>
        <w:rPr>
          <w:spacing w:val="-2"/>
          <w:w w:val="95"/>
        </w:rPr>
        <w:t xml:space="preserve"> </w:t>
      </w:r>
      <w:r>
        <w:rPr>
          <w:w w:val="95"/>
        </w:rPr>
        <w:t>that</w:t>
      </w:r>
      <w:r>
        <w:rPr>
          <w:spacing w:val="-2"/>
          <w:w w:val="95"/>
        </w:rPr>
        <w:t xml:space="preserve"> </w:t>
      </w:r>
      <w:r>
        <w:rPr>
          <w:w w:val="95"/>
        </w:rPr>
        <w:t>used</w:t>
      </w:r>
      <w:r>
        <w:rPr>
          <w:spacing w:val="-2"/>
          <w:w w:val="95"/>
        </w:rPr>
        <w:t xml:space="preserve"> </w:t>
      </w:r>
      <w:r>
        <w:rPr>
          <w:w w:val="95"/>
        </w:rPr>
        <w:t>MFAS.</w:t>
      </w:r>
      <w:r>
        <w:rPr>
          <w:spacing w:val="-2"/>
          <w:w w:val="95"/>
        </w:rPr>
        <w:t xml:space="preserve"> </w:t>
      </w:r>
      <w:r>
        <w:rPr>
          <w:w w:val="95"/>
        </w:rPr>
        <w:t>We</w:t>
      </w:r>
      <w:r>
        <w:rPr>
          <w:spacing w:val="-2"/>
          <w:w w:val="95"/>
        </w:rPr>
        <w:t xml:space="preserve"> </w:t>
      </w:r>
      <w:r>
        <w:rPr>
          <w:w w:val="95"/>
        </w:rPr>
        <w:t>found</w:t>
      </w:r>
      <w:r>
        <w:rPr>
          <w:spacing w:val="-2"/>
          <w:w w:val="95"/>
        </w:rPr>
        <w:t xml:space="preserve"> </w:t>
      </w:r>
      <w:r>
        <w:rPr>
          <w:w w:val="95"/>
        </w:rPr>
        <w:t>that</w:t>
      </w:r>
      <w:r>
        <w:rPr>
          <w:spacing w:val="-2"/>
          <w:w w:val="95"/>
        </w:rPr>
        <w:t xml:space="preserve"> </w:t>
      </w:r>
      <w:r>
        <w:rPr>
          <w:w w:val="95"/>
        </w:rPr>
        <w:t>the</w:t>
      </w:r>
      <w:r>
        <w:rPr>
          <w:spacing w:val="-2"/>
          <w:w w:val="95"/>
        </w:rPr>
        <w:t xml:space="preserve"> </w:t>
      </w:r>
      <w:r>
        <w:rPr>
          <w:w w:val="95"/>
        </w:rPr>
        <w:t>probability</w:t>
      </w:r>
      <w:r>
        <w:rPr>
          <w:spacing w:val="-2"/>
          <w:w w:val="95"/>
        </w:rPr>
        <w:t xml:space="preserve"> </w:t>
      </w:r>
      <w:r>
        <w:rPr>
          <w:w w:val="95"/>
        </w:rPr>
        <w:t>of</w:t>
      </w:r>
      <w:r>
        <w:rPr>
          <w:spacing w:val="-2"/>
          <w:w w:val="95"/>
        </w:rPr>
        <w:t xml:space="preserve"> </w:t>
      </w:r>
      <w:r>
        <w:rPr>
          <w:w w:val="95"/>
        </w:rPr>
        <w:t>acoustic</w:t>
      </w:r>
      <w:r>
        <w:rPr>
          <w:spacing w:val="-2"/>
          <w:w w:val="95"/>
        </w:rPr>
        <w:t xml:space="preserve"> </w:t>
      </w:r>
      <w:r>
        <w:rPr>
          <w:w w:val="95"/>
        </w:rPr>
        <w:t>detections</w:t>
      </w:r>
      <w:r>
        <w:rPr>
          <w:spacing w:val="-2"/>
          <w:w w:val="95"/>
        </w:rPr>
        <w:t xml:space="preserve"> </w:t>
      </w:r>
      <w:r>
        <w:rPr>
          <w:w w:val="95"/>
        </w:rPr>
        <w:t>of</w:t>
      </w:r>
      <w:r>
        <w:rPr>
          <w:spacing w:val="-2"/>
          <w:w w:val="95"/>
        </w:rPr>
        <w:t xml:space="preserve"> </w:t>
      </w:r>
      <w:r>
        <w:rPr>
          <w:w w:val="95"/>
        </w:rPr>
        <w:t>Blainville’s</w:t>
      </w:r>
    </w:p>
    <w:p w14:paraId="3CD63047" w14:textId="77777777" w:rsidR="00C544BC" w:rsidRDefault="00BD4BDE">
      <w:pPr>
        <w:pStyle w:val="BodyText"/>
        <w:spacing w:before="155"/>
      </w:pPr>
      <w:r>
        <w:rPr>
          <w:rFonts w:ascii="Trebuchet MS"/>
          <w:sz w:val="12"/>
        </w:rPr>
        <w:t xml:space="preserve">346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beaked</w:t>
      </w:r>
      <w:r>
        <w:rPr>
          <w:spacing w:val="32"/>
          <w:w w:val="95"/>
        </w:rPr>
        <w:t xml:space="preserve"> </w:t>
      </w:r>
      <w:r>
        <w:rPr>
          <w:w w:val="95"/>
        </w:rPr>
        <w:t>whales</w:t>
      </w:r>
      <w:r>
        <w:rPr>
          <w:spacing w:val="31"/>
          <w:w w:val="95"/>
        </w:rPr>
        <w:t xml:space="preserve"> </w:t>
      </w:r>
      <w:r>
        <w:rPr>
          <w:w w:val="95"/>
        </w:rPr>
        <w:t>decreased</w:t>
      </w:r>
      <w:r>
        <w:rPr>
          <w:spacing w:val="31"/>
          <w:w w:val="95"/>
        </w:rPr>
        <w:t xml:space="preserve"> </w:t>
      </w:r>
      <w:r>
        <w:rPr>
          <w:w w:val="95"/>
        </w:rPr>
        <w:t>when</w:t>
      </w:r>
      <w:r>
        <w:rPr>
          <w:spacing w:val="31"/>
          <w:w w:val="95"/>
        </w:rPr>
        <w:t xml:space="preserve"> </w:t>
      </w:r>
      <w:r>
        <w:rPr>
          <w:w w:val="95"/>
        </w:rPr>
        <w:t>both</w:t>
      </w:r>
      <w:r>
        <w:rPr>
          <w:spacing w:val="32"/>
          <w:w w:val="95"/>
        </w:rPr>
        <w:t xml:space="preserve"> </w:t>
      </w:r>
      <w:r>
        <w:rPr>
          <w:w w:val="95"/>
        </w:rPr>
        <w:t>naval</w:t>
      </w:r>
      <w:r>
        <w:rPr>
          <w:spacing w:val="31"/>
          <w:w w:val="95"/>
        </w:rPr>
        <w:t xml:space="preserve"> </w:t>
      </w:r>
      <w:r>
        <w:rPr>
          <w:w w:val="95"/>
        </w:rPr>
        <w:t>training</w:t>
      </w:r>
      <w:r>
        <w:rPr>
          <w:spacing w:val="31"/>
          <w:w w:val="95"/>
        </w:rPr>
        <w:t xml:space="preserve"> </w:t>
      </w:r>
      <w:r>
        <w:rPr>
          <w:w w:val="95"/>
        </w:rPr>
        <w:t>exercises</w:t>
      </w:r>
      <w:r>
        <w:rPr>
          <w:spacing w:val="32"/>
          <w:w w:val="95"/>
        </w:rPr>
        <w:t xml:space="preserve"> </w:t>
      </w:r>
      <w:r>
        <w:rPr>
          <w:w w:val="95"/>
        </w:rPr>
        <w:t>and</w:t>
      </w:r>
      <w:r>
        <w:rPr>
          <w:spacing w:val="31"/>
          <w:w w:val="95"/>
        </w:rPr>
        <w:t xml:space="preserve"> </w:t>
      </w:r>
      <w:r>
        <w:rPr>
          <w:w w:val="95"/>
        </w:rPr>
        <w:t>naval</w:t>
      </w:r>
      <w:r>
        <w:rPr>
          <w:spacing w:val="31"/>
          <w:w w:val="95"/>
        </w:rPr>
        <w:t xml:space="preserve"> </w:t>
      </w:r>
      <w:r>
        <w:rPr>
          <w:w w:val="95"/>
        </w:rPr>
        <w:t>training</w:t>
      </w:r>
      <w:r>
        <w:rPr>
          <w:spacing w:val="31"/>
          <w:w w:val="95"/>
        </w:rPr>
        <w:t xml:space="preserve"> </w:t>
      </w:r>
      <w:r>
        <w:rPr>
          <w:w w:val="95"/>
        </w:rPr>
        <w:t>exercises</w:t>
      </w:r>
    </w:p>
    <w:p w14:paraId="0006F97A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347    </w:t>
      </w:r>
      <w:r>
        <w:rPr>
          <w:rFonts w:ascii="Trebuchet MS"/>
          <w:spacing w:val="19"/>
          <w:sz w:val="12"/>
        </w:rPr>
        <w:t xml:space="preserve"> </w:t>
      </w:r>
      <w:r>
        <w:rPr>
          <w:spacing w:val="-1"/>
        </w:rPr>
        <w:t>using</w:t>
      </w:r>
      <w:r>
        <w:rPr>
          <w:spacing w:val="-9"/>
        </w:rPr>
        <w:t xml:space="preserve"> </w:t>
      </w:r>
      <w:r>
        <w:rPr>
          <w:spacing w:val="-1"/>
        </w:rPr>
        <w:t>MFAS</w:t>
      </w:r>
      <w:r>
        <w:rPr>
          <w:spacing w:val="-10"/>
        </w:rPr>
        <w:t xml:space="preserve"> </w:t>
      </w:r>
      <w:r>
        <w:rPr>
          <w:spacing w:val="-1"/>
        </w:rPr>
        <w:t>were</w:t>
      </w:r>
      <w:r>
        <w:rPr>
          <w:spacing w:val="-9"/>
        </w:rPr>
        <w:t xml:space="preserve"> </w:t>
      </w:r>
      <w:r>
        <w:rPr>
          <w:spacing w:val="-1"/>
        </w:rPr>
        <w:t>present</w:t>
      </w:r>
      <w:r>
        <w:rPr>
          <w:spacing w:val="-10"/>
        </w:rPr>
        <w:t xml:space="preserve"> </w:t>
      </w:r>
      <w:r>
        <w:t>(Fig.</w:t>
      </w:r>
      <w:r>
        <w:rPr>
          <w:spacing w:val="7"/>
        </w:rPr>
        <w:t xml:space="preserve"> </w:t>
      </w:r>
      <w:hyperlink w:anchor="_bookmark4" w:history="1">
        <w:r>
          <w:t>4).</w:t>
        </w:r>
      </w:hyperlink>
    </w:p>
    <w:p w14:paraId="269D5D17" w14:textId="77777777" w:rsidR="00C544BC" w:rsidRDefault="00BD4BDE">
      <w:pPr>
        <w:pStyle w:val="BodyText"/>
        <w:spacing w:before="299"/>
      </w:pPr>
      <w:r>
        <w:rPr>
          <w:rFonts w:ascii="Trebuchet MS"/>
          <w:sz w:val="12"/>
        </w:rPr>
        <w:t xml:space="preserve">348    </w:t>
      </w:r>
      <w:r>
        <w:rPr>
          <w:rFonts w:ascii="Trebuchet MS"/>
          <w:spacing w:val="11"/>
          <w:sz w:val="12"/>
        </w:rPr>
        <w:t xml:space="preserve"> </w:t>
      </w:r>
      <w:r>
        <w:rPr>
          <w:w w:val="95"/>
        </w:rPr>
        <w:t>The</w:t>
      </w:r>
      <w:r>
        <w:rPr>
          <w:spacing w:val="26"/>
          <w:w w:val="95"/>
        </w:rPr>
        <w:t xml:space="preserve"> </w:t>
      </w:r>
      <w:r>
        <w:rPr>
          <w:w w:val="95"/>
        </w:rPr>
        <w:t>methods</w:t>
      </w:r>
      <w:r>
        <w:rPr>
          <w:spacing w:val="25"/>
          <w:w w:val="95"/>
        </w:rPr>
        <w:t xml:space="preserve"> </w:t>
      </w:r>
      <w:r>
        <w:rPr>
          <w:w w:val="95"/>
        </w:rPr>
        <w:t>presented</w:t>
      </w:r>
      <w:r>
        <w:rPr>
          <w:spacing w:val="26"/>
          <w:w w:val="95"/>
        </w:rPr>
        <w:t xml:space="preserve"> </w:t>
      </w:r>
      <w:r>
        <w:rPr>
          <w:w w:val="95"/>
        </w:rPr>
        <w:t>here</w:t>
      </w:r>
      <w:r>
        <w:rPr>
          <w:spacing w:val="25"/>
          <w:w w:val="95"/>
        </w:rPr>
        <w:t xml:space="preserve"> </w:t>
      </w:r>
      <w:r>
        <w:rPr>
          <w:w w:val="95"/>
        </w:rPr>
        <w:t>are</w:t>
      </w:r>
      <w:r>
        <w:rPr>
          <w:spacing w:val="26"/>
          <w:w w:val="95"/>
        </w:rPr>
        <w:t xml:space="preserve"> </w:t>
      </w:r>
      <w:r>
        <w:rPr>
          <w:w w:val="95"/>
        </w:rPr>
        <w:t>spatially</w:t>
      </w:r>
      <w:r>
        <w:rPr>
          <w:spacing w:val="25"/>
          <w:w w:val="95"/>
        </w:rPr>
        <w:t xml:space="preserve"> </w:t>
      </w:r>
      <w:r>
        <w:rPr>
          <w:w w:val="95"/>
        </w:rPr>
        <w:t>explicit</w:t>
      </w:r>
      <w:r>
        <w:rPr>
          <w:spacing w:val="26"/>
          <w:w w:val="95"/>
        </w:rPr>
        <w:t xml:space="preserve"> </w:t>
      </w:r>
      <w:r>
        <w:rPr>
          <w:w w:val="95"/>
        </w:rPr>
        <w:t>and</w:t>
      </w:r>
      <w:r>
        <w:rPr>
          <w:spacing w:val="27"/>
          <w:w w:val="95"/>
        </w:rPr>
        <w:t xml:space="preserve"> </w:t>
      </w:r>
      <w:r>
        <w:rPr>
          <w:w w:val="95"/>
        </w:rPr>
        <w:t>account</w:t>
      </w:r>
      <w:r>
        <w:rPr>
          <w:spacing w:val="25"/>
          <w:w w:val="95"/>
        </w:rPr>
        <w:t xml:space="preserve"> </w:t>
      </w:r>
      <w:r>
        <w:rPr>
          <w:w w:val="95"/>
        </w:rPr>
        <w:t>for</w:t>
      </w:r>
      <w:r>
        <w:rPr>
          <w:spacing w:val="26"/>
          <w:w w:val="95"/>
        </w:rPr>
        <w:t xml:space="preserve"> </w:t>
      </w:r>
      <w:r>
        <w:rPr>
          <w:w w:val="95"/>
        </w:rPr>
        <w:t>the</w:t>
      </w:r>
      <w:r>
        <w:rPr>
          <w:spacing w:val="25"/>
          <w:w w:val="95"/>
        </w:rPr>
        <w:t xml:space="preserve"> </w:t>
      </w:r>
      <w:r>
        <w:rPr>
          <w:w w:val="95"/>
        </w:rPr>
        <w:t>spatial</w:t>
      </w:r>
      <w:r>
        <w:rPr>
          <w:spacing w:val="26"/>
          <w:w w:val="95"/>
        </w:rPr>
        <w:t xml:space="preserve"> </w:t>
      </w:r>
      <w:r>
        <w:rPr>
          <w:w w:val="95"/>
        </w:rPr>
        <w:t>confounding</w:t>
      </w:r>
    </w:p>
    <w:p w14:paraId="7E0915CB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349    </w:t>
      </w:r>
      <w:r>
        <w:rPr>
          <w:rFonts w:ascii="Trebuchet MS"/>
          <w:spacing w:val="19"/>
          <w:sz w:val="12"/>
        </w:rPr>
        <w:t xml:space="preserve"> </w:t>
      </w:r>
      <w:r>
        <w:rPr>
          <w:spacing w:val="-1"/>
        </w:rPr>
        <w:t>of</w:t>
      </w:r>
      <w:r>
        <w:rPr>
          <w:spacing w:val="-9"/>
        </w:rPr>
        <w:t xml:space="preserve"> </w:t>
      </w:r>
      <w:r>
        <w:rPr>
          <w:spacing w:val="-1"/>
        </w:rPr>
        <w:t>animal</w:t>
      </w:r>
      <w:r>
        <w:rPr>
          <w:spacing w:val="-10"/>
        </w:rPr>
        <w:t xml:space="preserve"> </w:t>
      </w:r>
      <w:r>
        <w:rPr>
          <w:spacing w:val="-1"/>
        </w:rPr>
        <w:t>distribution</w:t>
      </w:r>
      <w:r>
        <w:rPr>
          <w:spacing w:val="-10"/>
        </w:rPr>
        <w:t xml:space="preserve"> </w:t>
      </w:r>
      <w:r>
        <w:rPr>
          <w:spacing w:val="-1"/>
        </w:rPr>
        <w:t>and</w:t>
      </w:r>
      <w:r>
        <w:rPr>
          <w:spacing w:val="-9"/>
        </w:rPr>
        <w:t xml:space="preserve"> </w:t>
      </w:r>
      <w:r>
        <w:rPr>
          <w:spacing w:val="-1"/>
        </w:rPr>
        <w:t>naval</w:t>
      </w:r>
      <w:r>
        <w:rPr>
          <w:spacing w:val="-10"/>
        </w:rPr>
        <w:t xml:space="preserve"> </w:t>
      </w:r>
      <w:r>
        <w:t>training</w:t>
      </w:r>
      <w:r>
        <w:rPr>
          <w:spacing w:val="-10"/>
        </w:rPr>
        <w:t xml:space="preserve"> </w:t>
      </w:r>
      <w:r>
        <w:t>activity.</w:t>
      </w:r>
      <w:r>
        <w:rPr>
          <w:spacing w:val="7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data</w:t>
      </w:r>
      <w:r>
        <w:rPr>
          <w:spacing w:val="-10"/>
        </w:rPr>
        <w:t xml:space="preserve"> </w:t>
      </w:r>
      <w:r>
        <w:t>used</w:t>
      </w:r>
      <w:r>
        <w:rPr>
          <w:spacing w:val="-10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this</w:t>
      </w:r>
      <w:r>
        <w:rPr>
          <w:spacing w:val="-10"/>
        </w:rPr>
        <w:t xml:space="preserve"> </w:t>
      </w:r>
      <w:r>
        <w:t>study</w:t>
      </w:r>
      <w:r>
        <w:rPr>
          <w:spacing w:val="-10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from</w:t>
      </w:r>
      <w:r>
        <w:rPr>
          <w:spacing w:val="-10"/>
        </w:rPr>
        <w:t xml:space="preserve"> </w:t>
      </w:r>
      <w:r>
        <w:t>an</w:t>
      </w:r>
    </w:p>
    <w:p w14:paraId="3D95FD70" w14:textId="77777777" w:rsidR="00C544BC" w:rsidRDefault="00C544BC">
      <w:pPr>
        <w:sectPr w:rsidR="00C544BC">
          <w:pgSz w:w="12240" w:h="15840"/>
          <w:pgMar w:top="1500" w:right="1280" w:bottom="1100" w:left="900" w:header="0" w:footer="832" w:gutter="0"/>
          <w:cols w:space="720"/>
        </w:sectPr>
      </w:pPr>
    </w:p>
    <w:p w14:paraId="3E2892B8" w14:textId="77777777" w:rsidR="00C544BC" w:rsidRDefault="00BD4BDE">
      <w:pPr>
        <w:pStyle w:val="BodyText"/>
        <w:spacing w:before="107"/>
      </w:pPr>
      <w:r>
        <w:rPr>
          <w:rFonts w:ascii="Trebuchet MS"/>
          <w:sz w:val="12"/>
        </w:rPr>
        <w:lastRenderedPageBreak/>
        <w:t xml:space="preserve">350    </w:t>
      </w:r>
      <w:r>
        <w:rPr>
          <w:rFonts w:ascii="Trebuchet MS"/>
          <w:spacing w:val="19"/>
          <w:sz w:val="12"/>
        </w:rPr>
        <w:t xml:space="preserve"> </w:t>
      </w:r>
      <w:r>
        <w:rPr>
          <w:spacing w:val="-1"/>
        </w:rPr>
        <w:t xml:space="preserve">undesigned </w:t>
      </w:r>
      <w:r>
        <w:t>experiment, where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spatial</w:t>
      </w:r>
      <w:r>
        <w:rPr>
          <w:spacing w:val="-1"/>
        </w:rPr>
        <w:t xml:space="preserve"> </w:t>
      </w:r>
      <w:r>
        <w:t>intensity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treatments</w:t>
      </w:r>
      <w:r>
        <w:rPr>
          <w:spacing w:val="-1"/>
        </w:rPr>
        <w:t xml:space="preserve"> </w:t>
      </w:r>
      <w:r>
        <w:t>(naval</w:t>
      </w:r>
      <w:r>
        <w:rPr>
          <w:spacing w:val="-2"/>
        </w:rPr>
        <w:t xml:space="preserve"> </w:t>
      </w:r>
      <w:r>
        <w:t>activity</w:t>
      </w:r>
      <w:r>
        <w:rPr>
          <w:spacing w:val="-2"/>
        </w:rPr>
        <w:t xml:space="preserve"> </w:t>
      </w:r>
      <w:r>
        <w:t>and</w:t>
      </w:r>
    </w:p>
    <w:p w14:paraId="35917F4D" w14:textId="77777777" w:rsidR="00C544BC" w:rsidRDefault="00BD4BDE">
      <w:pPr>
        <w:pStyle w:val="BodyText"/>
      </w:pPr>
      <w:r>
        <w:rPr>
          <w:rFonts w:ascii="Trebuchet MS" w:hAnsi="Trebuchet MS"/>
          <w:sz w:val="12"/>
        </w:rPr>
        <w:t xml:space="preserve">351    </w:t>
      </w:r>
      <w:r>
        <w:rPr>
          <w:rFonts w:ascii="Trebuchet MS" w:hAnsi="Trebuchet MS"/>
          <w:spacing w:val="19"/>
          <w:sz w:val="12"/>
        </w:rPr>
        <w:t xml:space="preserve"> </w:t>
      </w:r>
      <w:r>
        <w:rPr>
          <w:w w:val="95"/>
        </w:rPr>
        <w:t>MFAS)</w:t>
      </w:r>
      <w:r>
        <w:rPr>
          <w:spacing w:val="-8"/>
          <w:w w:val="95"/>
        </w:rPr>
        <w:t xml:space="preserve"> </w:t>
      </w:r>
      <w:r>
        <w:rPr>
          <w:w w:val="95"/>
        </w:rPr>
        <w:t>were</w:t>
      </w:r>
      <w:r>
        <w:rPr>
          <w:spacing w:val="-9"/>
          <w:w w:val="95"/>
        </w:rPr>
        <w:t xml:space="preserve"> </w:t>
      </w:r>
      <w:r>
        <w:rPr>
          <w:w w:val="95"/>
        </w:rPr>
        <w:t>not</w:t>
      </w:r>
      <w:r>
        <w:rPr>
          <w:spacing w:val="-8"/>
          <w:w w:val="95"/>
        </w:rPr>
        <w:t xml:space="preserve"> </w:t>
      </w:r>
      <w:r>
        <w:rPr>
          <w:w w:val="95"/>
        </w:rPr>
        <w:t>applied</w:t>
      </w:r>
      <w:r>
        <w:rPr>
          <w:spacing w:val="-9"/>
          <w:w w:val="95"/>
        </w:rPr>
        <w:t xml:space="preserve"> </w:t>
      </w:r>
      <w:r>
        <w:rPr>
          <w:w w:val="95"/>
        </w:rPr>
        <w:t>randomly</w:t>
      </w:r>
      <w:r>
        <w:rPr>
          <w:spacing w:val="-8"/>
          <w:w w:val="95"/>
        </w:rPr>
        <w:t xml:space="preserve"> </w:t>
      </w:r>
      <w:r>
        <w:rPr>
          <w:w w:val="95"/>
        </w:rPr>
        <w:t>with</w:t>
      </w:r>
      <w:r>
        <w:rPr>
          <w:spacing w:val="-9"/>
          <w:w w:val="95"/>
        </w:rPr>
        <w:t xml:space="preserve"> </w:t>
      </w:r>
      <w:r>
        <w:rPr>
          <w:w w:val="95"/>
        </w:rPr>
        <w:t>respect</w:t>
      </w:r>
      <w:r>
        <w:rPr>
          <w:spacing w:val="-8"/>
          <w:w w:val="95"/>
        </w:rPr>
        <w:t xml:space="preserve"> </w:t>
      </w:r>
      <w:r>
        <w:rPr>
          <w:w w:val="95"/>
        </w:rPr>
        <w:t>to</w:t>
      </w:r>
      <w:r>
        <w:rPr>
          <w:spacing w:val="-9"/>
          <w:w w:val="95"/>
        </w:rPr>
        <w:t xml:space="preserve"> </w:t>
      </w:r>
      <w:r>
        <w:rPr>
          <w:w w:val="95"/>
        </w:rPr>
        <w:t>either</w:t>
      </w:r>
      <w:r>
        <w:rPr>
          <w:spacing w:val="-8"/>
          <w:w w:val="95"/>
        </w:rPr>
        <w:t xml:space="preserve"> </w:t>
      </w:r>
      <w:r>
        <w:rPr>
          <w:w w:val="95"/>
        </w:rPr>
        <w:t>the</w:t>
      </w:r>
      <w:r>
        <w:rPr>
          <w:spacing w:val="-9"/>
          <w:w w:val="95"/>
        </w:rPr>
        <w:t xml:space="preserve"> </w:t>
      </w:r>
      <w:r>
        <w:rPr>
          <w:w w:val="95"/>
        </w:rPr>
        <w:t>study</w:t>
      </w:r>
      <w:r>
        <w:rPr>
          <w:spacing w:val="-8"/>
          <w:w w:val="95"/>
        </w:rPr>
        <w:t xml:space="preserve"> </w:t>
      </w:r>
      <w:r>
        <w:rPr>
          <w:w w:val="95"/>
        </w:rPr>
        <w:t>area</w:t>
      </w:r>
      <w:r>
        <w:rPr>
          <w:spacing w:val="-9"/>
          <w:w w:val="95"/>
        </w:rPr>
        <w:t xml:space="preserve"> </w:t>
      </w:r>
      <w:r>
        <w:rPr>
          <w:w w:val="95"/>
        </w:rPr>
        <w:t>or</w:t>
      </w:r>
      <w:r>
        <w:rPr>
          <w:spacing w:val="-8"/>
          <w:w w:val="95"/>
        </w:rPr>
        <w:t xml:space="preserve"> </w:t>
      </w:r>
      <w:r>
        <w:rPr>
          <w:w w:val="95"/>
        </w:rPr>
        <w:t>Blainville’s</w:t>
      </w:r>
      <w:r>
        <w:rPr>
          <w:spacing w:val="-9"/>
          <w:w w:val="95"/>
        </w:rPr>
        <w:t xml:space="preserve"> </w:t>
      </w:r>
      <w:r>
        <w:rPr>
          <w:w w:val="95"/>
        </w:rPr>
        <w:t>beaked</w:t>
      </w:r>
    </w:p>
    <w:p w14:paraId="29CD7A60" w14:textId="77777777" w:rsidR="00C544BC" w:rsidRDefault="00BD4BDE">
      <w:pPr>
        <w:pStyle w:val="BodyText"/>
        <w:spacing w:before="155"/>
      </w:pPr>
      <w:r>
        <w:rPr>
          <w:rFonts w:ascii="Trebuchet MS"/>
          <w:sz w:val="12"/>
        </w:rPr>
        <w:t xml:space="preserve">352    </w:t>
      </w:r>
      <w:r>
        <w:rPr>
          <w:rFonts w:ascii="Trebuchet MS"/>
          <w:spacing w:val="11"/>
          <w:sz w:val="12"/>
        </w:rPr>
        <w:t xml:space="preserve"> </w:t>
      </w:r>
      <w:r>
        <w:rPr>
          <w:w w:val="95"/>
        </w:rPr>
        <w:t>whale</w:t>
      </w:r>
      <w:r>
        <w:rPr>
          <w:spacing w:val="23"/>
          <w:w w:val="95"/>
        </w:rPr>
        <w:t xml:space="preserve"> </w:t>
      </w:r>
      <w:r>
        <w:rPr>
          <w:w w:val="95"/>
        </w:rPr>
        <w:t>foraging</w:t>
      </w:r>
      <w:r>
        <w:rPr>
          <w:spacing w:val="23"/>
          <w:w w:val="95"/>
        </w:rPr>
        <w:t xml:space="preserve"> </w:t>
      </w:r>
      <w:r>
        <w:rPr>
          <w:w w:val="95"/>
        </w:rPr>
        <w:t>activity.</w:t>
      </w:r>
      <w:r>
        <w:rPr>
          <w:spacing w:val="51"/>
          <w:w w:val="95"/>
        </w:rPr>
        <w:t xml:space="preserve"> </w:t>
      </w:r>
      <w:r>
        <w:rPr>
          <w:w w:val="95"/>
        </w:rPr>
        <w:t>We</w:t>
      </w:r>
      <w:r>
        <w:rPr>
          <w:spacing w:val="23"/>
          <w:w w:val="95"/>
        </w:rPr>
        <w:t xml:space="preserve"> </w:t>
      </w:r>
      <w:r>
        <w:rPr>
          <w:w w:val="95"/>
        </w:rPr>
        <w:t>did</w:t>
      </w:r>
      <w:r>
        <w:rPr>
          <w:spacing w:val="23"/>
          <w:w w:val="95"/>
        </w:rPr>
        <w:t xml:space="preserve"> </w:t>
      </w:r>
      <w:r>
        <w:rPr>
          <w:w w:val="95"/>
        </w:rPr>
        <w:t>not</w:t>
      </w:r>
      <w:r>
        <w:rPr>
          <w:spacing w:val="23"/>
          <w:w w:val="95"/>
        </w:rPr>
        <w:t xml:space="preserve"> </w:t>
      </w:r>
      <w:r>
        <w:rPr>
          <w:w w:val="95"/>
        </w:rPr>
        <w:t>want</w:t>
      </w:r>
      <w:r>
        <w:rPr>
          <w:spacing w:val="23"/>
          <w:w w:val="95"/>
        </w:rPr>
        <w:t xml:space="preserve"> </w:t>
      </w:r>
      <w:r>
        <w:rPr>
          <w:w w:val="95"/>
        </w:rPr>
        <w:t>the</w:t>
      </w:r>
      <w:r>
        <w:rPr>
          <w:spacing w:val="23"/>
          <w:w w:val="95"/>
        </w:rPr>
        <w:t xml:space="preserve"> </w:t>
      </w:r>
      <w:r>
        <w:rPr>
          <w:w w:val="95"/>
        </w:rPr>
        <w:t>spatial</w:t>
      </w:r>
      <w:r>
        <w:rPr>
          <w:spacing w:val="23"/>
          <w:w w:val="95"/>
        </w:rPr>
        <w:t xml:space="preserve"> </w:t>
      </w:r>
      <w:r>
        <w:rPr>
          <w:w w:val="95"/>
        </w:rPr>
        <w:t>distribution</w:t>
      </w:r>
      <w:r>
        <w:rPr>
          <w:spacing w:val="23"/>
          <w:w w:val="95"/>
        </w:rPr>
        <w:t xml:space="preserve"> </w:t>
      </w:r>
      <w:r>
        <w:rPr>
          <w:w w:val="95"/>
        </w:rPr>
        <w:t>of</w:t>
      </w:r>
      <w:r>
        <w:rPr>
          <w:spacing w:val="23"/>
          <w:w w:val="95"/>
        </w:rPr>
        <w:t xml:space="preserve"> </w:t>
      </w:r>
      <w:r>
        <w:rPr>
          <w:w w:val="95"/>
        </w:rPr>
        <w:t>training</w:t>
      </w:r>
      <w:r>
        <w:rPr>
          <w:spacing w:val="24"/>
          <w:w w:val="95"/>
        </w:rPr>
        <w:t xml:space="preserve"> </w:t>
      </w:r>
      <w:r>
        <w:rPr>
          <w:w w:val="95"/>
        </w:rPr>
        <w:t>exercises</w:t>
      </w:r>
      <w:r>
        <w:rPr>
          <w:spacing w:val="23"/>
          <w:w w:val="95"/>
        </w:rPr>
        <w:t xml:space="preserve"> </w:t>
      </w:r>
      <w:r>
        <w:rPr>
          <w:w w:val="95"/>
        </w:rPr>
        <w:t>and</w:t>
      </w:r>
    </w:p>
    <w:p w14:paraId="4ADC80B4" w14:textId="77777777" w:rsidR="00C544BC" w:rsidRDefault="00BD4BDE">
      <w:pPr>
        <w:pStyle w:val="BodyText"/>
      </w:pPr>
      <w:r>
        <w:rPr>
          <w:rFonts w:ascii="Trebuchet MS" w:hAnsi="Trebuchet MS"/>
          <w:sz w:val="12"/>
        </w:rPr>
        <w:t xml:space="preserve">353    </w:t>
      </w:r>
      <w:r>
        <w:rPr>
          <w:rFonts w:ascii="Trebuchet MS" w:hAnsi="Trebuchet MS"/>
          <w:spacing w:val="19"/>
          <w:sz w:val="12"/>
        </w:rPr>
        <w:t xml:space="preserve"> </w:t>
      </w:r>
      <w:r>
        <w:rPr>
          <w:w w:val="90"/>
        </w:rPr>
        <w:t>MFAS</w:t>
      </w:r>
      <w:r>
        <w:rPr>
          <w:spacing w:val="25"/>
          <w:w w:val="90"/>
        </w:rPr>
        <w:t xml:space="preserve"> </w:t>
      </w:r>
      <w:r>
        <w:rPr>
          <w:w w:val="90"/>
        </w:rPr>
        <w:t>to</w:t>
      </w:r>
      <w:r>
        <w:rPr>
          <w:spacing w:val="26"/>
          <w:w w:val="90"/>
        </w:rPr>
        <w:t xml:space="preserve"> </w:t>
      </w:r>
      <w:r>
        <w:rPr>
          <w:w w:val="90"/>
        </w:rPr>
        <w:t>influence</w:t>
      </w:r>
      <w:r>
        <w:rPr>
          <w:spacing w:val="25"/>
          <w:w w:val="90"/>
        </w:rPr>
        <w:t xml:space="preserve"> </w:t>
      </w:r>
      <w:r>
        <w:rPr>
          <w:w w:val="90"/>
        </w:rPr>
        <w:t>our</w:t>
      </w:r>
      <w:r>
        <w:rPr>
          <w:spacing w:val="25"/>
          <w:w w:val="90"/>
        </w:rPr>
        <w:t xml:space="preserve"> </w:t>
      </w:r>
      <w:r>
        <w:rPr>
          <w:w w:val="90"/>
        </w:rPr>
        <w:t>understanding</w:t>
      </w:r>
      <w:r>
        <w:rPr>
          <w:spacing w:val="25"/>
          <w:w w:val="90"/>
        </w:rPr>
        <w:t xml:space="preserve"> </w:t>
      </w:r>
      <w:r>
        <w:rPr>
          <w:w w:val="90"/>
        </w:rPr>
        <w:t>of</w:t>
      </w:r>
      <w:r>
        <w:rPr>
          <w:spacing w:val="25"/>
          <w:w w:val="90"/>
        </w:rPr>
        <w:t xml:space="preserve"> </w:t>
      </w:r>
      <w:r>
        <w:rPr>
          <w:w w:val="90"/>
        </w:rPr>
        <w:t>the</w:t>
      </w:r>
      <w:r>
        <w:rPr>
          <w:spacing w:val="26"/>
          <w:w w:val="90"/>
        </w:rPr>
        <w:t xml:space="preserve"> </w:t>
      </w:r>
      <w:r>
        <w:rPr>
          <w:w w:val="90"/>
        </w:rPr>
        <w:t>baseline</w:t>
      </w:r>
      <w:r>
        <w:rPr>
          <w:spacing w:val="25"/>
          <w:w w:val="90"/>
        </w:rPr>
        <w:t xml:space="preserve"> </w:t>
      </w:r>
      <w:r>
        <w:rPr>
          <w:w w:val="90"/>
        </w:rPr>
        <w:t>spatial</w:t>
      </w:r>
      <w:r>
        <w:rPr>
          <w:spacing w:val="25"/>
          <w:w w:val="90"/>
        </w:rPr>
        <w:t xml:space="preserve"> </w:t>
      </w:r>
      <w:r>
        <w:rPr>
          <w:w w:val="90"/>
        </w:rPr>
        <w:t>distribution</w:t>
      </w:r>
      <w:r>
        <w:rPr>
          <w:spacing w:val="25"/>
          <w:w w:val="90"/>
        </w:rPr>
        <w:t xml:space="preserve"> </w:t>
      </w:r>
      <w:r>
        <w:rPr>
          <w:w w:val="90"/>
        </w:rPr>
        <w:t>of</w:t>
      </w:r>
      <w:r>
        <w:rPr>
          <w:spacing w:val="25"/>
          <w:w w:val="90"/>
        </w:rPr>
        <w:t xml:space="preserve"> </w:t>
      </w:r>
      <w:r>
        <w:rPr>
          <w:w w:val="90"/>
        </w:rPr>
        <w:t>Blainville’s</w:t>
      </w:r>
      <w:r>
        <w:rPr>
          <w:spacing w:val="25"/>
          <w:w w:val="90"/>
        </w:rPr>
        <w:t xml:space="preserve"> </w:t>
      </w:r>
      <w:r>
        <w:rPr>
          <w:w w:val="90"/>
        </w:rPr>
        <w:t>beaked</w:t>
      </w:r>
    </w:p>
    <w:p w14:paraId="08424C57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354    </w:t>
      </w:r>
      <w:r>
        <w:rPr>
          <w:rFonts w:ascii="Trebuchet MS"/>
          <w:spacing w:val="11"/>
          <w:sz w:val="12"/>
        </w:rPr>
        <w:t xml:space="preserve"> </w:t>
      </w:r>
      <w:r>
        <w:rPr>
          <w:w w:val="95"/>
        </w:rPr>
        <w:t>whales.</w:t>
      </w:r>
      <w:r>
        <w:rPr>
          <w:spacing w:val="33"/>
          <w:w w:val="95"/>
        </w:rPr>
        <w:t xml:space="preserve"> </w:t>
      </w:r>
      <w:r>
        <w:rPr>
          <w:w w:val="95"/>
        </w:rPr>
        <w:t>Due</w:t>
      </w:r>
      <w:r>
        <w:rPr>
          <w:spacing w:val="10"/>
          <w:w w:val="95"/>
        </w:rPr>
        <w:t xml:space="preserve"> </w:t>
      </w:r>
      <w:r>
        <w:rPr>
          <w:w w:val="95"/>
        </w:rPr>
        <w:t>to</w:t>
      </w:r>
      <w:r>
        <w:rPr>
          <w:spacing w:val="11"/>
          <w:w w:val="95"/>
        </w:rPr>
        <w:t xml:space="preserve"> </w:t>
      </w:r>
      <w:r>
        <w:rPr>
          <w:w w:val="95"/>
        </w:rPr>
        <w:t>the</w:t>
      </w:r>
      <w:r>
        <w:rPr>
          <w:spacing w:val="10"/>
          <w:w w:val="95"/>
        </w:rPr>
        <w:t xml:space="preserve"> </w:t>
      </w:r>
      <w:r>
        <w:rPr>
          <w:w w:val="95"/>
        </w:rPr>
        <w:t>spatial</w:t>
      </w:r>
      <w:r>
        <w:rPr>
          <w:spacing w:val="11"/>
          <w:w w:val="95"/>
        </w:rPr>
        <w:t xml:space="preserve"> </w:t>
      </w:r>
      <w:r>
        <w:rPr>
          <w:w w:val="95"/>
        </w:rPr>
        <w:t>confounding</w:t>
      </w:r>
      <w:r>
        <w:rPr>
          <w:spacing w:val="11"/>
          <w:w w:val="95"/>
        </w:rPr>
        <w:t xml:space="preserve"> </w:t>
      </w:r>
      <w:r>
        <w:rPr>
          <w:w w:val="95"/>
        </w:rPr>
        <w:t>of</w:t>
      </w:r>
      <w:r>
        <w:rPr>
          <w:spacing w:val="10"/>
          <w:w w:val="95"/>
        </w:rPr>
        <w:t xml:space="preserve"> </w:t>
      </w:r>
      <w:r>
        <w:rPr>
          <w:w w:val="95"/>
        </w:rPr>
        <w:t>animal</w:t>
      </w:r>
      <w:r>
        <w:rPr>
          <w:spacing w:val="10"/>
          <w:w w:val="95"/>
        </w:rPr>
        <w:t xml:space="preserve"> </w:t>
      </w:r>
      <w:r>
        <w:rPr>
          <w:w w:val="95"/>
        </w:rPr>
        <w:t>distribution</w:t>
      </w:r>
      <w:r>
        <w:rPr>
          <w:spacing w:val="11"/>
          <w:w w:val="95"/>
        </w:rPr>
        <w:t xml:space="preserve"> </w:t>
      </w:r>
      <w:r>
        <w:rPr>
          <w:w w:val="95"/>
        </w:rPr>
        <w:t>and</w:t>
      </w:r>
      <w:r>
        <w:rPr>
          <w:spacing w:val="10"/>
          <w:w w:val="95"/>
        </w:rPr>
        <w:t xml:space="preserve"> </w:t>
      </w:r>
      <w:r>
        <w:rPr>
          <w:w w:val="95"/>
        </w:rPr>
        <w:t>naval</w:t>
      </w:r>
      <w:r>
        <w:rPr>
          <w:spacing w:val="10"/>
          <w:w w:val="95"/>
        </w:rPr>
        <w:t xml:space="preserve"> </w:t>
      </w:r>
      <w:r>
        <w:rPr>
          <w:w w:val="95"/>
        </w:rPr>
        <w:t>training</w:t>
      </w:r>
      <w:r>
        <w:rPr>
          <w:spacing w:val="10"/>
          <w:w w:val="95"/>
        </w:rPr>
        <w:t xml:space="preserve"> </w:t>
      </w:r>
      <w:r>
        <w:rPr>
          <w:w w:val="95"/>
        </w:rPr>
        <w:t>activity</w:t>
      </w:r>
      <w:r>
        <w:rPr>
          <w:spacing w:val="11"/>
          <w:w w:val="95"/>
        </w:rPr>
        <w:t xml:space="preserve"> </w:t>
      </w:r>
      <w:r>
        <w:rPr>
          <w:w w:val="95"/>
        </w:rPr>
        <w:t>at</w:t>
      </w:r>
    </w:p>
    <w:p w14:paraId="72775C00" w14:textId="77777777" w:rsidR="00C544BC" w:rsidRDefault="00BD4BDE">
      <w:pPr>
        <w:pStyle w:val="BodyText"/>
        <w:spacing w:before="155"/>
      </w:pPr>
      <w:r>
        <w:rPr>
          <w:rFonts w:ascii="Trebuchet MS"/>
          <w:sz w:val="12"/>
        </w:rPr>
        <w:t xml:space="preserve">355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PMRF,</w:t>
      </w:r>
      <w:r>
        <w:rPr>
          <w:spacing w:val="12"/>
          <w:w w:val="95"/>
        </w:rPr>
        <w:t xml:space="preserve"> </w:t>
      </w:r>
      <w:r>
        <w:rPr>
          <w:w w:val="95"/>
        </w:rPr>
        <w:t>fitting</w:t>
      </w:r>
      <w:r>
        <w:rPr>
          <w:spacing w:val="12"/>
          <w:w w:val="95"/>
        </w:rPr>
        <w:t xml:space="preserve"> </w:t>
      </w:r>
      <w:r>
        <w:rPr>
          <w:w w:val="95"/>
        </w:rPr>
        <w:t>a</w:t>
      </w:r>
      <w:r>
        <w:rPr>
          <w:spacing w:val="12"/>
          <w:w w:val="95"/>
        </w:rPr>
        <w:t xml:space="preserve"> </w:t>
      </w:r>
      <w:r>
        <w:rPr>
          <w:w w:val="95"/>
        </w:rPr>
        <w:t>single</w:t>
      </w:r>
      <w:r>
        <w:rPr>
          <w:spacing w:val="12"/>
          <w:w w:val="95"/>
        </w:rPr>
        <w:t xml:space="preserve"> </w:t>
      </w:r>
      <w:r>
        <w:rPr>
          <w:w w:val="95"/>
        </w:rPr>
        <w:t>model</w:t>
      </w:r>
      <w:r>
        <w:rPr>
          <w:spacing w:val="12"/>
          <w:w w:val="95"/>
        </w:rPr>
        <w:t xml:space="preserve"> </w:t>
      </w:r>
      <w:r>
        <w:rPr>
          <w:w w:val="95"/>
        </w:rPr>
        <w:t>to</w:t>
      </w:r>
      <w:r>
        <w:rPr>
          <w:spacing w:val="12"/>
          <w:w w:val="95"/>
        </w:rPr>
        <w:t xml:space="preserve"> </w:t>
      </w:r>
      <w:proofErr w:type="gramStart"/>
      <w:r>
        <w:rPr>
          <w:w w:val="95"/>
        </w:rPr>
        <w:t>all</w:t>
      </w:r>
      <w:r>
        <w:rPr>
          <w:spacing w:val="11"/>
          <w:w w:val="95"/>
        </w:rPr>
        <w:t xml:space="preserve"> </w:t>
      </w:r>
      <w:r>
        <w:rPr>
          <w:w w:val="95"/>
        </w:rPr>
        <w:t>of</w:t>
      </w:r>
      <w:proofErr w:type="gramEnd"/>
      <w:r>
        <w:rPr>
          <w:spacing w:val="12"/>
          <w:w w:val="95"/>
        </w:rPr>
        <w:t xml:space="preserve"> </w:t>
      </w:r>
      <w:r>
        <w:rPr>
          <w:w w:val="95"/>
        </w:rPr>
        <w:t>the</w:t>
      </w:r>
      <w:r>
        <w:rPr>
          <w:spacing w:val="12"/>
          <w:w w:val="95"/>
        </w:rPr>
        <w:t xml:space="preserve"> </w:t>
      </w:r>
      <w:r>
        <w:rPr>
          <w:w w:val="95"/>
        </w:rPr>
        <w:t>data</w:t>
      </w:r>
      <w:r>
        <w:rPr>
          <w:spacing w:val="12"/>
          <w:w w:val="95"/>
        </w:rPr>
        <w:t xml:space="preserve"> </w:t>
      </w:r>
      <w:r>
        <w:rPr>
          <w:w w:val="95"/>
        </w:rPr>
        <w:t>leads</w:t>
      </w:r>
      <w:r>
        <w:rPr>
          <w:spacing w:val="12"/>
          <w:w w:val="95"/>
        </w:rPr>
        <w:t xml:space="preserve"> </w:t>
      </w:r>
      <w:r>
        <w:rPr>
          <w:w w:val="95"/>
        </w:rPr>
        <w:t>to</w:t>
      </w:r>
      <w:r>
        <w:rPr>
          <w:spacing w:val="12"/>
          <w:w w:val="95"/>
        </w:rPr>
        <w:t xml:space="preserve"> </w:t>
      </w:r>
      <w:r>
        <w:rPr>
          <w:w w:val="95"/>
        </w:rPr>
        <w:t>greater</w:t>
      </w:r>
      <w:r>
        <w:rPr>
          <w:spacing w:val="12"/>
          <w:w w:val="95"/>
        </w:rPr>
        <w:t xml:space="preserve"> </w:t>
      </w:r>
      <w:r>
        <w:rPr>
          <w:w w:val="95"/>
        </w:rPr>
        <w:t>uncertainty</w:t>
      </w:r>
      <w:r>
        <w:rPr>
          <w:spacing w:val="11"/>
          <w:w w:val="95"/>
        </w:rPr>
        <w:t xml:space="preserve"> </w:t>
      </w:r>
      <w:r>
        <w:rPr>
          <w:w w:val="95"/>
        </w:rPr>
        <w:t>in</w:t>
      </w:r>
      <w:r>
        <w:rPr>
          <w:spacing w:val="12"/>
          <w:w w:val="95"/>
        </w:rPr>
        <w:t xml:space="preserve"> </w:t>
      </w:r>
      <w:r>
        <w:rPr>
          <w:w w:val="95"/>
        </w:rPr>
        <w:t>estimating</w:t>
      </w:r>
      <w:r>
        <w:rPr>
          <w:spacing w:val="12"/>
          <w:w w:val="95"/>
        </w:rPr>
        <w:t xml:space="preserve"> </w:t>
      </w:r>
      <w:r>
        <w:rPr>
          <w:w w:val="95"/>
        </w:rPr>
        <w:t>the</w:t>
      </w:r>
    </w:p>
    <w:p w14:paraId="68116741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356    </w:t>
      </w:r>
      <w:r>
        <w:rPr>
          <w:rFonts w:ascii="Trebuchet MS"/>
          <w:spacing w:val="19"/>
          <w:sz w:val="12"/>
        </w:rPr>
        <w:t xml:space="preserve"> </w:t>
      </w:r>
      <w:proofErr w:type="gramStart"/>
      <w:r>
        <w:rPr>
          <w:w w:val="95"/>
        </w:rPr>
        <w:t>impact</w:t>
      </w:r>
      <w:proofErr w:type="gramEnd"/>
      <w:r>
        <w:rPr>
          <w:spacing w:val="5"/>
          <w:w w:val="95"/>
        </w:rPr>
        <w:t xml:space="preserve"> </w:t>
      </w:r>
      <w:r>
        <w:rPr>
          <w:w w:val="95"/>
        </w:rPr>
        <w:t>of</w:t>
      </w:r>
      <w:r>
        <w:rPr>
          <w:spacing w:val="4"/>
          <w:w w:val="95"/>
        </w:rPr>
        <w:t xml:space="preserve"> </w:t>
      </w:r>
      <w:r>
        <w:rPr>
          <w:w w:val="95"/>
        </w:rPr>
        <w:t>sonar,</w:t>
      </w:r>
      <w:r>
        <w:rPr>
          <w:spacing w:val="4"/>
          <w:w w:val="95"/>
        </w:rPr>
        <w:t xml:space="preserve"> </w:t>
      </w:r>
      <w:r>
        <w:rPr>
          <w:w w:val="95"/>
        </w:rPr>
        <w:t>since</w:t>
      </w:r>
      <w:r>
        <w:rPr>
          <w:spacing w:val="5"/>
          <w:w w:val="95"/>
        </w:rPr>
        <w:t xml:space="preserve"> </w:t>
      </w:r>
      <w:r>
        <w:rPr>
          <w:w w:val="95"/>
        </w:rPr>
        <w:t>changes</w:t>
      </w:r>
      <w:r>
        <w:rPr>
          <w:spacing w:val="4"/>
          <w:w w:val="95"/>
        </w:rPr>
        <w:t xml:space="preserve"> </w:t>
      </w:r>
      <w:r>
        <w:rPr>
          <w:w w:val="95"/>
        </w:rPr>
        <w:t>in</w:t>
      </w:r>
      <w:r>
        <w:rPr>
          <w:spacing w:val="5"/>
          <w:w w:val="95"/>
        </w:rPr>
        <w:t xml:space="preserve"> </w:t>
      </w:r>
      <w:r>
        <w:rPr>
          <w:w w:val="95"/>
        </w:rPr>
        <w:t>distribution</w:t>
      </w:r>
      <w:r>
        <w:rPr>
          <w:spacing w:val="4"/>
          <w:w w:val="95"/>
        </w:rPr>
        <w:t xml:space="preserve"> </w:t>
      </w:r>
      <w:r>
        <w:rPr>
          <w:w w:val="95"/>
        </w:rPr>
        <w:t>due</w:t>
      </w:r>
      <w:r>
        <w:rPr>
          <w:spacing w:val="4"/>
          <w:w w:val="95"/>
        </w:rPr>
        <w:t xml:space="preserve"> </w:t>
      </w:r>
      <w:r>
        <w:rPr>
          <w:w w:val="95"/>
        </w:rPr>
        <w:t>to</w:t>
      </w:r>
      <w:r>
        <w:rPr>
          <w:spacing w:val="5"/>
          <w:w w:val="95"/>
        </w:rPr>
        <w:t xml:space="preserve"> </w:t>
      </w:r>
      <w:r>
        <w:rPr>
          <w:w w:val="95"/>
        </w:rPr>
        <w:t>MFAS</w:t>
      </w:r>
      <w:r>
        <w:rPr>
          <w:spacing w:val="4"/>
          <w:w w:val="95"/>
        </w:rPr>
        <w:t xml:space="preserve"> </w:t>
      </w:r>
      <w:r>
        <w:rPr>
          <w:w w:val="95"/>
        </w:rPr>
        <w:t>could</w:t>
      </w:r>
      <w:r>
        <w:rPr>
          <w:spacing w:val="4"/>
          <w:w w:val="95"/>
        </w:rPr>
        <w:t xml:space="preserve"> </w:t>
      </w:r>
      <w:r>
        <w:rPr>
          <w:w w:val="95"/>
        </w:rPr>
        <w:t>be</w:t>
      </w:r>
      <w:r>
        <w:rPr>
          <w:spacing w:val="5"/>
          <w:w w:val="95"/>
        </w:rPr>
        <w:t xml:space="preserve"> </w:t>
      </w:r>
      <w:r>
        <w:rPr>
          <w:w w:val="95"/>
        </w:rPr>
        <w:t>explained</w:t>
      </w:r>
      <w:r>
        <w:rPr>
          <w:spacing w:val="4"/>
          <w:w w:val="95"/>
        </w:rPr>
        <w:t xml:space="preserve"> </w:t>
      </w:r>
      <w:r>
        <w:rPr>
          <w:w w:val="95"/>
        </w:rPr>
        <w:t>as</w:t>
      </w:r>
      <w:r>
        <w:rPr>
          <w:spacing w:val="4"/>
          <w:w w:val="95"/>
        </w:rPr>
        <w:t xml:space="preserve"> </w:t>
      </w:r>
      <w:r>
        <w:rPr>
          <w:w w:val="95"/>
        </w:rPr>
        <w:t>variability</w:t>
      </w:r>
    </w:p>
    <w:p w14:paraId="7EB3212B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357    </w:t>
      </w:r>
      <w:r>
        <w:rPr>
          <w:rFonts w:ascii="Trebuchet MS"/>
          <w:spacing w:val="19"/>
          <w:sz w:val="12"/>
        </w:rPr>
        <w:t xml:space="preserve"> </w:t>
      </w:r>
      <w:r>
        <w:t>in</w:t>
      </w:r>
      <w:r>
        <w:rPr>
          <w:spacing w:val="11"/>
        </w:rPr>
        <w:t xml:space="preserve"> </w:t>
      </w:r>
      <w:r>
        <w:t>spatial</w:t>
      </w:r>
      <w:r>
        <w:rPr>
          <w:spacing w:val="10"/>
        </w:rPr>
        <w:t xml:space="preserve"> </w:t>
      </w:r>
      <w:r>
        <w:t>distribution</w:t>
      </w:r>
      <w:r>
        <w:rPr>
          <w:spacing w:val="11"/>
        </w:rPr>
        <w:t xml:space="preserve"> </w:t>
      </w:r>
      <w:r>
        <w:t>by</w:t>
      </w:r>
      <w:r>
        <w:rPr>
          <w:spacing w:val="11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MRF</w:t>
      </w:r>
      <w:r>
        <w:rPr>
          <w:spacing w:val="11"/>
        </w:rPr>
        <w:t xml:space="preserve"> </w:t>
      </w:r>
      <w:r>
        <w:t>(Appendix</w:t>
      </w:r>
      <w:r>
        <w:rPr>
          <w:spacing w:val="10"/>
        </w:rPr>
        <w:t xml:space="preserve"> </w:t>
      </w:r>
      <w:r>
        <w:t>S3).</w:t>
      </w:r>
      <w:r>
        <w:rPr>
          <w:spacing w:val="54"/>
        </w:rPr>
        <w:t xml:space="preserve"> </w:t>
      </w:r>
      <w:r>
        <w:t>Our</w:t>
      </w:r>
      <w:r>
        <w:rPr>
          <w:spacing w:val="10"/>
        </w:rPr>
        <w:t xml:space="preserve"> </w:t>
      </w:r>
      <w:r>
        <w:t>three-stage</w:t>
      </w:r>
      <w:r>
        <w:rPr>
          <w:spacing w:val="11"/>
        </w:rPr>
        <w:t xml:space="preserve"> </w:t>
      </w:r>
      <w:r>
        <w:t>modelling</w:t>
      </w:r>
      <w:r>
        <w:rPr>
          <w:spacing w:val="10"/>
        </w:rPr>
        <w:t xml:space="preserve"> </w:t>
      </w:r>
      <w:r>
        <w:t>approach</w:t>
      </w:r>
    </w:p>
    <w:p w14:paraId="390C78CA" w14:textId="77777777" w:rsidR="00C544BC" w:rsidRDefault="00BD4BDE">
      <w:pPr>
        <w:pStyle w:val="BodyText"/>
        <w:spacing w:before="155"/>
      </w:pPr>
      <w:r>
        <w:rPr>
          <w:rFonts w:ascii="Trebuchet MS"/>
          <w:sz w:val="12"/>
        </w:rPr>
        <w:t xml:space="preserve">358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addresses</w:t>
      </w:r>
      <w:r>
        <w:rPr>
          <w:spacing w:val="11"/>
          <w:w w:val="95"/>
        </w:rPr>
        <w:t xml:space="preserve"> </w:t>
      </w:r>
      <w:r>
        <w:rPr>
          <w:w w:val="95"/>
        </w:rPr>
        <w:t>this</w:t>
      </w:r>
      <w:r>
        <w:rPr>
          <w:spacing w:val="11"/>
          <w:w w:val="95"/>
        </w:rPr>
        <w:t xml:space="preserve"> </w:t>
      </w:r>
      <w:r>
        <w:rPr>
          <w:w w:val="95"/>
        </w:rPr>
        <w:t>issue</w:t>
      </w:r>
      <w:r>
        <w:rPr>
          <w:spacing w:val="11"/>
          <w:w w:val="95"/>
        </w:rPr>
        <w:t xml:space="preserve"> </w:t>
      </w:r>
      <w:r>
        <w:rPr>
          <w:w w:val="95"/>
        </w:rPr>
        <w:t>while</w:t>
      </w:r>
      <w:r>
        <w:rPr>
          <w:spacing w:val="11"/>
          <w:w w:val="95"/>
        </w:rPr>
        <w:t xml:space="preserve"> </w:t>
      </w:r>
      <w:r>
        <w:rPr>
          <w:w w:val="95"/>
        </w:rPr>
        <w:t>propagating</w:t>
      </w:r>
      <w:r>
        <w:rPr>
          <w:spacing w:val="11"/>
          <w:w w:val="95"/>
        </w:rPr>
        <w:t xml:space="preserve"> </w:t>
      </w:r>
      <w:r>
        <w:rPr>
          <w:w w:val="95"/>
        </w:rPr>
        <w:t>uncertainty</w:t>
      </w:r>
      <w:r>
        <w:rPr>
          <w:spacing w:val="11"/>
          <w:w w:val="95"/>
        </w:rPr>
        <w:t xml:space="preserve"> </w:t>
      </w:r>
      <w:r>
        <w:rPr>
          <w:w w:val="95"/>
        </w:rPr>
        <w:t>between</w:t>
      </w:r>
      <w:r>
        <w:rPr>
          <w:spacing w:val="11"/>
          <w:w w:val="95"/>
        </w:rPr>
        <w:t xml:space="preserve"> </w:t>
      </w:r>
      <w:r>
        <w:rPr>
          <w:w w:val="95"/>
        </w:rPr>
        <w:t>the</w:t>
      </w:r>
      <w:r>
        <w:rPr>
          <w:spacing w:val="11"/>
          <w:w w:val="95"/>
        </w:rPr>
        <w:t xml:space="preserve"> </w:t>
      </w:r>
      <w:r>
        <w:rPr>
          <w:w w:val="95"/>
        </w:rPr>
        <w:t>models.</w:t>
      </w:r>
      <w:r>
        <w:rPr>
          <w:spacing w:val="34"/>
          <w:w w:val="95"/>
        </w:rPr>
        <w:t xml:space="preserve"> </w:t>
      </w:r>
      <w:r>
        <w:rPr>
          <w:w w:val="95"/>
        </w:rPr>
        <w:t>To</w:t>
      </w:r>
      <w:r>
        <w:rPr>
          <w:spacing w:val="10"/>
          <w:w w:val="95"/>
        </w:rPr>
        <w:t xml:space="preserve"> </w:t>
      </w:r>
      <w:r>
        <w:rPr>
          <w:w w:val="95"/>
        </w:rPr>
        <w:t>our</w:t>
      </w:r>
      <w:r>
        <w:rPr>
          <w:spacing w:val="11"/>
          <w:w w:val="95"/>
        </w:rPr>
        <w:t xml:space="preserve"> </w:t>
      </w:r>
      <w:r>
        <w:rPr>
          <w:w w:val="95"/>
        </w:rPr>
        <w:t>knowledge,</w:t>
      </w:r>
    </w:p>
    <w:p w14:paraId="2E82B520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359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this</w:t>
      </w:r>
      <w:r>
        <w:rPr>
          <w:spacing w:val="13"/>
          <w:w w:val="95"/>
        </w:rPr>
        <w:t xml:space="preserve"> </w:t>
      </w:r>
      <w:r>
        <w:rPr>
          <w:w w:val="95"/>
        </w:rPr>
        <w:t>is</w:t>
      </w:r>
      <w:r>
        <w:rPr>
          <w:spacing w:val="14"/>
          <w:w w:val="95"/>
        </w:rPr>
        <w:t xml:space="preserve"> </w:t>
      </w:r>
      <w:r>
        <w:rPr>
          <w:w w:val="95"/>
        </w:rPr>
        <w:t>a</w:t>
      </w:r>
      <w:r>
        <w:rPr>
          <w:spacing w:val="13"/>
          <w:w w:val="95"/>
        </w:rPr>
        <w:t xml:space="preserve"> </w:t>
      </w:r>
      <w:r>
        <w:rPr>
          <w:w w:val="95"/>
        </w:rPr>
        <w:t>novel</w:t>
      </w:r>
      <w:r>
        <w:rPr>
          <w:spacing w:val="13"/>
          <w:w w:val="95"/>
        </w:rPr>
        <w:t xml:space="preserve"> </w:t>
      </w:r>
      <w:r>
        <w:rPr>
          <w:w w:val="95"/>
        </w:rPr>
        <w:t>application</w:t>
      </w:r>
      <w:r>
        <w:rPr>
          <w:spacing w:val="13"/>
          <w:w w:val="95"/>
        </w:rPr>
        <w:t xml:space="preserve"> </w:t>
      </w:r>
      <w:r>
        <w:rPr>
          <w:w w:val="95"/>
        </w:rPr>
        <w:t>of</w:t>
      </w:r>
      <w:r>
        <w:rPr>
          <w:spacing w:val="14"/>
          <w:w w:val="95"/>
        </w:rPr>
        <w:t xml:space="preserve"> </w:t>
      </w:r>
      <w:r>
        <w:rPr>
          <w:w w:val="95"/>
        </w:rPr>
        <w:t>GAMs.</w:t>
      </w:r>
    </w:p>
    <w:p w14:paraId="676B5AFF" w14:textId="77777777" w:rsidR="00C544BC" w:rsidRDefault="00BD4BDE">
      <w:pPr>
        <w:pStyle w:val="BodyText"/>
        <w:spacing w:before="299"/>
      </w:pPr>
      <w:r>
        <w:rPr>
          <w:rFonts w:ascii="Trebuchet MS"/>
          <w:sz w:val="12"/>
        </w:rPr>
        <w:t xml:space="preserve">360    </w:t>
      </w:r>
      <w:r>
        <w:rPr>
          <w:rFonts w:ascii="Trebuchet MS"/>
          <w:spacing w:val="11"/>
          <w:sz w:val="12"/>
        </w:rPr>
        <w:t xml:space="preserve"> </w:t>
      </w:r>
      <w:r>
        <w:rPr>
          <w:w w:val="95"/>
        </w:rPr>
        <w:t>The</w:t>
      </w:r>
      <w:r>
        <w:rPr>
          <w:spacing w:val="-7"/>
          <w:w w:val="95"/>
        </w:rPr>
        <w:t xml:space="preserve"> </w:t>
      </w:r>
      <w:r>
        <w:rPr>
          <w:w w:val="95"/>
        </w:rPr>
        <w:t>analytical</w:t>
      </w:r>
      <w:r>
        <w:rPr>
          <w:spacing w:val="-8"/>
          <w:w w:val="95"/>
        </w:rPr>
        <w:t xml:space="preserve"> </w:t>
      </w:r>
      <w:r>
        <w:rPr>
          <w:w w:val="95"/>
        </w:rPr>
        <w:t>approach</w:t>
      </w:r>
      <w:r>
        <w:rPr>
          <w:spacing w:val="-7"/>
          <w:w w:val="95"/>
        </w:rPr>
        <w:t xml:space="preserve"> </w:t>
      </w:r>
      <w:r>
        <w:rPr>
          <w:w w:val="95"/>
        </w:rPr>
        <w:t>outlined</w:t>
      </w:r>
      <w:r>
        <w:rPr>
          <w:spacing w:val="-8"/>
          <w:w w:val="95"/>
        </w:rPr>
        <w:t xml:space="preserve"> </w:t>
      </w:r>
      <w:r>
        <w:rPr>
          <w:w w:val="95"/>
        </w:rPr>
        <w:t>in</w:t>
      </w:r>
      <w:r>
        <w:rPr>
          <w:spacing w:val="-7"/>
          <w:w w:val="95"/>
        </w:rPr>
        <w:t xml:space="preserve"> </w:t>
      </w:r>
      <w:r>
        <w:rPr>
          <w:w w:val="95"/>
        </w:rPr>
        <w:t>this</w:t>
      </w:r>
      <w:r>
        <w:rPr>
          <w:spacing w:val="-8"/>
          <w:w w:val="95"/>
        </w:rPr>
        <w:t xml:space="preserve"> </w:t>
      </w:r>
      <w:r>
        <w:rPr>
          <w:w w:val="95"/>
        </w:rPr>
        <w:t>article</w:t>
      </w:r>
      <w:r>
        <w:rPr>
          <w:spacing w:val="-8"/>
          <w:w w:val="95"/>
        </w:rPr>
        <w:t xml:space="preserve"> </w:t>
      </w:r>
      <w:r>
        <w:rPr>
          <w:w w:val="95"/>
        </w:rPr>
        <w:t>could</w:t>
      </w:r>
      <w:r>
        <w:rPr>
          <w:spacing w:val="-7"/>
          <w:w w:val="95"/>
        </w:rPr>
        <w:t xml:space="preserve"> </w:t>
      </w:r>
      <w:r>
        <w:rPr>
          <w:w w:val="95"/>
        </w:rPr>
        <w:t>be</w:t>
      </w:r>
      <w:r>
        <w:rPr>
          <w:spacing w:val="-8"/>
          <w:w w:val="95"/>
        </w:rPr>
        <w:t xml:space="preserve"> </w:t>
      </w:r>
      <w:r>
        <w:rPr>
          <w:w w:val="95"/>
        </w:rPr>
        <w:t>applied</w:t>
      </w:r>
      <w:r>
        <w:rPr>
          <w:spacing w:val="-7"/>
          <w:w w:val="95"/>
        </w:rPr>
        <w:t xml:space="preserve"> </w:t>
      </w:r>
      <w:r>
        <w:rPr>
          <w:w w:val="95"/>
        </w:rPr>
        <w:t>to</w:t>
      </w:r>
      <w:r>
        <w:rPr>
          <w:spacing w:val="-8"/>
          <w:w w:val="95"/>
        </w:rPr>
        <w:t xml:space="preserve"> </w:t>
      </w:r>
      <w:r>
        <w:rPr>
          <w:w w:val="95"/>
        </w:rPr>
        <w:t>other</w:t>
      </w:r>
      <w:r>
        <w:rPr>
          <w:spacing w:val="-7"/>
          <w:w w:val="95"/>
        </w:rPr>
        <w:t xml:space="preserve"> </w:t>
      </w:r>
      <w:r>
        <w:rPr>
          <w:w w:val="95"/>
        </w:rPr>
        <w:t>species,</w:t>
      </w:r>
      <w:r>
        <w:rPr>
          <w:spacing w:val="-6"/>
          <w:w w:val="95"/>
        </w:rPr>
        <w:t xml:space="preserve"> </w:t>
      </w:r>
      <w:r>
        <w:rPr>
          <w:w w:val="95"/>
        </w:rPr>
        <w:t>regions,</w:t>
      </w:r>
      <w:r>
        <w:rPr>
          <w:spacing w:val="-7"/>
          <w:w w:val="95"/>
        </w:rPr>
        <w:t xml:space="preserve"> </w:t>
      </w:r>
      <w:r>
        <w:rPr>
          <w:w w:val="95"/>
        </w:rPr>
        <w:t>and</w:t>
      </w:r>
    </w:p>
    <w:p w14:paraId="1C8EE8B1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361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types</w:t>
      </w:r>
      <w:r>
        <w:rPr>
          <w:spacing w:val="9"/>
          <w:w w:val="95"/>
        </w:rPr>
        <w:t xml:space="preserve"> </w:t>
      </w:r>
      <w:r>
        <w:rPr>
          <w:w w:val="95"/>
        </w:rPr>
        <w:t>of</w:t>
      </w:r>
      <w:r>
        <w:rPr>
          <w:spacing w:val="9"/>
          <w:w w:val="95"/>
        </w:rPr>
        <w:t xml:space="preserve"> </w:t>
      </w:r>
      <w:r>
        <w:rPr>
          <w:w w:val="95"/>
        </w:rPr>
        <w:t>disturbance</w:t>
      </w:r>
      <w:r>
        <w:rPr>
          <w:spacing w:val="8"/>
          <w:w w:val="95"/>
        </w:rPr>
        <w:t xml:space="preserve"> </w:t>
      </w:r>
      <w:r>
        <w:rPr>
          <w:w w:val="95"/>
        </w:rPr>
        <w:t>where</w:t>
      </w:r>
      <w:r>
        <w:rPr>
          <w:spacing w:val="9"/>
          <w:w w:val="95"/>
        </w:rPr>
        <w:t xml:space="preserve"> </w:t>
      </w:r>
      <w:r>
        <w:rPr>
          <w:w w:val="95"/>
        </w:rPr>
        <w:t>experimental</w:t>
      </w:r>
      <w:r>
        <w:rPr>
          <w:spacing w:val="9"/>
          <w:w w:val="95"/>
        </w:rPr>
        <w:t xml:space="preserve"> </w:t>
      </w:r>
      <w:r>
        <w:rPr>
          <w:w w:val="95"/>
        </w:rPr>
        <w:t>design</w:t>
      </w:r>
      <w:r>
        <w:rPr>
          <w:spacing w:val="9"/>
          <w:w w:val="95"/>
        </w:rPr>
        <w:t xml:space="preserve"> </w:t>
      </w:r>
      <w:r>
        <w:rPr>
          <w:w w:val="95"/>
        </w:rPr>
        <w:t>is</w:t>
      </w:r>
      <w:r>
        <w:rPr>
          <w:spacing w:val="8"/>
          <w:w w:val="95"/>
        </w:rPr>
        <w:t xml:space="preserve"> </w:t>
      </w:r>
      <w:r>
        <w:rPr>
          <w:w w:val="95"/>
        </w:rPr>
        <w:t>not</w:t>
      </w:r>
      <w:r>
        <w:rPr>
          <w:spacing w:val="9"/>
          <w:w w:val="95"/>
        </w:rPr>
        <w:t xml:space="preserve"> </w:t>
      </w:r>
      <w:r>
        <w:rPr>
          <w:w w:val="95"/>
        </w:rPr>
        <w:t>possible.</w:t>
      </w:r>
      <w:r>
        <w:rPr>
          <w:spacing w:val="31"/>
          <w:w w:val="95"/>
        </w:rPr>
        <w:t xml:space="preserve"> </w:t>
      </w:r>
      <w:r>
        <w:rPr>
          <w:w w:val="95"/>
        </w:rPr>
        <w:t>The</w:t>
      </w:r>
      <w:r>
        <w:rPr>
          <w:spacing w:val="8"/>
          <w:w w:val="95"/>
        </w:rPr>
        <w:t xml:space="preserve"> </w:t>
      </w:r>
      <w:r>
        <w:rPr>
          <w:w w:val="95"/>
        </w:rPr>
        <w:t>use</w:t>
      </w:r>
      <w:r>
        <w:rPr>
          <w:spacing w:val="9"/>
          <w:w w:val="95"/>
        </w:rPr>
        <w:t xml:space="preserve"> </w:t>
      </w:r>
      <w:r>
        <w:rPr>
          <w:w w:val="95"/>
        </w:rPr>
        <w:t>of</w:t>
      </w:r>
      <w:r>
        <w:rPr>
          <w:spacing w:val="9"/>
          <w:w w:val="95"/>
        </w:rPr>
        <w:t xml:space="preserve"> </w:t>
      </w:r>
      <w:r>
        <w:rPr>
          <w:w w:val="95"/>
        </w:rPr>
        <w:t>Markov</w:t>
      </w:r>
      <w:r>
        <w:rPr>
          <w:spacing w:val="8"/>
          <w:w w:val="95"/>
        </w:rPr>
        <w:t xml:space="preserve"> </w:t>
      </w:r>
      <w:r>
        <w:rPr>
          <w:w w:val="95"/>
        </w:rPr>
        <w:t>random</w:t>
      </w:r>
    </w:p>
    <w:p w14:paraId="3181920A" w14:textId="77777777" w:rsidR="00C544BC" w:rsidRDefault="00BD4BDE">
      <w:pPr>
        <w:pStyle w:val="BodyText"/>
        <w:spacing w:before="155"/>
      </w:pPr>
      <w:r>
        <w:rPr>
          <w:rFonts w:ascii="Trebuchet MS"/>
          <w:sz w:val="12"/>
        </w:rPr>
        <w:t xml:space="preserve">362    </w:t>
      </w:r>
      <w:r>
        <w:rPr>
          <w:rFonts w:ascii="Trebuchet MS"/>
          <w:spacing w:val="19"/>
          <w:sz w:val="12"/>
        </w:rPr>
        <w:t xml:space="preserve"> </w:t>
      </w:r>
      <w:r>
        <w:t>fields</w:t>
      </w:r>
      <w:r>
        <w:rPr>
          <w:spacing w:val="11"/>
        </w:rPr>
        <w:t xml:space="preserve"> </w:t>
      </w:r>
      <w:r>
        <w:t>for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spatial</w:t>
      </w:r>
      <w:r>
        <w:rPr>
          <w:spacing w:val="10"/>
        </w:rPr>
        <w:t xml:space="preserve"> </w:t>
      </w:r>
      <w:r>
        <w:t>term</w:t>
      </w:r>
      <w:r>
        <w:rPr>
          <w:spacing w:val="10"/>
        </w:rPr>
        <w:t xml:space="preserve"> </w:t>
      </w:r>
      <w:proofErr w:type="gramStart"/>
      <w:r>
        <w:t>is</w:t>
      </w:r>
      <w:proofErr w:type="gramEnd"/>
      <w:r>
        <w:rPr>
          <w:spacing w:val="11"/>
        </w:rPr>
        <w:t xml:space="preserve"> </w:t>
      </w:r>
      <w:r>
        <w:t>useful</w:t>
      </w:r>
      <w:r>
        <w:rPr>
          <w:spacing w:val="10"/>
        </w:rPr>
        <w:t xml:space="preserve"> </w:t>
      </w:r>
      <w:r>
        <w:t>for</w:t>
      </w:r>
      <w:r>
        <w:rPr>
          <w:spacing w:val="10"/>
        </w:rPr>
        <w:t xml:space="preserve"> </w:t>
      </w:r>
      <w:r>
        <w:t>cases</w:t>
      </w:r>
      <w:r>
        <w:rPr>
          <w:spacing w:val="10"/>
        </w:rPr>
        <w:t xml:space="preserve"> </w:t>
      </w:r>
      <w:r>
        <w:t>where</w:t>
      </w:r>
      <w:r>
        <w:rPr>
          <w:spacing w:val="10"/>
        </w:rPr>
        <w:t xml:space="preserve"> </w:t>
      </w:r>
      <w:r>
        <w:t>exact</w:t>
      </w:r>
      <w:r>
        <w:rPr>
          <w:spacing w:val="11"/>
        </w:rPr>
        <w:t xml:space="preserve"> </w:t>
      </w:r>
      <w:r>
        <w:t>location</w:t>
      </w:r>
      <w:r>
        <w:rPr>
          <w:spacing w:val="10"/>
        </w:rPr>
        <w:t xml:space="preserve"> </w:t>
      </w:r>
      <w:r>
        <w:t>data</w:t>
      </w:r>
      <w:r>
        <w:rPr>
          <w:spacing w:val="10"/>
        </w:rPr>
        <w:t xml:space="preserve"> </w:t>
      </w:r>
      <w:r>
        <w:t>are</w:t>
      </w:r>
      <w:r>
        <w:rPr>
          <w:spacing w:val="10"/>
        </w:rPr>
        <w:t xml:space="preserve"> </w:t>
      </w:r>
      <w:r>
        <w:t>not</w:t>
      </w:r>
      <w:r>
        <w:rPr>
          <w:spacing w:val="11"/>
        </w:rPr>
        <w:t xml:space="preserve"> </w:t>
      </w:r>
      <w:r>
        <w:t>available,</w:t>
      </w:r>
    </w:p>
    <w:p w14:paraId="52CC44E6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363    </w:t>
      </w:r>
      <w:r>
        <w:rPr>
          <w:rFonts w:ascii="Trebuchet MS"/>
          <w:spacing w:val="19"/>
          <w:sz w:val="12"/>
        </w:rPr>
        <w:t xml:space="preserve"> </w:t>
      </w:r>
      <w:r>
        <w:rPr>
          <w:spacing w:val="-1"/>
          <w:w w:val="95"/>
        </w:rPr>
        <w:t>avoiding</w:t>
      </w:r>
      <w:r>
        <w:rPr>
          <w:spacing w:val="-5"/>
          <w:w w:val="95"/>
        </w:rPr>
        <w:t xml:space="preserve"> </w:t>
      </w:r>
      <w:r>
        <w:rPr>
          <w:spacing w:val="-1"/>
          <w:w w:val="95"/>
        </w:rPr>
        <w:t>the</w:t>
      </w:r>
      <w:r>
        <w:rPr>
          <w:spacing w:val="-5"/>
          <w:w w:val="95"/>
        </w:rPr>
        <w:t xml:space="preserve"> </w:t>
      </w:r>
      <w:r>
        <w:rPr>
          <w:spacing w:val="-1"/>
          <w:w w:val="95"/>
        </w:rPr>
        <w:t>inappropriate</w:t>
      </w:r>
      <w:r>
        <w:rPr>
          <w:spacing w:val="-4"/>
          <w:w w:val="95"/>
        </w:rPr>
        <w:t xml:space="preserve"> </w:t>
      </w:r>
      <w:r>
        <w:rPr>
          <w:spacing w:val="-1"/>
          <w:w w:val="95"/>
        </w:rPr>
        <w:t>use</w:t>
      </w:r>
      <w:r>
        <w:rPr>
          <w:spacing w:val="-5"/>
          <w:w w:val="95"/>
        </w:rPr>
        <w:t xml:space="preserve"> </w:t>
      </w:r>
      <w:r>
        <w:rPr>
          <w:spacing w:val="-1"/>
          <w:w w:val="95"/>
        </w:rPr>
        <w:t>of</w:t>
      </w:r>
      <w:r>
        <w:rPr>
          <w:spacing w:val="-5"/>
          <w:w w:val="95"/>
        </w:rPr>
        <w:t xml:space="preserve"> </w:t>
      </w:r>
      <w:r>
        <w:rPr>
          <w:spacing w:val="-1"/>
          <w:w w:val="95"/>
        </w:rPr>
        <w:t>continuous-space</w:t>
      </w:r>
      <w:r>
        <w:rPr>
          <w:spacing w:val="-5"/>
          <w:w w:val="95"/>
        </w:rPr>
        <w:t xml:space="preserve"> </w:t>
      </w:r>
      <w:r>
        <w:rPr>
          <w:spacing w:val="-1"/>
          <w:w w:val="95"/>
        </w:rPr>
        <w:t>smoothers.</w:t>
      </w:r>
      <w:r>
        <w:rPr>
          <w:spacing w:val="12"/>
          <w:w w:val="95"/>
        </w:rPr>
        <w:t xml:space="preserve"> </w:t>
      </w:r>
      <w:r>
        <w:rPr>
          <w:spacing w:val="-1"/>
          <w:w w:val="95"/>
        </w:rPr>
        <w:t>Shape-constrained</w:t>
      </w:r>
      <w:r>
        <w:rPr>
          <w:spacing w:val="-5"/>
          <w:w w:val="95"/>
        </w:rPr>
        <w:t xml:space="preserve"> </w:t>
      </w:r>
      <w:r>
        <w:rPr>
          <w:w w:val="95"/>
        </w:rPr>
        <w:t>smoothing</w:t>
      </w:r>
    </w:p>
    <w:p w14:paraId="017C1F66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364 </w:t>
      </w:r>
      <w:proofErr w:type="gramStart"/>
      <w:r>
        <w:rPr>
          <w:rFonts w:ascii="Trebuchet MS"/>
          <w:sz w:val="12"/>
        </w:rPr>
        <w:t xml:space="preserve">  </w:t>
      </w:r>
      <w:r>
        <w:rPr>
          <w:rFonts w:ascii="Trebuchet MS"/>
          <w:spacing w:val="28"/>
          <w:sz w:val="12"/>
        </w:rPr>
        <w:t xml:space="preserve"> </w:t>
      </w:r>
      <w:r>
        <w:t>(</w:t>
      </w:r>
      <w:proofErr w:type="gramEnd"/>
      <w:r>
        <w:t>in our case,</w:t>
      </w:r>
      <w:r>
        <w:rPr>
          <w:spacing w:val="2"/>
        </w:rPr>
        <w:t xml:space="preserve"> </w:t>
      </w:r>
      <w:r>
        <w:t>monotonically decreasing smooth) is</w:t>
      </w:r>
      <w:r>
        <w:rPr>
          <w:spacing w:val="-1"/>
        </w:rPr>
        <w:t xml:space="preserve"> </w:t>
      </w:r>
      <w:r>
        <w:t>also well-suited to the kind of data we</w:t>
      </w:r>
    </w:p>
    <w:p w14:paraId="11CD387E" w14:textId="77777777" w:rsidR="00C544BC" w:rsidRDefault="00BD4BDE">
      <w:pPr>
        <w:pStyle w:val="BodyText"/>
        <w:spacing w:before="155"/>
      </w:pPr>
      <w:r>
        <w:rPr>
          <w:rFonts w:ascii="Trebuchet MS"/>
          <w:sz w:val="12"/>
        </w:rPr>
        <w:t xml:space="preserve">365    </w:t>
      </w:r>
      <w:r>
        <w:rPr>
          <w:rFonts w:ascii="Trebuchet MS"/>
          <w:spacing w:val="19"/>
          <w:sz w:val="12"/>
        </w:rPr>
        <w:t xml:space="preserve"> </w:t>
      </w:r>
      <w:r>
        <w:t>modelled</w:t>
      </w:r>
      <w:r>
        <w:rPr>
          <w:spacing w:val="-2"/>
        </w:rPr>
        <w:t xml:space="preserve"> </w:t>
      </w:r>
      <w:r>
        <w:t>here, ensuring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values</w:t>
      </w:r>
      <w:r>
        <w:rPr>
          <w:spacing w:val="-3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only</w:t>
      </w:r>
      <w:r>
        <w:rPr>
          <w:spacing w:val="-3"/>
        </w:rPr>
        <w:t xml:space="preserve"> </w:t>
      </w:r>
      <w:r>
        <w:t>stay</w:t>
      </w:r>
      <w:r>
        <w:rPr>
          <w:spacing w:val="-2"/>
        </w:rPr>
        <w:t xml:space="preserve"> </w:t>
      </w:r>
      <w:r>
        <w:t>constant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decrease</w:t>
      </w:r>
      <w:r>
        <w:rPr>
          <w:spacing w:val="-2"/>
        </w:rPr>
        <w:t xml:space="preserve"> </w:t>
      </w:r>
      <w:r>
        <w:t>over</w:t>
      </w:r>
      <w:r>
        <w:rPr>
          <w:spacing w:val="-2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(or</w:t>
      </w:r>
      <w:r>
        <w:rPr>
          <w:spacing w:val="-2"/>
        </w:rPr>
        <w:t xml:space="preserve"> </w:t>
      </w:r>
      <w:r>
        <w:t>any</w:t>
      </w:r>
    </w:p>
    <w:p w14:paraId="08FCE23D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366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other</w:t>
      </w:r>
      <w:r>
        <w:rPr>
          <w:spacing w:val="6"/>
          <w:w w:val="95"/>
        </w:rPr>
        <w:t xml:space="preserve"> </w:t>
      </w:r>
      <w:r>
        <w:rPr>
          <w:w w:val="95"/>
        </w:rPr>
        <w:t>covariate).</w:t>
      </w:r>
      <w:r>
        <w:rPr>
          <w:spacing w:val="29"/>
          <w:w w:val="95"/>
        </w:rPr>
        <w:t xml:space="preserve"> </w:t>
      </w:r>
      <w:r>
        <w:rPr>
          <w:w w:val="95"/>
        </w:rPr>
        <w:t>Finally,</w:t>
      </w:r>
      <w:r>
        <w:rPr>
          <w:spacing w:val="7"/>
          <w:w w:val="95"/>
        </w:rPr>
        <w:t xml:space="preserve"> </w:t>
      </w:r>
      <w:r>
        <w:rPr>
          <w:w w:val="95"/>
        </w:rPr>
        <w:t>the</w:t>
      </w:r>
      <w:r>
        <w:rPr>
          <w:spacing w:val="6"/>
          <w:w w:val="95"/>
        </w:rPr>
        <w:t xml:space="preserve"> </w:t>
      </w:r>
      <w:r>
        <w:rPr>
          <w:w w:val="95"/>
        </w:rPr>
        <w:t>use</w:t>
      </w:r>
      <w:r>
        <w:rPr>
          <w:spacing w:val="7"/>
          <w:w w:val="95"/>
        </w:rPr>
        <w:t xml:space="preserve"> </w:t>
      </w:r>
      <w:r>
        <w:rPr>
          <w:w w:val="95"/>
        </w:rPr>
        <w:t>of</w:t>
      </w:r>
      <w:r>
        <w:rPr>
          <w:spacing w:val="6"/>
          <w:w w:val="95"/>
        </w:rPr>
        <w:t xml:space="preserve"> </w:t>
      </w:r>
      <w:r>
        <w:rPr>
          <w:w w:val="95"/>
        </w:rPr>
        <w:t>a</w:t>
      </w:r>
      <w:r>
        <w:rPr>
          <w:spacing w:val="7"/>
          <w:w w:val="95"/>
        </w:rPr>
        <w:t xml:space="preserve"> </w:t>
      </w:r>
      <w:r>
        <w:rPr>
          <w:w w:val="95"/>
        </w:rPr>
        <w:t>multi-stage</w:t>
      </w:r>
      <w:r>
        <w:rPr>
          <w:spacing w:val="7"/>
          <w:w w:val="95"/>
        </w:rPr>
        <w:t xml:space="preserve"> </w:t>
      </w:r>
      <w:r>
        <w:rPr>
          <w:w w:val="95"/>
        </w:rPr>
        <w:t>posterior</w:t>
      </w:r>
      <w:r>
        <w:rPr>
          <w:spacing w:val="7"/>
          <w:w w:val="95"/>
        </w:rPr>
        <w:t xml:space="preserve"> </w:t>
      </w:r>
      <w:r>
        <w:rPr>
          <w:w w:val="95"/>
        </w:rPr>
        <w:t>sampling</w:t>
      </w:r>
      <w:r>
        <w:rPr>
          <w:spacing w:val="7"/>
          <w:w w:val="95"/>
        </w:rPr>
        <w:t xml:space="preserve"> </w:t>
      </w:r>
      <w:r>
        <w:rPr>
          <w:w w:val="95"/>
        </w:rPr>
        <w:t>scheme</w:t>
      </w:r>
      <w:r>
        <w:rPr>
          <w:spacing w:val="7"/>
          <w:w w:val="95"/>
        </w:rPr>
        <w:t xml:space="preserve"> </w:t>
      </w:r>
      <w:r>
        <w:rPr>
          <w:w w:val="95"/>
        </w:rPr>
        <w:t>for</w:t>
      </w:r>
      <w:r>
        <w:rPr>
          <w:spacing w:val="7"/>
          <w:w w:val="95"/>
        </w:rPr>
        <w:t xml:space="preserve"> </w:t>
      </w:r>
      <w:r>
        <w:rPr>
          <w:w w:val="95"/>
        </w:rPr>
        <w:t>quantifying</w:t>
      </w:r>
    </w:p>
    <w:p w14:paraId="6880006F" w14:textId="77777777" w:rsidR="00C544BC" w:rsidRDefault="00BD4BDE">
      <w:pPr>
        <w:pStyle w:val="BodyText"/>
        <w:spacing w:before="155"/>
      </w:pPr>
      <w:r>
        <w:rPr>
          <w:rFonts w:ascii="Trebuchet MS"/>
          <w:sz w:val="12"/>
        </w:rPr>
        <w:t xml:space="preserve">367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uncertainty</w:t>
      </w:r>
      <w:r>
        <w:rPr>
          <w:spacing w:val="23"/>
          <w:w w:val="95"/>
        </w:rPr>
        <w:t xml:space="preserve"> </w:t>
      </w:r>
      <w:r>
        <w:rPr>
          <w:w w:val="95"/>
        </w:rPr>
        <w:t>extends</w:t>
      </w:r>
      <w:r>
        <w:rPr>
          <w:spacing w:val="22"/>
          <w:w w:val="95"/>
        </w:rPr>
        <w:t xml:space="preserve"> </w:t>
      </w:r>
      <w:r>
        <w:rPr>
          <w:w w:val="95"/>
        </w:rPr>
        <w:t>to</w:t>
      </w:r>
      <w:r>
        <w:rPr>
          <w:spacing w:val="22"/>
          <w:w w:val="95"/>
        </w:rPr>
        <w:t xml:space="preserve"> </w:t>
      </w:r>
      <w:r>
        <w:rPr>
          <w:w w:val="95"/>
        </w:rPr>
        <w:t>other</w:t>
      </w:r>
      <w:r>
        <w:rPr>
          <w:spacing w:val="23"/>
          <w:w w:val="95"/>
        </w:rPr>
        <w:t xml:space="preserve"> </w:t>
      </w:r>
      <w:r>
        <w:rPr>
          <w:w w:val="95"/>
        </w:rPr>
        <w:t>situations</w:t>
      </w:r>
      <w:r>
        <w:rPr>
          <w:spacing w:val="22"/>
          <w:w w:val="95"/>
        </w:rPr>
        <w:t xml:space="preserve"> </w:t>
      </w:r>
      <w:r>
        <w:rPr>
          <w:w w:val="95"/>
        </w:rPr>
        <w:t>where</w:t>
      </w:r>
      <w:r>
        <w:rPr>
          <w:spacing w:val="22"/>
          <w:w w:val="95"/>
        </w:rPr>
        <w:t xml:space="preserve"> </w:t>
      </w:r>
      <w:r>
        <w:rPr>
          <w:w w:val="95"/>
        </w:rPr>
        <w:t>multiple</w:t>
      </w:r>
      <w:r>
        <w:rPr>
          <w:spacing w:val="23"/>
          <w:w w:val="95"/>
        </w:rPr>
        <w:t xml:space="preserve"> </w:t>
      </w:r>
      <w:r>
        <w:rPr>
          <w:w w:val="95"/>
        </w:rPr>
        <w:t>models</w:t>
      </w:r>
      <w:r>
        <w:rPr>
          <w:spacing w:val="22"/>
          <w:w w:val="95"/>
        </w:rPr>
        <w:t xml:space="preserve"> </w:t>
      </w:r>
      <w:r>
        <w:rPr>
          <w:w w:val="95"/>
        </w:rPr>
        <w:t>are</w:t>
      </w:r>
      <w:r>
        <w:rPr>
          <w:spacing w:val="22"/>
          <w:w w:val="95"/>
        </w:rPr>
        <w:t xml:space="preserve"> </w:t>
      </w:r>
      <w:r>
        <w:rPr>
          <w:w w:val="95"/>
        </w:rPr>
        <w:t>fitted</w:t>
      </w:r>
      <w:r>
        <w:rPr>
          <w:spacing w:val="23"/>
          <w:w w:val="95"/>
        </w:rPr>
        <w:t xml:space="preserve"> </w:t>
      </w:r>
      <w:r>
        <w:rPr>
          <w:w w:val="95"/>
        </w:rPr>
        <w:t>and</w:t>
      </w:r>
      <w:r>
        <w:rPr>
          <w:spacing w:val="22"/>
          <w:w w:val="95"/>
        </w:rPr>
        <w:t xml:space="preserve"> </w:t>
      </w:r>
      <w:r>
        <w:rPr>
          <w:w w:val="95"/>
        </w:rPr>
        <w:t>the</w:t>
      </w:r>
      <w:r>
        <w:rPr>
          <w:spacing w:val="22"/>
          <w:w w:val="95"/>
        </w:rPr>
        <w:t xml:space="preserve"> </w:t>
      </w:r>
      <w:r>
        <w:rPr>
          <w:w w:val="95"/>
        </w:rPr>
        <w:t>results</w:t>
      </w:r>
      <w:r>
        <w:rPr>
          <w:spacing w:val="23"/>
          <w:w w:val="95"/>
        </w:rPr>
        <w:t xml:space="preserve"> </w:t>
      </w:r>
      <w:r>
        <w:rPr>
          <w:w w:val="95"/>
        </w:rPr>
        <w:t>of</w:t>
      </w:r>
    </w:p>
    <w:p w14:paraId="119D8259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368    </w:t>
      </w:r>
      <w:r>
        <w:rPr>
          <w:rFonts w:ascii="Trebuchet MS"/>
          <w:spacing w:val="19"/>
          <w:sz w:val="12"/>
        </w:rPr>
        <w:t xml:space="preserve"> </w:t>
      </w:r>
      <w:proofErr w:type="gramStart"/>
      <w:r>
        <w:rPr>
          <w:spacing w:val="-1"/>
        </w:rPr>
        <w:t>one</w:t>
      </w:r>
      <w:r>
        <w:rPr>
          <w:spacing w:val="-9"/>
        </w:rPr>
        <w:t xml:space="preserve"> </w:t>
      </w:r>
      <w:r>
        <w:rPr>
          <w:spacing w:val="-1"/>
        </w:rPr>
        <w:t>part</w:t>
      </w:r>
      <w:proofErr w:type="gramEnd"/>
      <w:r>
        <w:rPr>
          <w:spacing w:val="-9"/>
        </w:rPr>
        <w:t xml:space="preserve"> </w:t>
      </w:r>
      <w:r>
        <w:rPr>
          <w:spacing w:val="-1"/>
        </w:rPr>
        <w:t>feed</w:t>
      </w:r>
      <w:r>
        <w:rPr>
          <w:spacing w:val="-9"/>
        </w:rPr>
        <w:t xml:space="preserve"> </w:t>
      </w:r>
      <w:r>
        <w:rPr>
          <w:spacing w:val="-1"/>
        </w:rPr>
        <w:t>into</w:t>
      </w:r>
      <w:r>
        <w:rPr>
          <w:spacing w:val="-10"/>
        </w:rPr>
        <w:t xml:space="preserve"> </w:t>
      </w:r>
      <w:r>
        <w:rPr>
          <w:spacing w:val="-1"/>
        </w:rPr>
        <w:t>another.</w:t>
      </w:r>
      <w:r>
        <w:rPr>
          <w:spacing w:val="8"/>
        </w:rPr>
        <w:t xml:space="preserve"> </w:t>
      </w:r>
      <w:r>
        <w:rPr>
          <w:spacing w:val="-1"/>
        </w:rPr>
        <w:t>Simulation-based</w:t>
      </w:r>
      <w:r>
        <w:rPr>
          <w:spacing w:val="-9"/>
        </w:rPr>
        <w:t xml:space="preserve"> </w:t>
      </w:r>
      <w:r>
        <w:rPr>
          <w:spacing w:val="-1"/>
        </w:rPr>
        <w:t>approaches</w:t>
      </w:r>
      <w:r>
        <w:rPr>
          <w:spacing w:val="-9"/>
        </w:rPr>
        <w:t xml:space="preserve"> </w:t>
      </w:r>
      <w:r>
        <w:rPr>
          <w:spacing w:val="-1"/>
        </w:rPr>
        <w:t>such</w:t>
      </w:r>
      <w:r>
        <w:rPr>
          <w:spacing w:val="-9"/>
        </w:rPr>
        <w:t xml:space="preserve"> </w:t>
      </w:r>
      <w:r>
        <w:rPr>
          <w:spacing w:val="-1"/>
        </w:rPr>
        <w:t>as</w:t>
      </w:r>
      <w:r>
        <w:rPr>
          <w:spacing w:val="-9"/>
        </w:rPr>
        <w:t xml:space="preserve"> </w:t>
      </w:r>
      <w:r>
        <w:rPr>
          <w:spacing w:val="-1"/>
        </w:rPr>
        <w:t>these</w:t>
      </w:r>
      <w:r>
        <w:rPr>
          <w:spacing w:val="-10"/>
        </w:rPr>
        <w:t xml:space="preserve"> </w:t>
      </w:r>
      <w:r>
        <w:t>bypass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need</w:t>
      </w:r>
      <w:r>
        <w:rPr>
          <w:spacing w:val="-9"/>
        </w:rPr>
        <w:t xml:space="preserve"> </w:t>
      </w:r>
      <w:r>
        <w:t>to</w:t>
      </w:r>
    </w:p>
    <w:p w14:paraId="629E4E39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369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derive</w:t>
      </w:r>
      <w:r>
        <w:rPr>
          <w:spacing w:val="-1"/>
          <w:w w:val="95"/>
        </w:rPr>
        <w:t xml:space="preserve"> </w:t>
      </w:r>
      <w:r>
        <w:rPr>
          <w:w w:val="95"/>
        </w:rPr>
        <w:t>(often</w:t>
      </w:r>
      <w:r>
        <w:rPr>
          <w:spacing w:val="-2"/>
          <w:w w:val="95"/>
        </w:rPr>
        <w:t xml:space="preserve"> </w:t>
      </w:r>
      <w:r>
        <w:rPr>
          <w:w w:val="95"/>
        </w:rPr>
        <w:t>complex)</w:t>
      </w:r>
      <w:r>
        <w:rPr>
          <w:spacing w:val="-2"/>
          <w:w w:val="95"/>
        </w:rPr>
        <w:t xml:space="preserve"> </w:t>
      </w:r>
      <w:r>
        <w:rPr>
          <w:w w:val="95"/>
        </w:rPr>
        <w:t>mathematical</w:t>
      </w:r>
      <w:r>
        <w:rPr>
          <w:spacing w:val="-2"/>
          <w:w w:val="95"/>
        </w:rPr>
        <w:t xml:space="preserve"> </w:t>
      </w:r>
      <w:r>
        <w:rPr>
          <w:w w:val="95"/>
        </w:rPr>
        <w:t>expressions</w:t>
      </w:r>
      <w:r>
        <w:rPr>
          <w:spacing w:val="-2"/>
          <w:w w:val="95"/>
        </w:rPr>
        <w:t xml:space="preserve"> </w:t>
      </w:r>
      <w:r>
        <w:rPr>
          <w:w w:val="95"/>
        </w:rPr>
        <w:t>for</w:t>
      </w:r>
      <w:r>
        <w:rPr>
          <w:spacing w:val="-2"/>
          <w:w w:val="95"/>
        </w:rPr>
        <w:t xml:space="preserve"> </w:t>
      </w:r>
      <w:r>
        <w:rPr>
          <w:w w:val="95"/>
        </w:rPr>
        <w:t>variance</w:t>
      </w:r>
      <w:r>
        <w:rPr>
          <w:spacing w:val="-2"/>
          <w:w w:val="95"/>
        </w:rPr>
        <w:t xml:space="preserve"> </w:t>
      </w:r>
      <w:r>
        <w:rPr>
          <w:w w:val="95"/>
        </w:rPr>
        <w:t>(or</w:t>
      </w:r>
      <w:r>
        <w:rPr>
          <w:spacing w:val="-2"/>
          <w:w w:val="95"/>
        </w:rPr>
        <w:t xml:space="preserve"> </w:t>
      </w:r>
      <w:r>
        <w:rPr>
          <w:w w:val="95"/>
        </w:rPr>
        <w:t>shortcut</w:t>
      </w:r>
      <w:r>
        <w:rPr>
          <w:spacing w:val="-3"/>
          <w:w w:val="95"/>
        </w:rPr>
        <w:t xml:space="preserve"> </w:t>
      </w:r>
      <w:r>
        <w:rPr>
          <w:w w:val="95"/>
        </w:rPr>
        <w:t>them</w:t>
      </w:r>
      <w:r>
        <w:rPr>
          <w:spacing w:val="-2"/>
          <w:w w:val="95"/>
        </w:rPr>
        <w:t xml:space="preserve"> </w:t>
      </w:r>
      <w:r>
        <w:rPr>
          <w:w w:val="95"/>
        </w:rPr>
        <w:t>by</w:t>
      </w:r>
      <w:r>
        <w:rPr>
          <w:spacing w:val="-2"/>
          <w:w w:val="95"/>
        </w:rPr>
        <w:t xml:space="preserve"> </w:t>
      </w:r>
      <w:r>
        <w:rPr>
          <w:w w:val="95"/>
        </w:rPr>
        <w:t>assuming</w:t>
      </w:r>
    </w:p>
    <w:p w14:paraId="6E2BBBE4" w14:textId="77777777" w:rsidR="00C544BC" w:rsidRDefault="00BD4BDE">
      <w:pPr>
        <w:spacing w:before="155"/>
        <w:ind w:left="150"/>
        <w:rPr>
          <w:sz w:val="24"/>
        </w:rPr>
      </w:pPr>
      <w:r>
        <w:rPr>
          <w:rFonts w:ascii="Trebuchet MS"/>
          <w:sz w:val="12"/>
        </w:rPr>
        <w:t xml:space="preserve">370    </w:t>
      </w:r>
      <w:r>
        <w:rPr>
          <w:rFonts w:ascii="Trebuchet MS"/>
          <w:spacing w:val="19"/>
          <w:sz w:val="12"/>
        </w:rPr>
        <w:t xml:space="preserve"> </w:t>
      </w:r>
      <w:r>
        <w:rPr>
          <w:sz w:val="24"/>
        </w:rPr>
        <w:t>independence).</w:t>
      </w:r>
    </w:p>
    <w:p w14:paraId="1ED41C35" w14:textId="77777777" w:rsidR="00C544BC" w:rsidRDefault="00BD4BDE">
      <w:pPr>
        <w:pStyle w:val="BodyText"/>
        <w:spacing w:before="298"/>
      </w:pPr>
      <w:r>
        <w:rPr>
          <w:rFonts w:ascii="Trebuchet MS"/>
          <w:sz w:val="12"/>
        </w:rPr>
        <w:t xml:space="preserve">371    </w:t>
      </w:r>
      <w:r>
        <w:rPr>
          <w:rFonts w:ascii="Trebuchet MS"/>
          <w:spacing w:val="11"/>
          <w:sz w:val="12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expected</w:t>
      </w:r>
      <w:r>
        <w:rPr>
          <w:spacing w:val="6"/>
        </w:rPr>
        <w:t xml:space="preserve"> </w:t>
      </w:r>
      <w:r>
        <w:t>change</w:t>
      </w:r>
      <w:r>
        <w:rPr>
          <w:spacing w:val="6"/>
        </w:rPr>
        <w:t xml:space="preserve"> </w:t>
      </w:r>
      <w:r>
        <w:t>in</w:t>
      </w:r>
      <w:r>
        <w:rPr>
          <w:spacing w:val="7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probability</w:t>
      </w:r>
      <w:r>
        <w:rPr>
          <w:spacing w:val="6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GVP</w:t>
      </w:r>
      <w:r>
        <w:rPr>
          <w:spacing w:val="6"/>
        </w:rPr>
        <w:t xml:space="preserve"> </w:t>
      </w:r>
      <w:r>
        <w:t>when</w:t>
      </w:r>
      <w:r>
        <w:rPr>
          <w:spacing w:val="7"/>
        </w:rPr>
        <w:t xml:space="preserve"> </w:t>
      </w:r>
      <w:r>
        <w:t>MFAS</w:t>
      </w:r>
      <w:r>
        <w:rPr>
          <w:spacing w:val="6"/>
        </w:rPr>
        <w:t xml:space="preserve"> </w:t>
      </w:r>
      <w:r>
        <w:t>was</w:t>
      </w:r>
      <w:r>
        <w:rPr>
          <w:spacing w:val="6"/>
        </w:rPr>
        <w:t xml:space="preserve"> </w:t>
      </w:r>
      <w:r>
        <w:t>present</w:t>
      </w:r>
      <w:r>
        <w:rPr>
          <w:spacing w:val="7"/>
        </w:rPr>
        <w:t xml:space="preserve"> </w:t>
      </w:r>
      <w:r>
        <w:t>included</w:t>
      </w:r>
      <w:r>
        <w:rPr>
          <w:spacing w:val="6"/>
        </w:rPr>
        <w:t xml:space="preserve"> </w:t>
      </w:r>
      <w:r>
        <w:t>CIs</w:t>
      </w:r>
    </w:p>
    <w:p w14:paraId="4A4AD2D4" w14:textId="77777777" w:rsidR="00C544BC" w:rsidRDefault="00BD4BDE">
      <w:pPr>
        <w:pStyle w:val="BodyText"/>
        <w:spacing w:before="155"/>
      </w:pPr>
      <w:r>
        <w:rPr>
          <w:rFonts w:ascii="Trebuchet MS"/>
          <w:sz w:val="12"/>
        </w:rPr>
        <w:t xml:space="preserve">372    </w:t>
      </w:r>
      <w:r>
        <w:rPr>
          <w:rFonts w:ascii="Trebuchet MS"/>
          <w:spacing w:val="19"/>
          <w:sz w:val="12"/>
        </w:rPr>
        <w:t xml:space="preserve"> </w:t>
      </w:r>
      <w:r>
        <w:t>that</w:t>
      </w:r>
      <w:r>
        <w:rPr>
          <w:spacing w:val="31"/>
        </w:rPr>
        <w:t xml:space="preserve"> </w:t>
      </w:r>
      <w:r>
        <w:t>reflect</w:t>
      </w:r>
      <w:r>
        <w:rPr>
          <w:spacing w:val="30"/>
        </w:rPr>
        <w:t xml:space="preserve"> </w:t>
      </w:r>
      <w:r>
        <w:t>several</w:t>
      </w:r>
      <w:r>
        <w:rPr>
          <w:spacing w:val="30"/>
        </w:rPr>
        <w:t xml:space="preserve"> </w:t>
      </w:r>
      <w:r>
        <w:t>sources</w:t>
      </w:r>
      <w:r>
        <w:rPr>
          <w:spacing w:val="31"/>
        </w:rPr>
        <w:t xml:space="preserve"> </w:t>
      </w:r>
      <w:r>
        <w:t>of</w:t>
      </w:r>
      <w:r>
        <w:rPr>
          <w:spacing w:val="30"/>
        </w:rPr>
        <w:t xml:space="preserve"> </w:t>
      </w:r>
      <w:r>
        <w:t>uncertainty</w:t>
      </w:r>
      <w:r>
        <w:rPr>
          <w:spacing w:val="30"/>
        </w:rPr>
        <w:t xml:space="preserve"> </w:t>
      </w:r>
      <w:r>
        <w:t>(Fig.</w:t>
      </w:r>
      <w:r>
        <w:rPr>
          <w:spacing w:val="103"/>
        </w:rPr>
        <w:t xml:space="preserve"> </w:t>
      </w:r>
      <w:r>
        <w:t>4).</w:t>
      </w:r>
      <w:r>
        <w:rPr>
          <w:spacing w:val="102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t>small</w:t>
      </w:r>
      <w:r>
        <w:rPr>
          <w:spacing w:val="31"/>
        </w:rPr>
        <w:t xml:space="preserve"> </w:t>
      </w:r>
      <w:r>
        <w:t>number</w:t>
      </w:r>
      <w:r>
        <w:rPr>
          <w:spacing w:val="30"/>
        </w:rPr>
        <w:t xml:space="preserve"> </w:t>
      </w:r>
      <w:r>
        <w:t>of</w:t>
      </w:r>
      <w:r>
        <w:rPr>
          <w:spacing w:val="30"/>
        </w:rPr>
        <w:t xml:space="preserve"> </w:t>
      </w:r>
      <w:r>
        <w:t>GVPs</w:t>
      </w:r>
      <w:r>
        <w:rPr>
          <w:spacing w:val="30"/>
        </w:rPr>
        <w:t xml:space="preserve"> </w:t>
      </w:r>
      <w:r>
        <w:t>when</w:t>
      </w:r>
    </w:p>
    <w:p w14:paraId="3386E3FC" w14:textId="77777777" w:rsidR="00C544BC" w:rsidRDefault="00BD4BDE">
      <w:pPr>
        <w:pStyle w:val="BodyText"/>
      </w:pPr>
      <w:r>
        <w:rPr>
          <w:rFonts w:ascii="Trebuchet MS" w:hAnsi="Trebuchet MS"/>
          <w:sz w:val="12"/>
        </w:rPr>
        <w:t xml:space="preserve">373    </w:t>
      </w:r>
      <w:r>
        <w:rPr>
          <w:rFonts w:ascii="Trebuchet MS" w:hAnsi="Trebuchet MS"/>
          <w:spacing w:val="19"/>
          <w:sz w:val="12"/>
        </w:rPr>
        <w:t xml:space="preserve"> </w:t>
      </w:r>
      <w:r>
        <w:rPr>
          <w:spacing w:val="-1"/>
          <w:w w:val="95"/>
        </w:rPr>
        <w:t>MFAS</w:t>
      </w:r>
      <w:r>
        <w:rPr>
          <w:spacing w:val="-7"/>
          <w:w w:val="95"/>
        </w:rPr>
        <w:t xml:space="preserve"> </w:t>
      </w:r>
      <w:r>
        <w:rPr>
          <w:spacing w:val="-1"/>
          <w:w w:val="95"/>
        </w:rPr>
        <w:t>was</w:t>
      </w:r>
      <w:r>
        <w:rPr>
          <w:spacing w:val="-7"/>
          <w:w w:val="95"/>
        </w:rPr>
        <w:t xml:space="preserve"> </w:t>
      </w:r>
      <w:r>
        <w:rPr>
          <w:spacing w:val="-1"/>
          <w:w w:val="95"/>
        </w:rPr>
        <w:t>present—and</w:t>
      </w:r>
      <w:r>
        <w:rPr>
          <w:spacing w:val="-7"/>
          <w:w w:val="95"/>
        </w:rPr>
        <w:t xml:space="preserve"> </w:t>
      </w:r>
      <w:r>
        <w:rPr>
          <w:spacing w:val="-1"/>
          <w:w w:val="95"/>
        </w:rPr>
        <w:t>therefore</w:t>
      </w:r>
      <w:r>
        <w:rPr>
          <w:spacing w:val="-7"/>
          <w:w w:val="95"/>
        </w:rPr>
        <w:t xml:space="preserve"> </w:t>
      </w:r>
      <w:r>
        <w:rPr>
          <w:spacing w:val="-1"/>
          <w:w w:val="95"/>
        </w:rPr>
        <w:t>sparse</w:t>
      </w:r>
      <w:r>
        <w:rPr>
          <w:spacing w:val="-8"/>
          <w:w w:val="95"/>
        </w:rPr>
        <w:t xml:space="preserve"> </w:t>
      </w:r>
      <w:r>
        <w:rPr>
          <w:w w:val="95"/>
        </w:rPr>
        <w:t>coverage</w:t>
      </w:r>
      <w:r>
        <w:rPr>
          <w:spacing w:val="-7"/>
          <w:w w:val="95"/>
        </w:rPr>
        <w:t xml:space="preserve"> </w:t>
      </w:r>
      <w:r>
        <w:rPr>
          <w:w w:val="95"/>
        </w:rPr>
        <w:t>of</w:t>
      </w:r>
      <w:r>
        <w:rPr>
          <w:spacing w:val="-7"/>
          <w:w w:val="95"/>
        </w:rPr>
        <w:t xml:space="preserve"> </w:t>
      </w:r>
      <w:r>
        <w:rPr>
          <w:w w:val="95"/>
        </w:rPr>
        <w:t>data</w:t>
      </w:r>
      <w:r>
        <w:rPr>
          <w:spacing w:val="-7"/>
          <w:w w:val="95"/>
        </w:rPr>
        <w:t xml:space="preserve"> </w:t>
      </w:r>
      <w:r>
        <w:rPr>
          <w:w w:val="95"/>
        </w:rPr>
        <w:t>points</w:t>
      </w:r>
      <w:r>
        <w:rPr>
          <w:spacing w:val="-7"/>
          <w:w w:val="95"/>
        </w:rPr>
        <w:t xml:space="preserve"> </w:t>
      </w:r>
      <w:r>
        <w:rPr>
          <w:w w:val="95"/>
        </w:rPr>
        <w:t>across</w:t>
      </w:r>
      <w:r>
        <w:rPr>
          <w:spacing w:val="-8"/>
          <w:w w:val="95"/>
        </w:rPr>
        <w:t xml:space="preserve"> </w:t>
      </w:r>
      <w:r>
        <w:rPr>
          <w:w w:val="95"/>
        </w:rPr>
        <w:t>the</w:t>
      </w:r>
      <w:r>
        <w:rPr>
          <w:spacing w:val="-7"/>
          <w:w w:val="95"/>
        </w:rPr>
        <w:t xml:space="preserve"> </w:t>
      </w:r>
      <w:r>
        <w:rPr>
          <w:w w:val="95"/>
        </w:rPr>
        <w:t>range</w:t>
      </w:r>
      <w:r>
        <w:rPr>
          <w:spacing w:val="-7"/>
          <w:w w:val="95"/>
        </w:rPr>
        <w:t xml:space="preserve"> </w:t>
      </w:r>
      <w:r>
        <w:rPr>
          <w:w w:val="95"/>
        </w:rPr>
        <w:t>of</w:t>
      </w:r>
      <w:r>
        <w:rPr>
          <w:spacing w:val="-7"/>
          <w:w w:val="95"/>
        </w:rPr>
        <w:t xml:space="preserve"> </w:t>
      </w:r>
      <w:r>
        <w:rPr>
          <w:w w:val="95"/>
        </w:rPr>
        <w:t>received</w:t>
      </w:r>
    </w:p>
    <w:p w14:paraId="58E513A3" w14:textId="77777777" w:rsidR="00C544BC" w:rsidRDefault="00BD4BDE">
      <w:pPr>
        <w:pStyle w:val="BodyText"/>
        <w:spacing w:before="155"/>
      </w:pPr>
      <w:r>
        <w:rPr>
          <w:rFonts w:ascii="Trebuchet MS" w:hAnsi="Trebuchet MS"/>
          <w:sz w:val="12"/>
        </w:rPr>
        <w:t xml:space="preserve">374    </w:t>
      </w:r>
      <w:r>
        <w:rPr>
          <w:rFonts w:ascii="Trebuchet MS" w:hAnsi="Trebuchet MS"/>
          <w:spacing w:val="19"/>
          <w:sz w:val="12"/>
        </w:rPr>
        <w:t xml:space="preserve"> </w:t>
      </w:r>
      <w:r>
        <w:rPr>
          <w:w w:val="95"/>
        </w:rPr>
        <w:t>levels—makes</w:t>
      </w:r>
      <w:r>
        <w:rPr>
          <w:spacing w:val="6"/>
          <w:w w:val="95"/>
        </w:rPr>
        <w:t xml:space="preserve"> </w:t>
      </w:r>
      <w:r>
        <w:rPr>
          <w:w w:val="95"/>
        </w:rPr>
        <w:t>it</w:t>
      </w:r>
      <w:r>
        <w:rPr>
          <w:spacing w:val="5"/>
          <w:w w:val="95"/>
        </w:rPr>
        <w:t xml:space="preserve"> </w:t>
      </w:r>
      <w:r>
        <w:rPr>
          <w:w w:val="95"/>
        </w:rPr>
        <w:t>difficult</w:t>
      </w:r>
      <w:r>
        <w:rPr>
          <w:spacing w:val="6"/>
          <w:w w:val="95"/>
        </w:rPr>
        <w:t xml:space="preserve"> </w:t>
      </w:r>
      <w:r>
        <w:rPr>
          <w:w w:val="95"/>
        </w:rPr>
        <w:t>to</w:t>
      </w:r>
      <w:r>
        <w:rPr>
          <w:spacing w:val="4"/>
          <w:w w:val="95"/>
        </w:rPr>
        <w:t xml:space="preserve"> </w:t>
      </w:r>
      <w:r>
        <w:rPr>
          <w:w w:val="95"/>
        </w:rPr>
        <w:t>estimate</w:t>
      </w:r>
      <w:r>
        <w:rPr>
          <w:spacing w:val="6"/>
          <w:w w:val="95"/>
        </w:rPr>
        <w:t xml:space="preserve"> </w:t>
      </w:r>
      <w:r>
        <w:rPr>
          <w:w w:val="95"/>
        </w:rPr>
        <w:t>the</w:t>
      </w:r>
      <w:r>
        <w:rPr>
          <w:spacing w:val="5"/>
          <w:w w:val="95"/>
        </w:rPr>
        <w:t xml:space="preserve"> </w:t>
      </w:r>
      <w:r>
        <w:rPr>
          <w:w w:val="95"/>
        </w:rPr>
        <w:t>effect</w:t>
      </w:r>
      <w:r>
        <w:rPr>
          <w:spacing w:val="6"/>
          <w:w w:val="95"/>
        </w:rPr>
        <w:t xml:space="preserve"> </w:t>
      </w:r>
      <w:r>
        <w:rPr>
          <w:w w:val="95"/>
        </w:rPr>
        <w:t>of</w:t>
      </w:r>
      <w:r>
        <w:rPr>
          <w:spacing w:val="5"/>
          <w:w w:val="95"/>
        </w:rPr>
        <w:t xml:space="preserve"> </w:t>
      </w:r>
      <w:r>
        <w:rPr>
          <w:w w:val="95"/>
        </w:rPr>
        <w:t>MFAS</w:t>
      </w:r>
      <w:r>
        <w:rPr>
          <w:spacing w:val="5"/>
          <w:w w:val="95"/>
        </w:rPr>
        <w:t xml:space="preserve"> </w:t>
      </w:r>
      <w:r>
        <w:rPr>
          <w:w w:val="95"/>
        </w:rPr>
        <w:t>received</w:t>
      </w:r>
      <w:r>
        <w:rPr>
          <w:spacing w:val="6"/>
          <w:w w:val="95"/>
        </w:rPr>
        <w:t xml:space="preserve"> </w:t>
      </w:r>
      <w:r>
        <w:rPr>
          <w:w w:val="95"/>
        </w:rPr>
        <w:t>level</w:t>
      </w:r>
      <w:r>
        <w:rPr>
          <w:spacing w:val="5"/>
          <w:w w:val="95"/>
        </w:rPr>
        <w:t xml:space="preserve"> </w:t>
      </w:r>
      <w:r>
        <w:rPr>
          <w:w w:val="95"/>
        </w:rPr>
        <w:t>precisely.</w:t>
      </w:r>
      <w:r>
        <w:rPr>
          <w:spacing w:val="27"/>
          <w:w w:val="95"/>
        </w:rPr>
        <w:t xml:space="preserve"> </w:t>
      </w:r>
      <w:r>
        <w:rPr>
          <w:w w:val="95"/>
        </w:rPr>
        <w:t>GVPs</w:t>
      </w:r>
      <w:r>
        <w:rPr>
          <w:spacing w:val="5"/>
          <w:w w:val="95"/>
        </w:rPr>
        <w:t xml:space="preserve"> </w:t>
      </w:r>
      <w:r>
        <w:rPr>
          <w:w w:val="95"/>
        </w:rPr>
        <w:t>were</w:t>
      </w:r>
    </w:p>
    <w:p w14:paraId="672F2CEE" w14:textId="5ACBFCFD" w:rsidR="00C544BC" w:rsidRDefault="00BD4BDE">
      <w:pPr>
        <w:pStyle w:val="BodyText"/>
      </w:pPr>
      <w:r>
        <w:rPr>
          <w:rFonts w:ascii="Trebuchet MS"/>
          <w:sz w:val="12"/>
        </w:rPr>
        <w:t xml:space="preserve">375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detected</w:t>
      </w:r>
      <w:r>
        <w:rPr>
          <w:spacing w:val="10"/>
          <w:w w:val="95"/>
        </w:rPr>
        <w:t xml:space="preserve"> </w:t>
      </w:r>
      <w:r>
        <w:rPr>
          <w:w w:val="95"/>
        </w:rPr>
        <w:t>in</w:t>
      </w:r>
      <w:r>
        <w:rPr>
          <w:spacing w:val="10"/>
          <w:w w:val="95"/>
        </w:rPr>
        <w:t xml:space="preserve"> </w:t>
      </w:r>
      <w:r>
        <w:rPr>
          <w:w w:val="95"/>
        </w:rPr>
        <w:t>only</w:t>
      </w:r>
      <w:r>
        <w:rPr>
          <w:spacing w:val="10"/>
          <w:w w:val="95"/>
        </w:rPr>
        <w:t xml:space="preserve"> </w:t>
      </w:r>
      <w:r>
        <w:rPr>
          <w:w w:val="95"/>
        </w:rPr>
        <w:t>1.7%</w:t>
      </w:r>
      <w:r>
        <w:rPr>
          <w:spacing w:val="11"/>
          <w:w w:val="95"/>
        </w:rPr>
        <w:t xml:space="preserve"> </w:t>
      </w:r>
      <w:r>
        <w:rPr>
          <w:w w:val="95"/>
        </w:rPr>
        <w:t>of</w:t>
      </w:r>
      <w:r>
        <w:rPr>
          <w:spacing w:val="10"/>
          <w:w w:val="95"/>
        </w:rPr>
        <w:t xml:space="preserve"> </w:t>
      </w:r>
      <w:r>
        <w:rPr>
          <w:w w:val="95"/>
        </w:rPr>
        <w:t>half-hour</w:t>
      </w:r>
      <w:r>
        <w:rPr>
          <w:spacing w:val="10"/>
          <w:w w:val="95"/>
        </w:rPr>
        <w:t xml:space="preserve"> </w:t>
      </w:r>
      <w:r>
        <w:rPr>
          <w:w w:val="95"/>
        </w:rPr>
        <w:t>periods</w:t>
      </w:r>
      <w:r>
        <w:rPr>
          <w:spacing w:val="10"/>
          <w:w w:val="95"/>
        </w:rPr>
        <w:t xml:space="preserve"> </w:t>
      </w:r>
      <w:r>
        <w:rPr>
          <w:w w:val="95"/>
        </w:rPr>
        <w:t>in</w:t>
      </w:r>
      <w:r>
        <w:rPr>
          <w:spacing w:val="10"/>
          <w:w w:val="95"/>
        </w:rPr>
        <w:t xml:space="preserve"> </w:t>
      </w:r>
      <w:r>
        <w:rPr>
          <w:w w:val="95"/>
        </w:rPr>
        <w:t>the</w:t>
      </w:r>
      <w:r>
        <w:rPr>
          <w:spacing w:val="10"/>
          <w:w w:val="95"/>
        </w:rPr>
        <w:t xml:space="preserve"> </w:t>
      </w:r>
      <w:r>
        <w:rPr>
          <w:w w:val="95"/>
        </w:rPr>
        <w:t>baseline</w:t>
      </w:r>
      <w:r>
        <w:rPr>
          <w:spacing w:val="10"/>
          <w:w w:val="95"/>
        </w:rPr>
        <w:t xml:space="preserve"> </w:t>
      </w:r>
      <w:del w:id="31" w:author="Daryl Boness" w:date="2022-04-15T13:17:00Z">
        <w:r w:rsidDel="00662943">
          <w:rPr>
            <w:w w:val="95"/>
          </w:rPr>
          <w:delText>dataset</w:delText>
        </w:r>
      </w:del>
      <w:ins w:id="32" w:author="Daryl Boness" w:date="2022-04-15T13:17:00Z">
        <w:r w:rsidR="00662943">
          <w:rPr>
            <w:w w:val="95"/>
          </w:rPr>
          <w:t>data set</w:t>
        </w:r>
      </w:ins>
      <w:r>
        <w:rPr>
          <w:w w:val="95"/>
        </w:rPr>
        <w:t>,</w:t>
      </w:r>
      <w:r>
        <w:rPr>
          <w:spacing w:val="11"/>
          <w:w w:val="95"/>
        </w:rPr>
        <w:t xml:space="preserve"> </w:t>
      </w:r>
      <w:r>
        <w:rPr>
          <w:w w:val="95"/>
        </w:rPr>
        <w:t>in</w:t>
      </w:r>
      <w:r>
        <w:rPr>
          <w:spacing w:val="10"/>
          <w:w w:val="95"/>
        </w:rPr>
        <w:t xml:space="preserve"> </w:t>
      </w:r>
      <w:r>
        <w:rPr>
          <w:w w:val="95"/>
        </w:rPr>
        <w:t>1%</w:t>
      </w:r>
      <w:r>
        <w:rPr>
          <w:spacing w:val="10"/>
          <w:w w:val="95"/>
        </w:rPr>
        <w:t xml:space="preserve"> </w:t>
      </w:r>
      <w:r>
        <w:rPr>
          <w:w w:val="95"/>
        </w:rPr>
        <w:t>of</w:t>
      </w:r>
      <w:r>
        <w:rPr>
          <w:spacing w:val="10"/>
          <w:w w:val="95"/>
        </w:rPr>
        <w:t xml:space="preserve"> </w:t>
      </w:r>
      <w:r>
        <w:rPr>
          <w:w w:val="95"/>
        </w:rPr>
        <w:t>periods</w:t>
      </w:r>
      <w:r>
        <w:rPr>
          <w:spacing w:val="10"/>
          <w:w w:val="95"/>
        </w:rPr>
        <w:t xml:space="preserve"> </w:t>
      </w:r>
      <w:r>
        <w:rPr>
          <w:w w:val="95"/>
        </w:rPr>
        <w:t>(n</w:t>
      </w:r>
      <w:r>
        <w:rPr>
          <w:spacing w:val="10"/>
          <w:w w:val="95"/>
        </w:rPr>
        <w:t xml:space="preserve"> </w:t>
      </w:r>
      <w:r>
        <w:rPr>
          <w:w w:val="95"/>
        </w:rPr>
        <w:t>=</w:t>
      </w:r>
      <w:r>
        <w:rPr>
          <w:spacing w:val="10"/>
          <w:w w:val="95"/>
        </w:rPr>
        <w:t xml:space="preserve"> </w:t>
      </w:r>
      <w:r>
        <w:rPr>
          <w:w w:val="95"/>
        </w:rPr>
        <w:t>448)</w:t>
      </w:r>
    </w:p>
    <w:p w14:paraId="17DB82B3" w14:textId="77777777" w:rsidR="00C544BC" w:rsidRDefault="00C544BC">
      <w:pPr>
        <w:sectPr w:rsidR="00C544BC">
          <w:pgSz w:w="12240" w:h="15840"/>
          <w:pgMar w:top="1320" w:right="1280" w:bottom="1100" w:left="900" w:header="0" w:footer="832" w:gutter="0"/>
          <w:cols w:space="720"/>
        </w:sectPr>
      </w:pPr>
    </w:p>
    <w:p w14:paraId="5B31D781" w14:textId="77777777" w:rsidR="00C544BC" w:rsidRDefault="00BD4BDE">
      <w:pPr>
        <w:pStyle w:val="BodyText"/>
        <w:spacing w:before="107"/>
      </w:pPr>
      <w:r>
        <w:rPr>
          <w:rFonts w:ascii="Trebuchet MS"/>
          <w:sz w:val="12"/>
        </w:rPr>
        <w:lastRenderedPageBreak/>
        <w:t xml:space="preserve">376    </w:t>
      </w:r>
      <w:r>
        <w:rPr>
          <w:rFonts w:ascii="Trebuchet MS"/>
          <w:spacing w:val="11"/>
          <w:sz w:val="12"/>
        </w:rPr>
        <w:t xml:space="preserve"> </w:t>
      </w:r>
      <w:r>
        <w:rPr>
          <w:spacing w:val="-1"/>
        </w:rPr>
        <w:t>when</w:t>
      </w:r>
      <w:r>
        <w:rPr>
          <w:spacing w:val="-4"/>
        </w:rPr>
        <w:t xml:space="preserve"> </w:t>
      </w:r>
      <w:r>
        <w:rPr>
          <w:spacing w:val="-1"/>
        </w:rPr>
        <w:t>naval</w:t>
      </w:r>
      <w:r>
        <w:rPr>
          <w:spacing w:val="-3"/>
        </w:rPr>
        <w:t xml:space="preserve"> </w:t>
      </w:r>
      <w:r>
        <w:t>activity</w:t>
      </w:r>
      <w:r>
        <w:rPr>
          <w:spacing w:val="-4"/>
        </w:rPr>
        <w:t xml:space="preserve"> </w:t>
      </w:r>
      <w:r>
        <w:t>was</w:t>
      </w:r>
      <w:r>
        <w:rPr>
          <w:spacing w:val="-4"/>
        </w:rPr>
        <w:t xml:space="preserve"> </w:t>
      </w:r>
      <w:r>
        <w:t>present,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0.2%</w:t>
      </w:r>
      <w:r>
        <w:rPr>
          <w:spacing w:val="-4"/>
        </w:rPr>
        <w:t xml:space="preserve"> </w:t>
      </w:r>
      <w:r>
        <w:t>(n</w:t>
      </w:r>
      <w:r>
        <w:rPr>
          <w:spacing w:val="-4"/>
        </w:rPr>
        <w:t xml:space="preserve"> </w:t>
      </w:r>
      <w:r>
        <w:rPr>
          <w:w w:val="125"/>
        </w:rPr>
        <w:t>=</w:t>
      </w:r>
      <w:r>
        <w:rPr>
          <w:spacing w:val="-18"/>
          <w:w w:val="125"/>
        </w:rPr>
        <w:t xml:space="preserve"> </w:t>
      </w:r>
      <w:r>
        <w:t>50)</w:t>
      </w:r>
      <w:r>
        <w:rPr>
          <w:spacing w:val="-4"/>
        </w:rPr>
        <w:t xml:space="preserve"> </w:t>
      </w:r>
      <w:r>
        <w:t>when</w:t>
      </w:r>
      <w:r>
        <w:rPr>
          <w:spacing w:val="-4"/>
        </w:rPr>
        <w:t xml:space="preserve"> </w:t>
      </w:r>
      <w:r>
        <w:t>MFAS</w:t>
      </w:r>
      <w:r>
        <w:rPr>
          <w:spacing w:val="-3"/>
        </w:rPr>
        <w:t xml:space="preserve"> </w:t>
      </w:r>
      <w:r>
        <w:t>was</w:t>
      </w:r>
      <w:r>
        <w:rPr>
          <w:spacing w:val="-4"/>
        </w:rPr>
        <w:t xml:space="preserve"> </w:t>
      </w:r>
      <w:r>
        <w:t>present.</w:t>
      </w:r>
      <w:r>
        <w:rPr>
          <w:spacing w:val="18"/>
        </w:rPr>
        <w:t xml:space="preserve"> </w:t>
      </w:r>
      <w:r>
        <w:t>Additional</w:t>
      </w:r>
    </w:p>
    <w:p w14:paraId="22255ED6" w14:textId="77777777" w:rsidR="00C544BC" w:rsidRDefault="00BD4BDE">
      <w:pPr>
        <w:pStyle w:val="BodyText"/>
      </w:pPr>
      <w:r>
        <w:rPr>
          <w:rFonts w:ascii="Trebuchet MS" w:hAnsi="Trebuchet MS"/>
          <w:sz w:val="12"/>
        </w:rPr>
        <w:t xml:space="preserve">377    </w:t>
      </w:r>
      <w:r>
        <w:rPr>
          <w:rFonts w:ascii="Trebuchet MS" w:hAnsi="Trebuchet MS"/>
          <w:spacing w:val="19"/>
          <w:sz w:val="12"/>
        </w:rPr>
        <w:t xml:space="preserve"> </w:t>
      </w:r>
      <w:r>
        <w:rPr>
          <w:w w:val="95"/>
        </w:rPr>
        <w:t>data—particularly</w:t>
      </w:r>
      <w:r>
        <w:rPr>
          <w:spacing w:val="27"/>
          <w:w w:val="95"/>
        </w:rPr>
        <w:t xml:space="preserve"> </w:t>
      </w:r>
      <w:r>
        <w:rPr>
          <w:w w:val="95"/>
        </w:rPr>
        <w:t>at</w:t>
      </w:r>
      <w:r>
        <w:rPr>
          <w:spacing w:val="27"/>
          <w:w w:val="95"/>
        </w:rPr>
        <w:t xml:space="preserve"> </w:t>
      </w:r>
      <w:r>
        <w:rPr>
          <w:w w:val="95"/>
        </w:rPr>
        <w:t>relatively</w:t>
      </w:r>
      <w:r>
        <w:rPr>
          <w:spacing w:val="27"/>
          <w:w w:val="95"/>
        </w:rPr>
        <w:t xml:space="preserve"> </w:t>
      </w:r>
      <w:r>
        <w:rPr>
          <w:w w:val="95"/>
        </w:rPr>
        <w:t>low</w:t>
      </w:r>
      <w:r>
        <w:rPr>
          <w:spacing w:val="27"/>
          <w:w w:val="95"/>
        </w:rPr>
        <w:t xml:space="preserve"> </w:t>
      </w:r>
      <w:r>
        <w:rPr>
          <w:w w:val="95"/>
        </w:rPr>
        <w:t>and</w:t>
      </w:r>
      <w:r>
        <w:rPr>
          <w:spacing w:val="27"/>
          <w:w w:val="95"/>
        </w:rPr>
        <w:t xml:space="preserve"> </w:t>
      </w:r>
      <w:r>
        <w:rPr>
          <w:w w:val="95"/>
        </w:rPr>
        <w:t>relatively</w:t>
      </w:r>
      <w:r>
        <w:rPr>
          <w:spacing w:val="28"/>
          <w:w w:val="95"/>
        </w:rPr>
        <w:t xml:space="preserve"> </w:t>
      </w:r>
      <w:r>
        <w:rPr>
          <w:w w:val="95"/>
        </w:rPr>
        <w:t>high</w:t>
      </w:r>
      <w:r>
        <w:rPr>
          <w:spacing w:val="27"/>
          <w:w w:val="95"/>
        </w:rPr>
        <w:t xml:space="preserve"> </w:t>
      </w:r>
      <w:r>
        <w:rPr>
          <w:w w:val="95"/>
        </w:rPr>
        <w:t>source</w:t>
      </w:r>
      <w:r>
        <w:rPr>
          <w:spacing w:val="27"/>
          <w:w w:val="95"/>
        </w:rPr>
        <w:t xml:space="preserve"> </w:t>
      </w:r>
      <w:r>
        <w:rPr>
          <w:w w:val="95"/>
        </w:rPr>
        <w:t>levels,</w:t>
      </w:r>
      <w:r>
        <w:rPr>
          <w:spacing w:val="28"/>
          <w:w w:val="95"/>
        </w:rPr>
        <w:t xml:space="preserve"> </w:t>
      </w:r>
      <w:r>
        <w:rPr>
          <w:w w:val="95"/>
        </w:rPr>
        <w:t>where</w:t>
      </w:r>
      <w:r>
        <w:rPr>
          <w:spacing w:val="27"/>
          <w:w w:val="95"/>
        </w:rPr>
        <w:t xml:space="preserve"> </w:t>
      </w:r>
      <w:r>
        <w:rPr>
          <w:w w:val="95"/>
        </w:rPr>
        <w:t>uncertainty</w:t>
      </w:r>
      <w:r>
        <w:rPr>
          <w:spacing w:val="27"/>
          <w:w w:val="95"/>
        </w:rPr>
        <w:t xml:space="preserve"> </w:t>
      </w:r>
      <w:r>
        <w:rPr>
          <w:w w:val="95"/>
        </w:rPr>
        <w:t>is</w:t>
      </w:r>
    </w:p>
    <w:p w14:paraId="0EB3EB99" w14:textId="77777777" w:rsidR="00C544BC" w:rsidRDefault="00BD4BDE">
      <w:pPr>
        <w:pStyle w:val="BodyText"/>
        <w:spacing w:before="155"/>
      </w:pPr>
      <w:r>
        <w:rPr>
          <w:rFonts w:ascii="Trebuchet MS" w:hAnsi="Trebuchet MS"/>
          <w:sz w:val="12"/>
        </w:rPr>
        <w:t xml:space="preserve">378    </w:t>
      </w:r>
      <w:r>
        <w:rPr>
          <w:rFonts w:ascii="Trebuchet MS" w:hAnsi="Trebuchet MS"/>
          <w:spacing w:val="19"/>
          <w:sz w:val="12"/>
        </w:rPr>
        <w:t xml:space="preserve"> </w:t>
      </w:r>
      <w:r>
        <w:rPr>
          <w:w w:val="95"/>
        </w:rPr>
        <w:t>greatest—may</w:t>
      </w:r>
      <w:r>
        <w:rPr>
          <w:spacing w:val="-5"/>
          <w:w w:val="95"/>
        </w:rPr>
        <w:t xml:space="preserve"> </w:t>
      </w:r>
      <w:r>
        <w:rPr>
          <w:w w:val="95"/>
        </w:rPr>
        <w:t>reduce</w:t>
      </w:r>
      <w:r>
        <w:rPr>
          <w:spacing w:val="-6"/>
          <w:w w:val="95"/>
        </w:rPr>
        <w:t xml:space="preserve"> </w:t>
      </w:r>
      <w:r>
        <w:rPr>
          <w:w w:val="95"/>
        </w:rPr>
        <w:t>uncertainty</w:t>
      </w:r>
      <w:r>
        <w:rPr>
          <w:spacing w:val="-5"/>
          <w:w w:val="95"/>
        </w:rPr>
        <w:t xml:space="preserve"> </w:t>
      </w:r>
      <w:r>
        <w:rPr>
          <w:w w:val="95"/>
        </w:rPr>
        <w:t>in</w:t>
      </w:r>
      <w:r>
        <w:rPr>
          <w:spacing w:val="-6"/>
          <w:w w:val="95"/>
        </w:rPr>
        <w:t xml:space="preserve"> </w:t>
      </w:r>
      <w:r>
        <w:rPr>
          <w:w w:val="95"/>
        </w:rPr>
        <w:t>the</w:t>
      </w:r>
      <w:r>
        <w:rPr>
          <w:spacing w:val="-6"/>
          <w:w w:val="95"/>
        </w:rPr>
        <w:t xml:space="preserve"> </w:t>
      </w:r>
      <w:r>
        <w:rPr>
          <w:w w:val="95"/>
        </w:rPr>
        <w:t>expected</w:t>
      </w:r>
      <w:r>
        <w:rPr>
          <w:spacing w:val="-5"/>
          <w:w w:val="95"/>
        </w:rPr>
        <w:t xml:space="preserve"> </w:t>
      </w:r>
      <w:r>
        <w:rPr>
          <w:w w:val="95"/>
        </w:rPr>
        <w:t>probability</w:t>
      </w:r>
      <w:r>
        <w:rPr>
          <w:spacing w:val="-7"/>
          <w:w w:val="95"/>
        </w:rPr>
        <w:t xml:space="preserve"> </w:t>
      </w:r>
      <w:r>
        <w:rPr>
          <w:w w:val="95"/>
        </w:rPr>
        <w:t>of</w:t>
      </w:r>
      <w:r>
        <w:rPr>
          <w:spacing w:val="-5"/>
          <w:w w:val="95"/>
        </w:rPr>
        <w:t xml:space="preserve"> </w:t>
      </w:r>
      <w:r>
        <w:rPr>
          <w:w w:val="95"/>
        </w:rPr>
        <w:t>GVPs</w:t>
      </w:r>
      <w:r>
        <w:rPr>
          <w:spacing w:val="-6"/>
          <w:w w:val="95"/>
        </w:rPr>
        <w:t xml:space="preserve"> </w:t>
      </w:r>
      <w:r>
        <w:rPr>
          <w:w w:val="95"/>
        </w:rPr>
        <w:t>across</w:t>
      </w:r>
      <w:r>
        <w:rPr>
          <w:spacing w:val="-6"/>
          <w:w w:val="95"/>
        </w:rPr>
        <w:t xml:space="preserve"> </w:t>
      </w:r>
      <w:r>
        <w:rPr>
          <w:w w:val="95"/>
        </w:rPr>
        <w:t>different</w:t>
      </w:r>
      <w:r>
        <w:rPr>
          <w:spacing w:val="-5"/>
          <w:w w:val="95"/>
        </w:rPr>
        <w:t xml:space="preserve"> </w:t>
      </w:r>
      <w:r>
        <w:rPr>
          <w:w w:val="95"/>
        </w:rPr>
        <w:t>source</w:t>
      </w:r>
    </w:p>
    <w:p w14:paraId="2761F45F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379    </w:t>
      </w:r>
      <w:r>
        <w:rPr>
          <w:rFonts w:ascii="Trebuchet MS"/>
          <w:spacing w:val="19"/>
          <w:sz w:val="12"/>
        </w:rPr>
        <w:t xml:space="preserve"> </w:t>
      </w:r>
      <w:r>
        <w:t>levels.</w:t>
      </w:r>
      <w:r>
        <w:rPr>
          <w:spacing w:val="48"/>
        </w:rPr>
        <w:t xml:space="preserve"> </w:t>
      </w:r>
      <w:r>
        <w:t>It</w:t>
      </w:r>
      <w:r>
        <w:rPr>
          <w:spacing w:val="9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t>also</w:t>
      </w:r>
      <w:r>
        <w:rPr>
          <w:spacing w:val="10"/>
        </w:rPr>
        <w:t xml:space="preserve"> </w:t>
      </w:r>
      <w:r>
        <w:t>possible</w:t>
      </w:r>
      <w:r>
        <w:rPr>
          <w:spacing w:val="10"/>
        </w:rPr>
        <w:t xml:space="preserve"> </w:t>
      </w:r>
      <w:r>
        <w:t>that</w:t>
      </w:r>
      <w:r>
        <w:rPr>
          <w:spacing w:val="9"/>
        </w:rPr>
        <w:t xml:space="preserve"> </w:t>
      </w:r>
      <w:r>
        <w:t>contextual</w:t>
      </w:r>
      <w:r>
        <w:rPr>
          <w:spacing w:val="10"/>
        </w:rPr>
        <w:t xml:space="preserve"> </w:t>
      </w:r>
      <w:r>
        <w:t>factors</w:t>
      </w:r>
      <w:r>
        <w:rPr>
          <w:spacing w:val="10"/>
        </w:rPr>
        <w:t xml:space="preserve"> </w:t>
      </w:r>
      <w:r>
        <w:t>that</w:t>
      </w:r>
      <w:r>
        <w:rPr>
          <w:spacing w:val="9"/>
        </w:rPr>
        <w:t xml:space="preserve"> </w:t>
      </w:r>
      <w:r>
        <w:t>we</w:t>
      </w:r>
      <w:r>
        <w:rPr>
          <w:spacing w:val="10"/>
        </w:rPr>
        <w:t xml:space="preserve"> </w:t>
      </w:r>
      <w:r>
        <w:t>did</w:t>
      </w:r>
      <w:r>
        <w:rPr>
          <w:spacing w:val="10"/>
        </w:rPr>
        <w:t xml:space="preserve"> </w:t>
      </w:r>
      <w:r>
        <w:t>not</w:t>
      </w:r>
      <w:r>
        <w:rPr>
          <w:spacing w:val="10"/>
        </w:rPr>
        <w:t xml:space="preserve"> </w:t>
      </w:r>
      <w:r>
        <w:t>include</w:t>
      </w:r>
      <w:r>
        <w:rPr>
          <w:spacing w:val="9"/>
        </w:rPr>
        <w:t xml:space="preserve"> </w:t>
      </w:r>
      <w:r>
        <w:t>in</w:t>
      </w:r>
      <w:r>
        <w:rPr>
          <w:spacing w:val="10"/>
        </w:rPr>
        <w:t xml:space="preserve"> </w:t>
      </w:r>
      <w:r>
        <w:t>this</w:t>
      </w:r>
      <w:r>
        <w:rPr>
          <w:spacing w:val="10"/>
        </w:rPr>
        <w:t xml:space="preserve"> </w:t>
      </w:r>
      <w:r>
        <w:t>analysis,</w:t>
      </w:r>
    </w:p>
    <w:p w14:paraId="73E8A54B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380    </w:t>
      </w:r>
      <w:r>
        <w:rPr>
          <w:rFonts w:ascii="Trebuchet MS"/>
          <w:spacing w:val="19"/>
          <w:sz w:val="12"/>
        </w:rPr>
        <w:t xml:space="preserve"> </w:t>
      </w:r>
      <w:r>
        <w:t>such</w:t>
      </w:r>
      <w:r>
        <w:rPr>
          <w:spacing w:val="-4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distance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sound</w:t>
      </w:r>
      <w:r>
        <w:rPr>
          <w:spacing w:val="-4"/>
        </w:rPr>
        <w:t xml:space="preserve"> </w:t>
      </w:r>
      <w:r>
        <w:t>source</w:t>
      </w:r>
      <w:r>
        <w:rPr>
          <w:spacing w:val="-4"/>
        </w:rPr>
        <w:t xml:space="preserve"> </w:t>
      </w:r>
      <w:r>
        <w:t>(</w:t>
      </w:r>
      <w:proofErr w:type="spellStart"/>
      <w:r>
        <w:t>DeRuiter</w:t>
      </w:r>
      <w:proofErr w:type="spellEnd"/>
      <w:r>
        <w:rPr>
          <w:spacing w:val="-4"/>
        </w:rPr>
        <w:t xml:space="preserve"> </w:t>
      </w:r>
      <w:r>
        <w:t>et</w:t>
      </w:r>
      <w:r>
        <w:rPr>
          <w:spacing w:val="-5"/>
        </w:rPr>
        <w:t xml:space="preserve"> </w:t>
      </w:r>
      <w:r>
        <w:t>al.,</w:t>
      </w:r>
      <w:r>
        <w:rPr>
          <w:spacing w:val="-4"/>
        </w:rPr>
        <w:t xml:space="preserve"> </w:t>
      </w:r>
      <w:r>
        <w:t>2013;</w:t>
      </w:r>
      <w:r>
        <w:rPr>
          <w:spacing w:val="-5"/>
        </w:rPr>
        <w:t xml:space="preserve"> </w:t>
      </w:r>
      <w:r>
        <w:t>Falcone</w:t>
      </w:r>
      <w:r>
        <w:rPr>
          <w:spacing w:val="-4"/>
        </w:rPr>
        <w:t xml:space="preserve"> </w:t>
      </w:r>
      <w:r>
        <w:t>et</w:t>
      </w:r>
      <w:r>
        <w:rPr>
          <w:spacing w:val="-5"/>
        </w:rPr>
        <w:t xml:space="preserve"> </w:t>
      </w:r>
      <w:r>
        <w:t>al.,</w:t>
      </w:r>
      <w:r>
        <w:rPr>
          <w:spacing w:val="-4"/>
        </w:rPr>
        <w:t xml:space="preserve"> </w:t>
      </w:r>
      <w:r>
        <w:t>2017),</w:t>
      </w:r>
      <w:r>
        <w:rPr>
          <w:spacing w:val="-4"/>
        </w:rPr>
        <w:t xml:space="preserve"> </w:t>
      </w:r>
      <w:r>
        <w:t>may</w:t>
      </w:r>
      <w:r>
        <w:rPr>
          <w:spacing w:val="-5"/>
        </w:rPr>
        <w:t xml:space="preserve"> </w:t>
      </w:r>
      <w:r>
        <w:t>provide</w:t>
      </w:r>
    </w:p>
    <w:p w14:paraId="3F1A24B5" w14:textId="77777777" w:rsidR="00C544BC" w:rsidRDefault="00BD4BDE">
      <w:pPr>
        <w:pStyle w:val="BodyText"/>
        <w:spacing w:before="155"/>
      </w:pPr>
      <w:r>
        <w:rPr>
          <w:rFonts w:ascii="Trebuchet MS"/>
          <w:sz w:val="12"/>
        </w:rPr>
        <w:t xml:space="preserve">381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additional</w:t>
      </w:r>
      <w:r>
        <w:rPr>
          <w:spacing w:val="-3"/>
          <w:w w:val="95"/>
        </w:rPr>
        <w:t xml:space="preserve"> </w:t>
      </w:r>
      <w:r>
        <w:rPr>
          <w:w w:val="95"/>
        </w:rPr>
        <w:t>explanatory</w:t>
      </w:r>
      <w:r>
        <w:rPr>
          <w:spacing w:val="-4"/>
          <w:w w:val="95"/>
        </w:rPr>
        <w:t xml:space="preserve"> </w:t>
      </w:r>
      <w:r>
        <w:rPr>
          <w:w w:val="95"/>
        </w:rPr>
        <w:t>power</w:t>
      </w:r>
      <w:r>
        <w:rPr>
          <w:spacing w:val="-3"/>
          <w:w w:val="95"/>
        </w:rPr>
        <w:t xml:space="preserve"> </w:t>
      </w:r>
      <w:r>
        <w:rPr>
          <w:w w:val="95"/>
        </w:rPr>
        <w:t>and</w:t>
      </w:r>
      <w:r>
        <w:rPr>
          <w:spacing w:val="-4"/>
          <w:w w:val="95"/>
        </w:rPr>
        <w:t xml:space="preserve"> </w:t>
      </w:r>
      <w:r>
        <w:rPr>
          <w:w w:val="95"/>
        </w:rPr>
        <w:t>reduce</w:t>
      </w:r>
      <w:r>
        <w:rPr>
          <w:spacing w:val="-3"/>
          <w:w w:val="95"/>
        </w:rPr>
        <w:t xml:space="preserve"> </w:t>
      </w:r>
      <w:r>
        <w:rPr>
          <w:w w:val="95"/>
        </w:rPr>
        <w:t>uncertainty.</w:t>
      </w:r>
      <w:r>
        <w:rPr>
          <w:spacing w:val="15"/>
          <w:w w:val="95"/>
        </w:rPr>
        <w:t xml:space="preserve"> </w:t>
      </w:r>
      <w:r>
        <w:rPr>
          <w:w w:val="95"/>
        </w:rPr>
        <w:t>Finally,</w:t>
      </w:r>
      <w:r>
        <w:rPr>
          <w:spacing w:val="-4"/>
          <w:w w:val="95"/>
        </w:rPr>
        <w:t xml:space="preserve"> </w:t>
      </w:r>
      <w:r>
        <w:rPr>
          <w:w w:val="95"/>
        </w:rPr>
        <w:t>the</w:t>
      </w:r>
      <w:r>
        <w:rPr>
          <w:spacing w:val="-3"/>
          <w:w w:val="95"/>
        </w:rPr>
        <w:t xml:space="preserve"> </w:t>
      </w:r>
      <w:r>
        <w:rPr>
          <w:w w:val="95"/>
        </w:rPr>
        <w:t>observed</w:t>
      </w:r>
      <w:r>
        <w:rPr>
          <w:spacing w:val="-4"/>
          <w:w w:val="95"/>
        </w:rPr>
        <w:t xml:space="preserve"> </w:t>
      </w:r>
      <w:r>
        <w:rPr>
          <w:w w:val="95"/>
        </w:rPr>
        <w:t>uncertainty</w:t>
      </w:r>
      <w:r>
        <w:rPr>
          <w:spacing w:val="-3"/>
          <w:w w:val="95"/>
        </w:rPr>
        <w:t xml:space="preserve"> </w:t>
      </w:r>
      <w:r>
        <w:rPr>
          <w:w w:val="95"/>
        </w:rPr>
        <w:t>may</w:t>
      </w:r>
    </w:p>
    <w:p w14:paraId="68FF1456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382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reflect</w:t>
      </w:r>
      <w:r>
        <w:rPr>
          <w:spacing w:val="14"/>
          <w:w w:val="95"/>
        </w:rPr>
        <w:t xml:space="preserve"> </w:t>
      </w:r>
      <w:r>
        <w:rPr>
          <w:w w:val="95"/>
        </w:rPr>
        <w:t>true</w:t>
      </w:r>
      <w:r>
        <w:rPr>
          <w:spacing w:val="15"/>
          <w:w w:val="95"/>
        </w:rPr>
        <w:t xml:space="preserve"> </w:t>
      </w:r>
      <w:r>
        <w:rPr>
          <w:w w:val="95"/>
        </w:rPr>
        <w:t>individual</w:t>
      </w:r>
      <w:r>
        <w:rPr>
          <w:spacing w:val="16"/>
          <w:w w:val="95"/>
        </w:rPr>
        <w:t xml:space="preserve"> </w:t>
      </w:r>
      <w:r>
        <w:rPr>
          <w:w w:val="95"/>
        </w:rPr>
        <w:t>variation</w:t>
      </w:r>
      <w:r>
        <w:rPr>
          <w:spacing w:val="14"/>
          <w:w w:val="95"/>
        </w:rPr>
        <w:t xml:space="preserve"> </w:t>
      </w:r>
      <w:r>
        <w:rPr>
          <w:w w:val="95"/>
        </w:rPr>
        <w:t>in</w:t>
      </w:r>
      <w:r>
        <w:rPr>
          <w:spacing w:val="15"/>
          <w:w w:val="95"/>
        </w:rPr>
        <w:t xml:space="preserve"> </w:t>
      </w:r>
      <w:r>
        <w:rPr>
          <w:w w:val="95"/>
        </w:rPr>
        <w:t>response</w:t>
      </w:r>
      <w:r>
        <w:rPr>
          <w:spacing w:val="14"/>
          <w:w w:val="95"/>
        </w:rPr>
        <w:t xml:space="preserve"> </w:t>
      </w:r>
      <w:r>
        <w:rPr>
          <w:w w:val="95"/>
        </w:rPr>
        <w:t>due</w:t>
      </w:r>
      <w:r>
        <w:rPr>
          <w:spacing w:val="15"/>
          <w:w w:val="95"/>
        </w:rPr>
        <w:t xml:space="preserve"> </w:t>
      </w:r>
      <w:r>
        <w:rPr>
          <w:w w:val="95"/>
        </w:rPr>
        <w:t>to</w:t>
      </w:r>
      <w:r>
        <w:rPr>
          <w:spacing w:val="14"/>
          <w:w w:val="95"/>
        </w:rPr>
        <w:t xml:space="preserve"> </w:t>
      </w:r>
      <w:r>
        <w:rPr>
          <w:w w:val="95"/>
        </w:rPr>
        <w:t>variables</w:t>
      </w:r>
      <w:r>
        <w:rPr>
          <w:spacing w:val="15"/>
          <w:w w:val="95"/>
        </w:rPr>
        <w:t xml:space="preserve"> </w:t>
      </w:r>
      <w:r>
        <w:rPr>
          <w:w w:val="95"/>
        </w:rPr>
        <w:t>like</w:t>
      </w:r>
      <w:r>
        <w:rPr>
          <w:spacing w:val="15"/>
          <w:w w:val="95"/>
        </w:rPr>
        <w:t xml:space="preserve"> </w:t>
      </w:r>
      <w:r>
        <w:rPr>
          <w:w w:val="95"/>
        </w:rPr>
        <w:t>age</w:t>
      </w:r>
      <w:r>
        <w:rPr>
          <w:spacing w:val="14"/>
          <w:w w:val="95"/>
        </w:rPr>
        <w:t xml:space="preserve"> </w:t>
      </w:r>
      <w:r>
        <w:rPr>
          <w:w w:val="95"/>
        </w:rPr>
        <w:t>and</w:t>
      </w:r>
      <w:r>
        <w:rPr>
          <w:spacing w:val="15"/>
          <w:w w:val="95"/>
        </w:rPr>
        <w:t xml:space="preserve"> </w:t>
      </w:r>
      <w:r>
        <w:rPr>
          <w:w w:val="95"/>
        </w:rPr>
        <w:t>sex</w:t>
      </w:r>
      <w:r>
        <w:rPr>
          <w:spacing w:val="14"/>
          <w:w w:val="95"/>
        </w:rPr>
        <w:t xml:space="preserve"> </w:t>
      </w:r>
      <w:r>
        <w:rPr>
          <w:w w:val="95"/>
        </w:rPr>
        <w:t>(see</w:t>
      </w:r>
      <w:r>
        <w:rPr>
          <w:spacing w:val="15"/>
          <w:w w:val="95"/>
        </w:rPr>
        <w:t xml:space="preserve"> </w:t>
      </w:r>
      <w:r>
        <w:rPr>
          <w:w w:val="95"/>
        </w:rPr>
        <w:t>Harris</w:t>
      </w:r>
      <w:r>
        <w:rPr>
          <w:spacing w:val="16"/>
          <w:w w:val="95"/>
        </w:rPr>
        <w:t xml:space="preserve"> </w:t>
      </w:r>
      <w:r>
        <w:rPr>
          <w:w w:val="95"/>
        </w:rPr>
        <w:t>et</w:t>
      </w:r>
    </w:p>
    <w:p w14:paraId="1CBC0641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383    </w:t>
      </w:r>
      <w:r>
        <w:rPr>
          <w:rFonts w:ascii="Trebuchet MS"/>
          <w:spacing w:val="19"/>
          <w:sz w:val="12"/>
        </w:rPr>
        <w:t xml:space="preserve"> </w:t>
      </w:r>
      <w:r>
        <w:rPr>
          <w:spacing w:val="-1"/>
        </w:rPr>
        <w:t>al.,</w:t>
      </w:r>
      <w:r>
        <w:rPr>
          <w:spacing w:val="-9"/>
        </w:rPr>
        <w:t xml:space="preserve"> </w:t>
      </w:r>
      <w:r>
        <w:rPr>
          <w:spacing w:val="-1"/>
        </w:rPr>
        <w:t>2018,</w:t>
      </w:r>
      <w:r>
        <w:rPr>
          <w:spacing w:val="-10"/>
        </w:rPr>
        <w:t xml:space="preserve"> </w:t>
      </w:r>
      <w:r>
        <w:rPr>
          <w:spacing w:val="-1"/>
        </w:rPr>
        <w:t>sec.</w:t>
      </w:r>
      <w:r>
        <w:rPr>
          <w:spacing w:val="8"/>
        </w:rPr>
        <w:t xml:space="preserve"> </w:t>
      </w:r>
      <w:r>
        <w:rPr>
          <w:spacing w:val="-1"/>
        </w:rPr>
        <w:t>2.2</w:t>
      </w:r>
      <w:r>
        <w:rPr>
          <w:spacing w:val="-9"/>
        </w:rPr>
        <w:t xml:space="preserve"> </w:t>
      </w:r>
      <w:r>
        <w:rPr>
          <w:spacing w:val="-1"/>
        </w:rPr>
        <w:t>for</w:t>
      </w:r>
      <w:r>
        <w:rPr>
          <w:spacing w:val="-10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review</w:t>
      </w:r>
      <w:r>
        <w:rPr>
          <w:spacing w:val="-9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relevant</w:t>
      </w:r>
      <w:r>
        <w:rPr>
          <w:spacing w:val="-10"/>
        </w:rPr>
        <w:t xml:space="preserve"> </w:t>
      </w:r>
      <w:r>
        <w:t>publications).</w:t>
      </w:r>
    </w:p>
    <w:p w14:paraId="7448AB60" w14:textId="77777777" w:rsidR="00C544BC" w:rsidRDefault="00BD4BDE">
      <w:pPr>
        <w:pStyle w:val="BodyText"/>
        <w:spacing w:before="299"/>
      </w:pPr>
      <w:r>
        <w:rPr>
          <w:rFonts w:ascii="Trebuchet MS"/>
          <w:sz w:val="12"/>
        </w:rPr>
        <w:t xml:space="preserve">384    </w:t>
      </w:r>
      <w:r>
        <w:rPr>
          <w:rFonts w:ascii="Trebuchet MS"/>
          <w:spacing w:val="11"/>
          <w:sz w:val="12"/>
        </w:rPr>
        <w:t xml:space="preserve"> </w:t>
      </w:r>
      <w:r>
        <w:rPr>
          <w:w w:val="90"/>
        </w:rPr>
        <w:t>The</w:t>
      </w:r>
      <w:r>
        <w:rPr>
          <w:spacing w:val="31"/>
          <w:w w:val="90"/>
        </w:rPr>
        <w:t xml:space="preserve"> </w:t>
      </w:r>
      <w:r>
        <w:rPr>
          <w:w w:val="90"/>
        </w:rPr>
        <w:t>model</w:t>
      </w:r>
      <w:r>
        <w:rPr>
          <w:spacing w:val="31"/>
          <w:w w:val="90"/>
        </w:rPr>
        <w:t xml:space="preserve"> </w:t>
      </w:r>
      <w:r>
        <w:rPr>
          <w:w w:val="90"/>
        </w:rPr>
        <w:t>M3,</w:t>
      </w:r>
      <w:r>
        <w:rPr>
          <w:spacing w:val="31"/>
          <w:w w:val="90"/>
        </w:rPr>
        <w:t xml:space="preserve"> </w:t>
      </w:r>
      <w:r>
        <w:rPr>
          <w:w w:val="90"/>
        </w:rPr>
        <w:t>which</w:t>
      </w:r>
      <w:r>
        <w:rPr>
          <w:spacing w:val="32"/>
          <w:w w:val="90"/>
        </w:rPr>
        <w:t xml:space="preserve"> </w:t>
      </w:r>
      <w:r>
        <w:rPr>
          <w:w w:val="90"/>
        </w:rPr>
        <w:t>modelled</w:t>
      </w:r>
      <w:r>
        <w:rPr>
          <w:spacing w:val="31"/>
          <w:w w:val="90"/>
        </w:rPr>
        <w:t xml:space="preserve"> </w:t>
      </w:r>
      <w:r>
        <w:rPr>
          <w:w w:val="90"/>
        </w:rPr>
        <w:t>the</w:t>
      </w:r>
      <w:r>
        <w:rPr>
          <w:spacing w:val="31"/>
          <w:w w:val="90"/>
        </w:rPr>
        <w:t xml:space="preserve"> </w:t>
      </w:r>
      <w:r>
        <w:rPr>
          <w:w w:val="90"/>
        </w:rPr>
        <w:t>effect</w:t>
      </w:r>
      <w:r>
        <w:rPr>
          <w:spacing w:val="31"/>
          <w:w w:val="90"/>
        </w:rPr>
        <w:t xml:space="preserve"> </w:t>
      </w:r>
      <w:r>
        <w:rPr>
          <w:w w:val="90"/>
        </w:rPr>
        <w:t>of</w:t>
      </w:r>
      <w:r>
        <w:rPr>
          <w:spacing w:val="31"/>
          <w:w w:val="90"/>
        </w:rPr>
        <w:t xml:space="preserve"> </w:t>
      </w:r>
      <w:r>
        <w:rPr>
          <w:w w:val="90"/>
        </w:rPr>
        <w:t>received</w:t>
      </w:r>
      <w:r>
        <w:rPr>
          <w:spacing w:val="31"/>
          <w:w w:val="90"/>
        </w:rPr>
        <w:t xml:space="preserve"> </w:t>
      </w:r>
      <w:r>
        <w:rPr>
          <w:w w:val="90"/>
        </w:rPr>
        <w:t>level</w:t>
      </w:r>
      <w:r>
        <w:rPr>
          <w:spacing w:val="31"/>
          <w:w w:val="90"/>
        </w:rPr>
        <w:t xml:space="preserve"> </w:t>
      </w:r>
      <w:r>
        <w:rPr>
          <w:w w:val="90"/>
        </w:rPr>
        <w:t>on</w:t>
      </w:r>
      <w:r>
        <w:rPr>
          <w:spacing w:val="31"/>
          <w:w w:val="90"/>
        </w:rPr>
        <w:t xml:space="preserve"> </w:t>
      </w:r>
      <w:r>
        <w:rPr>
          <w:rFonts w:ascii="Georgia"/>
          <w:i/>
          <w:w w:val="90"/>
        </w:rPr>
        <w:t>P</w:t>
      </w:r>
      <w:r>
        <w:rPr>
          <w:rFonts w:ascii="Georgia"/>
          <w:i/>
          <w:spacing w:val="-17"/>
          <w:w w:val="90"/>
        </w:rPr>
        <w:t xml:space="preserve"> </w:t>
      </w:r>
      <w:r>
        <w:rPr>
          <w:w w:val="90"/>
        </w:rPr>
        <w:t>(GVP),</w:t>
      </w:r>
      <w:r>
        <w:rPr>
          <w:spacing w:val="31"/>
          <w:w w:val="90"/>
        </w:rPr>
        <w:t xml:space="preserve"> </w:t>
      </w:r>
      <w:r>
        <w:rPr>
          <w:w w:val="90"/>
        </w:rPr>
        <w:t>was</w:t>
      </w:r>
      <w:r>
        <w:rPr>
          <w:spacing w:val="32"/>
          <w:w w:val="90"/>
        </w:rPr>
        <w:t xml:space="preserve"> </w:t>
      </w:r>
      <w:r>
        <w:rPr>
          <w:w w:val="90"/>
        </w:rPr>
        <w:t>constrained</w:t>
      </w:r>
      <w:r>
        <w:rPr>
          <w:spacing w:val="31"/>
          <w:w w:val="90"/>
        </w:rPr>
        <w:t xml:space="preserve"> </w:t>
      </w:r>
      <w:r>
        <w:rPr>
          <w:w w:val="90"/>
        </w:rPr>
        <w:t>to</w:t>
      </w:r>
      <w:r>
        <w:rPr>
          <w:spacing w:val="31"/>
          <w:w w:val="90"/>
        </w:rPr>
        <w:t xml:space="preserve"> </w:t>
      </w:r>
      <w:r>
        <w:rPr>
          <w:w w:val="90"/>
        </w:rPr>
        <w:t>be</w:t>
      </w:r>
    </w:p>
    <w:p w14:paraId="22E371D2" w14:textId="77777777" w:rsidR="00C544BC" w:rsidRDefault="00BD4BDE">
      <w:pPr>
        <w:pStyle w:val="BodyText"/>
        <w:spacing w:before="155"/>
      </w:pPr>
      <w:r>
        <w:rPr>
          <w:rFonts w:ascii="Trebuchet MS"/>
          <w:sz w:val="12"/>
        </w:rPr>
        <w:t xml:space="preserve">385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monotonically</w:t>
      </w:r>
      <w:r>
        <w:rPr>
          <w:spacing w:val="31"/>
          <w:w w:val="95"/>
        </w:rPr>
        <w:t xml:space="preserve"> </w:t>
      </w:r>
      <w:r>
        <w:rPr>
          <w:w w:val="95"/>
        </w:rPr>
        <w:t>decreasing</w:t>
      </w:r>
      <w:r>
        <w:rPr>
          <w:spacing w:val="30"/>
          <w:w w:val="95"/>
        </w:rPr>
        <w:t xml:space="preserve"> </w:t>
      </w:r>
      <w:r>
        <w:rPr>
          <w:w w:val="95"/>
        </w:rPr>
        <w:t>with</w:t>
      </w:r>
      <w:r>
        <w:rPr>
          <w:spacing w:val="32"/>
          <w:w w:val="95"/>
        </w:rPr>
        <w:t xml:space="preserve"> </w:t>
      </w:r>
      <w:r>
        <w:rPr>
          <w:w w:val="95"/>
        </w:rPr>
        <w:t>no</w:t>
      </w:r>
      <w:r>
        <w:rPr>
          <w:spacing w:val="31"/>
          <w:w w:val="95"/>
        </w:rPr>
        <w:t xml:space="preserve"> </w:t>
      </w:r>
      <w:r>
        <w:rPr>
          <w:w w:val="95"/>
        </w:rPr>
        <w:t>intercept</w:t>
      </w:r>
      <w:r>
        <w:rPr>
          <w:spacing w:val="31"/>
          <w:w w:val="95"/>
        </w:rPr>
        <w:t xml:space="preserve"> </w:t>
      </w:r>
      <w:r>
        <w:rPr>
          <w:w w:val="95"/>
        </w:rPr>
        <w:t>term,</w:t>
      </w:r>
      <w:r>
        <w:rPr>
          <w:spacing w:val="31"/>
          <w:w w:val="95"/>
        </w:rPr>
        <w:t xml:space="preserve"> </w:t>
      </w:r>
      <w:r>
        <w:rPr>
          <w:w w:val="95"/>
        </w:rPr>
        <w:t>so</w:t>
      </w:r>
      <w:r>
        <w:rPr>
          <w:spacing w:val="32"/>
          <w:w w:val="95"/>
        </w:rPr>
        <w:t xml:space="preserve"> </w:t>
      </w:r>
      <w:r>
        <w:rPr>
          <w:w w:val="95"/>
        </w:rPr>
        <w:t>that</w:t>
      </w:r>
      <w:r>
        <w:rPr>
          <w:spacing w:val="31"/>
          <w:w w:val="95"/>
        </w:rPr>
        <w:t xml:space="preserve"> </w:t>
      </w:r>
      <w:r>
        <w:rPr>
          <w:w w:val="95"/>
        </w:rPr>
        <w:t>the</w:t>
      </w:r>
      <w:r>
        <w:rPr>
          <w:spacing w:val="31"/>
          <w:w w:val="95"/>
        </w:rPr>
        <w:t xml:space="preserve"> </w:t>
      </w:r>
      <w:r>
        <w:rPr>
          <w:w w:val="95"/>
        </w:rPr>
        <w:t>predicted</w:t>
      </w:r>
      <w:r>
        <w:rPr>
          <w:spacing w:val="31"/>
          <w:w w:val="95"/>
        </w:rPr>
        <w:t xml:space="preserve"> </w:t>
      </w:r>
      <w:r>
        <w:rPr>
          <w:rFonts w:ascii="Georgia"/>
          <w:i/>
          <w:w w:val="95"/>
        </w:rPr>
        <w:t>P</w:t>
      </w:r>
      <w:r>
        <w:rPr>
          <w:rFonts w:ascii="Georgia"/>
          <w:i/>
          <w:spacing w:val="-19"/>
          <w:w w:val="95"/>
        </w:rPr>
        <w:t xml:space="preserve"> </w:t>
      </w:r>
      <w:r>
        <w:rPr>
          <w:w w:val="95"/>
        </w:rPr>
        <w:t>(GVP)</w:t>
      </w:r>
      <w:r>
        <w:rPr>
          <w:spacing w:val="30"/>
          <w:w w:val="95"/>
        </w:rPr>
        <w:t xml:space="preserve"> </w:t>
      </w:r>
      <w:r>
        <w:rPr>
          <w:w w:val="95"/>
        </w:rPr>
        <w:t>would</w:t>
      </w:r>
      <w:r>
        <w:rPr>
          <w:spacing w:val="32"/>
          <w:w w:val="95"/>
        </w:rPr>
        <w:t xml:space="preserve"> </w:t>
      </w:r>
      <w:r>
        <w:rPr>
          <w:w w:val="95"/>
        </w:rPr>
        <w:t>be</w:t>
      </w:r>
    </w:p>
    <w:p w14:paraId="0A924728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386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the</w:t>
      </w:r>
      <w:r>
        <w:rPr>
          <w:spacing w:val="17"/>
          <w:w w:val="95"/>
        </w:rPr>
        <w:t xml:space="preserve"> </w:t>
      </w:r>
      <w:r>
        <w:rPr>
          <w:w w:val="95"/>
        </w:rPr>
        <w:t>same</w:t>
      </w:r>
      <w:r>
        <w:rPr>
          <w:spacing w:val="16"/>
          <w:w w:val="95"/>
        </w:rPr>
        <w:t xml:space="preserve"> </w:t>
      </w:r>
      <w:r>
        <w:rPr>
          <w:w w:val="95"/>
        </w:rPr>
        <w:t>or</w:t>
      </w:r>
      <w:r>
        <w:rPr>
          <w:spacing w:val="16"/>
          <w:w w:val="95"/>
        </w:rPr>
        <w:t xml:space="preserve"> </w:t>
      </w:r>
      <w:r>
        <w:rPr>
          <w:w w:val="95"/>
        </w:rPr>
        <w:t>lesser</w:t>
      </w:r>
      <w:r>
        <w:rPr>
          <w:spacing w:val="16"/>
          <w:w w:val="95"/>
        </w:rPr>
        <w:t xml:space="preserve"> </w:t>
      </w:r>
      <w:r>
        <w:rPr>
          <w:w w:val="95"/>
        </w:rPr>
        <w:t>when</w:t>
      </w:r>
      <w:r>
        <w:rPr>
          <w:spacing w:val="16"/>
          <w:w w:val="95"/>
        </w:rPr>
        <w:t xml:space="preserve"> </w:t>
      </w:r>
      <w:r>
        <w:rPr>
          <w:w w:val="95"/>
        </w:rPr>
        <w:t>MFAS</w:t>
      </w:r>
      <w:r>
        <w:rPr>
          <w:spacing w:val="17"/>
          <w:w w:val="95"/>
        </w:rPr>
        <w:t xml:space="preserve"> </w:t>
      </w:r>
      <w:r>
        <w:rPr>
          <w:w w:val="95"/>
        </w:rPr>
        <w:t>was</w:t>
      </w:r>
      <w:r>
        <w:rPr>
          <w:spacing w:val="15"/>
          <w:w w:val="95"/>
        </w:rPr>
        <w:t xml:space="preserve"> </w:t>
      </w:r>
      <w:r>
        <w:rPr>
          <w:w w:val="95"/>
        </w:rPr>
        <w:t>present</w:t>
      </w:r>
      <w:r>
        <w:rPr>
          <w:spacing w:val="16"/>
          <w:w w:val="95"/>
        </w:rPr>
        <w:t xml:space="preserve"> </w:t>
      </w:r>
      <w:r>
        <w:rPr>
          <w:w w:val="95"/>
        </w:rPr>
        <w:t>compared</w:t>
      </w:r>
      <w:r>
        <w:rPr>
          <w:spacing w:val="16"/>
          <w:w w:val="95"/>
        </w:rPr>
        <w:t xml:space="preserve"> </w:t>
      </w:r>
      <w:r>
        <w:rPr>
          <w:w w:val="95"/>
        </w:rPr>
        <w:t>to</w:t>
      </w:r>
      <w:r>
        <w:rPr>
          <w:spacing w:val="17"/>
          <w:w w:val="95"/>
        </w:rPr>
        <w:t xml:space="preserve"> </w:t>
      </w:r>
      <w:r>
        <w:rPr>
          <w:w w:val="95"/>
        </w:rPr>
        <w:t>when</w:t>
      </w:r>
      <w:r>
        <w:rPr>
          <w:spacing w:val="16"/>
          <w:w w:val="95"/>
        </w:rPr>
        <w:t xml:space="preserve"> </w:t>
      </w:r>
      <w:r>
        <w:rPr>
          <w:w w:val="95"/>
        </w:rPr>
        <w:t>only</w:t>
      </w:r>
      <w:r>
        <w:rPr>
          <w:spacing w:val="15"/>
          <w:w w:val="95"/>
        </w:rPr>
        <w:t xml:space="preserve"> </w:t>
      </w:r>
      <w:r>
        <w:rPr>
          <w:w w:val="95"/>
        </w:rPr>
        <w:t>naval</w:t>
      </w:r>
      <w:r>
        <w:rPr>
          <w:spacing w:val="16"/>
          <w:w w:val="95"/>
        </w:rPr>
        <w:t xml:space="preserve"> </w:t>
      </w:r>
      <w:r>
        <w:rPr>
          <w:w w:val="95"/>
        </w:rPr>
        <w:t>training</w:t>
      </w:r>
      <w:r>
        <w:rPr>
          <w:spacing w:val="17"/>
          <w:w w:val="95"/>
        </w:rPr>
        <w:t xml:space="preserve"> </w:t>
      </w:r>
      <w:r>
        <w:rPr>
          <w:w w:val="95"/>
        </w:rPr>
        <w:t>activity</w:t>
      </w:r>
    </w:p>
    <w:p w14:paraId="28C0700C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387    </w:t>
      </w:r>
      <w:r>
        <w:rPr>
          <w:rFonts w:ascii="Trebuchet MS"/>
          <w:spacing w:val="11"/>
          <w:sz w:val="12"/>
        </w:rPr>
        <w:t xml:space="preserve"> </w:t>
      </w:r>
      <w:r>
        <w:rPr>
          <w:w w:val="95"/>
        </w:rPr>
        <w:t>was</w:t>
      </w:r>
      <w:r>
        <w:rPr>
          <w:spacing w:val="26"/>
          <w:w w:val="95"/>
        </w:rPr>
        <w:t xml:space="preserve"> </w:t>
      </w:r>
      <w:r>
        <w:rPr>
          <w:w w:val="95"/>
        </w:rPr>
        <w:t>present.</w:t>
      </w:r>
      <w:r>
        <w:rPr>
          <w:spacing w:val="54"/>
          <w:w w:val="95"/>
        </w:rPr>
        <w:t xml:space="preserve"> </w:t>
      </w:r>
      <w:r>
        <w:rPr>
          <w:w w:val="95"/>
        </w:rPr>
        <w:t>However,</w:t>
      </w:r>
      <w:r>
        <w:rPr>
          <w:spacing w:val="26"/>
          <w:w w:val="95"/>
        </w:rPr>
        <w:t xml:space="preserve"> </w:t>
      </w:r>
      <w:r>
        <w:rPr>
          <w:w w:val="95"/>
        </w:rPr>
        <w:t>it</w:t>
      </w:r>
      <w:r>
        <w:rPr>
          <w:spacing w:val="27"/>
          <w:w w:val="95"/>
        </w:rPr>
        <w:t xml:space="preserve"> </w:t>
      </w:r>
      <w:r>
        <w:rPr>
          <w:w w:val="95"/>
        </w:rPr>
        <w:t>is</w:t>
      </w:r>
      <w:r>
        <w:rPr>
          <w:spacing w:val="26"/>
          <w:w w:val="95"/>
        </w:rPr>
        <w:t xml:space="preserve"> </w:t>
      </w:r>
      <w:r>
        <w:rPr>
          <w:w w:val="95"/>
        </w:rPr>
        <w:t>possible</w:t>
      </w:r>
      <w:r>
        <w:rPr>
          <w:spacing w:val="26"/>
          <w:w w:val="95"/>
        </w:rPr>
        <w:t xml:space="preserve"> </w:t>
      </w:r>
      <w:r>
        <w:rPr>
          <w:w w:val="95"/>
        </w:rPr>
        <w:t>that</w:t>
      </w:r>
      <w:r>
        <w:rPr>
          <w:spacing w:val="26"/>
          <w:w w:val="95"/>
        </w:rPr>
        <w:t xml:space="preserve"> </w:t>
      </w:r>
      <w:r>
        <w:rPr>
          <w:rFonts w:ascii="Georgia"/>
          <w:i/>
          <w:w w:val="95"/>
        </w:rPr>
        <w:t>P</w:t>
      </w:r>
      <w:r>
        <w:rPr>
          <w:rFonts w:ascii="Georgia"/>
          <w:i/>
          <w:spacing w:val="-21"/>
          <w:w w:val="95"/>
        </w:rPr>
        <w:t xml:space="preserve"> </w:t>
      </w:r>
      <w:r>
        <w:rPr>
          <w:w w:val="95"/>
        </w:rPr>
        <w:t>(GVP)</w:t>
      </w:r>
      <w:r>
        <w:rPr>
          <w:spacing w:val="26"/>
          <w:w w:val="95"/>
        </w:rPr>
        <w:t xml:space="preserve"> </w:t>
      </w:r>
      <w:r>
        <w:rPr>
          <w:w w:val="95"/>
        </w:rPr>
        <w:t>could</w:t>
      </w:r>
      <w:r>
        <w:rPr>
          <w:spacing w:val="26"/>
          <w:w w:val="95"/>
        </w:rPr>
        <w:t xml:space="preserve"> </w:t>
      </w:r>
      <w:r>
        <w:rPr>
          <w:w w:val="95"/>
        </w:rPr>
        <w:t>be</w:t>
      </w:r>
      <w:r>
        <w:rPr>
          <w:spacing w:val="26"/>
          <w:w w:val="95"/>
        </w:rPr>
        <w:t xml:space="preserve"> </w:t>
      </w:r>
      <w:r>
        <w:rPr>
          <w:w w:val="95"/>
        </w:rPr>
        <w:t>higher</w:t>
      </w:r>
      <w:r>
        <w:rPr>
          <w:spacing w:val="27"/>
          <w:w w:val="95"/>
        </w:rPr>
        <w:t xml:space="preserve"> </w:t>
      </w:r>
      <w:r>
        <w:rPr>
          <w:w w:val="95"/>
        </w:rPr>
        <w:t>at</w:t>
      </w:r>
      <w:r>
        <w:rPr>
          <w:spacing w:val="25"/>
          <w:w w:val="95"/>
        </w:rPr>
        <w:t xml:space="preserve"> </w:t>
      </w:r>
      <w:r>
        <w:rPr>
          <w:w w:val="95"/>
        </w:rPr>
        <w:t>relatively</w:t>
      </w:r>
      <w:r>
        <w:rPr>
          <w:spacing w:val="26"/>
          <w:w w:val="95"/>
        </w:rPr>
        <w:t xml:space="preserve"> </w:t>
      </w:r>
      <w:r>
        <w:rPr>
          <w:w w:val="95"/>
        </w:rPr>
        <w:t>low</w:t>
      </w:r>
      <w:r>
        <w:rPr>
          <w:spacing w:val="26"/>
          <w:w w:val="95"/>
        </w:rPr>
        <w:t xml:space="preserve"> </w:t>
      </w:r>
      <w:r>
        <w:rPr>
          <w:w w:val="95"/>
        </w:rPr>
        <w:t>MFAS</w:t>
      </w:r>
    </w:p>
    <w:p w14:paraId="79973DC5" w14:textId="77777777" w:rsidR="00C544BC" w:rsidRDefault="00BD4BDE">
      <w:pPr>
        <w:pStyle w:val="BodyText"/>
        <w:spacing w:before="155"/>
      </w:pPr>
      <w:r>
        <w:rPr>
          <w:rFonts w:ascii="Trebuchet MS"/>
          <w:sz w:val="12"/>
        </w:rPr>
        <w:t xml:space="preserve">388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received</w:t>
      </w:r>
      <w:r>
        <w:rPr>
          <w:spacing w:val="-3"/>
          <w:w w:val="95"/>
        </w:rPr>
        <w:t xml:space="preserve"> </w:t>
      </w:r>
      <w:r>
        <w:rPr>
          <w:w w:val="95"/>
        </w:rPr>
        <w:t>levels</w:t>
      </w:r>
      <w:r>
        <w:rPr>
          <w:spacing w:val="-2"/>
          <w:w w:val="95"/>
        </w:rPr>
        <w:t xml:space="preserve"> </w:t>
      </w:r>
      <w:r>
        <w:rPr>
          <w:w w:val="95"/>
        </w:rPr>
        <w:t>than</w:t>
      </w:r>
      <w:r>
        <w:rPr>
          <w:spacing w:val="-4"/>
          <w:w w:val="95"/>
        </w:rPr>
        <w:t xml:space="preserve"> </w:t>
      </w:r>
      <w:r>
        <w:rPr>
          <w:w w:val="95"/>
        </w:rPr>
        <w:t>when</w:t>
      </w:r>
      <w:r>
        <w:rPr>
          <w:spacing w:val="-3"/>
          <w:w w:val="95"/>
        </w:rPr>
        <w:t xml:space="preserve"> </w:t>
      </w:r>
      <w:r>
        <w:rPr>
          <w:w w:val="95"/>
        </w:rPr>
        <w:t>only</w:t>
      </w:r>
      <w:r>
        <w:rPr>
          <w:spacing w:val="-3"/>
          <w:w w:val="95"/>
        </w:rPr>
        <w:t xml:space="preserve"> </w:t>
      </w:r>
      <w:r>
        <w:rPr>
          <w:w w:val="95"/>
        </w:rPr>
        <w:t>naval</w:t>
      </w:r>
      <w:r>
        <w:rPr>
          <w:spacing w:val="-3"/>
          <w:w w:val="95"/>
        </w:rPr>
        <w:t xml:space="preserve"> </w:t>
      </w:r>
      <w:r>
        <w:rPr>
          <w:w w:val="95"/>
        </w:rPr>
        <w:t>training</w:t>
      </w:r>
      <w:r>
        <w:rPr>
          <w:spacing w:val="-3"/>
          <w:w w:val="95"/>
        </w:rPr>
        <w:t xml:space="preserve"> </w:t>
      </w:r>
      <w:r>
        <w:rPr>
          <w:w w:val="95"/>
        </w:rPr>
        <w:t>is</w:t>
      </w:r>
      <w:r>
        <w:rPr>
          <w:spacing w:val="-4"/>
          <w:w w:val="95"/>
        </w:rPr>
        <w:t xml:space="preserve"> </w:t>
      </w:r>
      <w:r>
        <w:rPr>
          <w:w w:val="95"/>
        </w:rPr>
        <w:t>present,</w:t>
      </w:r>
      <w:r>
        <w:rPr>
          <w:spacing w:val="-4"/>
          <w:w w:val="95"/>
        </w:rPr>
        <w:t xml:space="preserve"> </w:t>
      </w:r>
      <w:r>
        <w:rPr>
          <w:w w:val="95"/>
        </w:rPr>
        <w:t>since</w:t>
      </w:r>
      <w:r>
        <w:rPr>
          <w:spacing w:val="-2"/>
          <w:w w:val="95"/>
        </w:rPr>
        <w:t xml:space="preserve"> </w:t>
      </w:r>
      <w:r>
        <w:rPr>
          <w:w w:val="95"/>
        </w:rPr>
        <w:t>animals</w:t>
      </w:r>
      <w:r>
        <w:rPr>
          <w:spacing w:val="-3"/>
          <w:w w:val="95"/>
        </w:rPr>
        <w:t xml:space="preserve"> </w:t>
      </w:r>
      <w:r>
        <w:rPr>
          <w:w w:val="95"/>
        </w:rPr>
        <w:t>may</w:t>
      </w:r>
      <w:r>
        <w:rPr>
          <w:spacing w:val="-3"/>
          <w:w w:val="95"/>
        </w:rPr>
        <w:t xml:space="preserve"> </w:t>
      </w:r>
      <w:r>
        <w:rPr>
          <w:w w:val="95"/>
        </w:rPr>
        <w:t>move</w:t>
      </w:r>
      <w:r>
        <w:rPr>
          <w:spacing w:val="-3"/>
          <w:w w:val="95"/>
        </w:rPr>
        <w:t xml:space="preserve"> </w:t>
      </w:r>
      <w:r>
        <w:rPr>
          <w:w w:val="95"/>
        </w:rPr>
        <w:t>away</w:t>
      </w:r>
      <w:r>
        <w:rPr>
          <w:spacing w:val="-3"/>
          <w:w w:val="95"/>
        </w:rPr>
        <w:t xml:space="preserve"> </w:t>
      </w:r>
      <w:r>
        <w:rPr>
          <w:w w:val="95"/>
        </w:rPr>
        <w:t>from</w:t>
      </w:r>
    </w:p>
    <w:p w14:paraId="3A299E5C" w14:textId="18D6A24E" w:rsidR="00C544BC" w:rsidRDefault="00BD4BDE">
      <w:pPr>
        <w:pStyle w:val="BodyText"/>
      </w:pPr>
      <w:r>
        <w:rPr>
          <w:rFonts w:ascii="Trebuchet MS"/>
          <w:sz w:val="12"/>
        </w:rPr>
        <w:t xml:space="preserve">389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high-intensity</w:t>
      </w:r>
      <w:r>
        <w:rPr>
          <w:spacing w:val="9"/>
          <w:w w:val="95"/>
        </w:rPr>
        <w:t xml:space="preserve"> </w:t>
      </w:r>
      <w:r>
        <w:rPr>
          <w:w w:val="95"/>
        </w:rPr>
        <w:t>areas,</w:t>
      </w:r>
      <w:r>
        <w:rPr>
          <w:spacing w:val="9"/>
          <w:w w:val="95"/>
        </w:rPr>
        <w:t xml:space="preserve"> </w:t>
      </w:r>
      <w:r>
        <w:rPr>
          <w:w w:val="95"/>
        </w:rPr>
        <w:t>resulting</w:t>
      </w:r>
      <w:r>
        <w:rPr>
          <w:spacing w:val="10"/>
          <w:w w:val="95"/>
        </w:rPr>
        <w:t xml:space="preserve"> </w:t>
      </w:r>
      <w:r>
        <w:rPr>
          <w:w w:val="95"/>
        </w:rPr>
        <w:t>in</w:t>
      </w:r>
      <w:r>
        <w:rPr>
          <w:spacing w:val="9"/>
          <w:w w:val="95"/>
        </w:rPr>
        <w:t xml:space="preserve"> </w:t>
      </w:r>
      <w:r>
        <w:rPr>
          <w:w w:val="95"/>
        </w:rPr>
        <w:t>increased</w:t>
      </w:r>
      <w:r>
        <w:rPr>
          <w:spacing w:val="9"/>
          <w:w w:val="95"/>
        </w:rPr>
        <w:t xml:space="preserve"> </w:t>
      </w:r>
      <w:r>
        <w:rPr>
          <w:w w:val="95"/>
        </w:rPr>
        <w:t>densities</w:t>
      </w:r>
      <w:r>
        <w:rPr>
          <w:spacing w:val="9"/>
          <w:w w:val="95"/>
        </w:rPr>
        <w:t xml:space="preserve"> </w:t>
      </w:r>
      <w:r>
        <w:rPr>
          <w:w w:val="95"/>
        </w:rPr>
        <w:t>in</w:t>
      </w:r>
      <w:r>
        <w:rPr>
          <w:spacing w:val="9"/>
          <w:w w:val="95"/>
        </w:rPr>
        <w:t xml:space="preserve"> </w:t>
      </w:r>
      <w:r>
        <w:rPr>
          <w:w w:val="95"/>
        </w:rPr>
        <w:t>lower-intensity</w:t>
      </w:r>
      <w:r>
        <w:rPr>
          <w:spacing w:val="9"/>
          <w:w w:val="95"/>
        </w:rPr>
        <w:t xml:space="preserve"> </w:t>
      </w:r>
      <w:r>
        <w:rPr>
          <w:w w:val="95"/>
        </w:rPr>
        <w:t>areas.</w:t>
      </w:r>
      <w:r>
        <w:rPr>
          <w:spacing w:val="31"/>
          <w:w w:val="95"/>
        </w:rPr>
        <w:t xml:space="preserve"> </w:t>
      </w:r>
      <w:r>
        <w:rPr>
          <w:w w:val="95"/>
        </w:rPr>
        <w:t>In</w:t>
      </w:r>
      <w:r>
        <w:rPr>
          <w:spacing w:val="9"/>
          <w:w w:val="95"/>
        </w:rPr>
        <w:t xml:space="preserve"> </w:t>
      </w:r>
      <w:r>
        <w:rPr>
          <w:w w:val="95"/>
        </w:rPr>
        <w:t>our</w:t>
      </w:r>
      <w:r>
        <w:rPr>
          <w:spacing w:val="9"/>
          <w:w w:val="95"/>
        </w:rPr>
        <w:t xml:space="preserve"> </w:t>
      </w:r>
      <w:del w:id="33" w:author="Daryl Boness" w:date="2022-04-15T13:18:00Z">
        <w:r w:rsidDel="00662943">
          <w:rPr>
            <w:w w:val="95"/>
          </w:rPr>
          <w:delText>dataset</w:delText>
        </w:r>
      </w:del>
      <w:ins w:id="34" w:author="Daryl Boness" w:date="2022-04-15T13:18:00Z">
        <w:r w:rsidR="00662943">
          <w:rPr>
            <w:w w:val="95"/>
          </w:rPr>
          <w:t>data set</w:t>
        </w:r>
      </w:ins>
      <w:r>
        <w:rPr>
          <w:w w:val="95"/>
        </w:rPr>
        <w:t>,</w:t>
      </w:r>
    </w:p>
    <w:p w14:paraId="69AD098F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390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0"/>
        </w:rPr>
        <w:t>some</w:t>
      </w:r>
      <w:r>
        <w:rPr>
          <w:spacing w:val="33"/>
          <w:w w:val="90"/>
        </w:rPr>
        <w:t xml:space="preserve"> </w:t>
      </w:r>
      <w:r>
        <w:rPr>
          <w:w w:val="90"/>
        </w:rPr>
        <w:t>hydrophones</w:t>
      </w:r>
      <w:r>
        <w:rPr>
          <w:spacing w:val="33"/>
          <w:w w:val="90"/>
        </w:rPr>
        <w:t xml:space="preserve"> </w:t>
      </w:r>
      <w:r>
        <w:rPr>
          <w:w w:val="90"/>
        </w:rPr>
        <w:t>had</w:t>
      </w:r>
      <w:r>
        <w:rPr>
          <w:spacing w:val="33"/>
          <w:w w:val="90"/>
        </w:rPr>
        <w:t xml:space="preserve"> </w:t>
      </w:r>
      <w:r>
        <w:rPr>
          <w:w w:val="90"/>
        </w:rPr>
        <w:t>lesser</w:t>
      </w:r>
      <w:r>
        <w:rPr>
          <w:spacing w:val="33"/>
          <w:w w:val="90"/>
        </w:rPr>
        <w:t xml:space="preserve"> </w:t>
      </w:r>
      <w:r>
        <w:rPr>
          <w:w w:val="90"/>
        </w:rPr>
        <w:t>observed</w:t>
      </w:r>
      <w:r>
        <w:rPr>
          <w:spacing w:val="33"/>
          <w:w w:val="90"/>
        </w:rPr>
        <w:t xml:space="preserve"> </w:t>
      </w:r>
      <w:r>
        <w:rPr>
          <w:rFonts w:ascii="Georgia"/>
          <w:i/>
          <w:w w:val="90"/>
        </w:rPr>
        <w:t>P</w:t>
      </w:r>
      <w:r>
        <w:rPr>
          <w:rFonts w:ascii="Georgia"/>
          <w:i/>
          <w:spacing w:val="-16"/>
          <w:w w:val="90"/>
        </w:rPr>
        <w:t xml:space="preserve"> </w:t>
      </w:r>
      <w:r>
        <w:rPr>
          <w:w w:val="90"/>
        </w:rPr>
        <w:t>(GVP)</w:t>
      </w:r>
      <w:r>
        <w:rPr>
          <w:spacing w:val="33"/>
          <w:w w:val="90"/>
        </w:rPr>
        <w:t xml:space="preserve"> </w:t>
      </w:r>
      <w:r>
        <w:rPr>
          <w:w w:val="90"/>
        </w:rPr>
        <w:t>at</w:t>
      </w:r>
      <w:r>
        <w:rPr>
          <w:spacing w:val="33"/>
          <w:w w:val="90"/>
        </w:rPr>
        <w:t xml:space="preserve"> </w:t>
      </w:r>
      <w:r>
        <w:rPr>
          <w:w w:val="90"/>
        </w:rPr>
        <w:t>low</w:t>
      </w:r>
      <w:r>
        <w:rPr>
          <w:spacing w:val="33"/>
          <w:w w:val="90"/>
        </w:rPr>
        <w:t xml:space="preserve"> </w:t>
      </w:r>
      <w:r>
        <w:rPr>
          <w:w w:val="90"/>
        </w:rPr>
        <w:t>levels</w:t>
      </w:r>
      <w:r>
        <w:rPr>
          <w:spacing w:val="33"/>
          <w:w w:val="90"/>
        </w:rPr>
        <w:t xml:space="preserve"> </w:t>
      </w:r>
      <w:r>
        <w:rPr>
          <w:w w:val="90"/>
        </w:rPr>
        <w:t>of</w:t>
      </w:r>
      <w:r>
        <w:rPr>
          <w:spacing w:val="33"/>
          <w:w w:val="90"/>
        </w:rPr>
        <w:t xml:space="preserve"> </w:t>
      </w:r>
      <w:r>
        <w:rPr>
          <w:w w:val="90"/>
        </w:rPr>
        <w:t>MFAS</w:t>
      </w:r>
      <w:r>
        <w:rPr>
          <w:spacing w:val="33"/>
          <w:w w:val="90"/>
        </w:rPr>
        <w:t xml:space="preserve"> </w:t>
      </w:r>
      <w:r>
        <w:rPr>
          <w:w w:val="90"/>
        </w:rPr>
        <w:t>and</w:t>
      </w:r>
      <w:r>
        <w:rPr>
          <w:spacing w:val="33"/>
          <w:w w:val="90"/>
        </w:rPr>
        <w:t xml:space="preserve"> </w:t>
      </w:r>
      <w:r>
        <w:rPr>
          <w:w w:val="90"/>
        </w:rPr>
        <w:t>some</w:t>
      </w:r>
      <w:r>
        <w:rPr>
          <w:spacing w:val="33"/>
          <w:w w:val="90"/>
        </w:rPr>
        <w:t xml:space="preserve"> </w:t>
      </w:r>
      <w:r>
        <w:rPr>
          <w:w w:val="90"/>
        </w:rPr>
        <w:t>had</w:t>
      </w:r>
      <w:r>
        <w:rPr>
          <w:spacing w:val="33"/>
          <w:w w:val="90"/>
        </w:rPr>
        <w:t xml:space="preserve"> </w:t>
      </w:r>
      <w:r>
        <w:rPr>
          <w:w w:val="90"/>
        </w:rPr>
        <w:t>greater</w:t>
      </w:r>
    </w:p>
    <w:p w14:paraId="2E54A07F" w14:textId="77777777" w:rsidR="00C544BC" w:rsidRDefault="00BD4BDE">
      <w:pPr>
        <w:pStyle w:val="BodyText"/>
        <w:spacing w:before="155"/>
      </w:pPr>
      <w:r>
        <w:rPr>
          <w:rFonts w:ascii="Trebuchet MS"/>
          <w:sz w:val="12"/>
        </w:rPr>
        <w:t xml:space="preserve">391 </w:t>
      </w:r>
      <w:proofErr w:type="gramStart"/>
      <w:r>
        <w:rPr>
          <w:rFonts w:ascii="Trebuchet MS"/>
          <w:sz w:val="12"/>
        </w:rPr>
        <w:t xml:space="preserve">  </w:t>
      </w:r>
      <w:r>
        <w:rPr>
          <w:rFonts w:ascii="Trebuchet MS"/>
          <w:spacing w:val="28"/>
          <w:sz w:val="12"/>
        </w:rPr>
        <w:t xml:space="preserve"> </w:t>
      </w:r>
      <w:r>
        <w:t>(</w:t>
      </w:r>
      <w:proofErr w:type="gramEnd"/>
      <w:r>
        <w:t>Fig.</w:t>
      </w:r>
      <w:r>
        <w:rPr>
          <w:spacing w:val="83"/>
        </w:rPr>
        <w:t xml:space="preserve"> </w:t>
      </w:r>
      <w:hyperlink w:anchor="_bookmark3" w:history="1">
        <w:r>
          <w:t>S2.3).</w:t>
        </w:r>
      </w:hyperlink>
      <w:r>
        <w:rPr>
          <w:spacing w:val="82"/>
        </w:rPr>
        <w:t xml:space="preserve"> </w:t>
      </w:r>
      <w:r>
        <w:t>Due</w:t>
      </w:r>
      <w:r>
        <w:rPr>
          <w:spacing w:val="22"/>
        </w:rPr>
        <w:t xml:space="preserve"> </w:t>
      </w:r>
      <w:r>
        <w:t>to</w:t>
      </w:r>
      <w:r>
        <w:rPr>
          <w:spacing w:val="22"/>
        </w:rPr>
        <w:t xml:space="preserve"> </w:t>
      </w:r>
      <w:r>
        <w:t>small</w:t>
      </w:r>
      <w:r>
        <w:rPr>
          <w:spacing w:val="21"/>
        </w:rPr>
        <w:t xml:space="preserve"> </w:t>
      </w:r>
      <w:r>
        <w:t>sample</w:t>
      </w:r>
      <w:r>
        <w:rPr>
          <w:spacing w:val="22"/>
        </w:rPr>
        <w:t xml:space="preserve"> </w:t>
      </w:r>
      <w:r>
        <w:t>size</w:t>
      </w:r>
      <w:r>
        <w:rPr>
          <w:spacing w:val="21"/>
        </w:rPr>
        <w:t xml:space="preserve"> </w:t>
      </w:r>
      <w:r>
        <w:t>at</w:t>
      </w:r>
      <w:r>
        <w:rPr>
          <w:spacing w:val="22"/>
        </w:rPr>
        <w:t xml:space="preserve"> </w:t>
      </w:r>
      <w:r>
        <w:t>low</w:t>
      </w:r>
      <w:r>
        <w:rPr>
          <w:spacing w:val="21"/>
        </w:rPr>
        <w:t xml:space="preserve"> </w:t>
      </w:r>
      <w:r>
        <w:t>intensities,</w:t>
      </w:r>
      <w:r>
        <w:rPr>
          <w:spacing w:val="27"/>
        </w:rPr>
        <w:t xml:space="preserve"> </w:t>
      </w:r>
      <w:r>
        <w:t>we</w:t>
      </w:r>
      <w:r>
        <w:rPr>
          <w:spacing w:val="21"/>
        </w:rPr>
        <w:t xml:space="preserve"> </w:t>
      </w:r>
      <w:r>
        <w:t>cannot</w:t>
      </w:r>
      <w:r>
        <w:rPr>
          <w:spacing w:val="22"/>
        </w:rPr>
        <w:t xml:space="preserve"> </w:t>
      </w:r>
      <w:r>
        <w:t>determine</w:t>
      </w:r>
      <w:r>
        <w:rPr>
          <w:spacing w:val="21"/>
        </w:rPr>
        <w:t xml:space="preserve"> </w:t>
      </w:r>
      <w:r>
        <w:t>whether</w:t>
      </w:r>
    </w:p>
    <w:p w14:paraId="7F9DF10A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392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0"/>
        </w:rPr>
        <w:t>observed</w:t>
      </w:r>
      <w:r>
        <w:rPr>
          <w:spacing w:val="43"/>
          <w:w w:val="90"/>
        </w:rPr>
        <w:t xml:space="preserve"> </w:t>
      </w:r>
      <w:r>
        <w:rPr>
          <w:w w:val="90"/>
        </w:rPr>
        <w:t>increases</w:t>
      </w:r>
      <w:r>
        <w:rPr>
          <w:spacing w:val="42"/>
          <w:w w:val="90"/>
        </w:rPr>
        <w:t xml:space="preserve"> </w:t>
      </w:r>
      <w:r>
        <w:rPr>
          <w:w w:val="90"/>
        </w:rPr>
        <w:t>in</w:t>
      </w:r>
      <w:r>
        <w:rPr>
          <w:spacing w:val="42"/>
          <w:w w:val="90"/>
        </w:rPr>
        <w:t xml:space="preserve"> </w:t>
      </w:r>
      <w:r>
        <w:rPr>
          <w:rFonts w:ascii="Georgia"/>
          <w:i/>
          <w:w w:val="90"/>
        </w:rPr>
        <w:t>P</w:t>
      </w:r>
      <w:r>
        <w:rPr>
          <w:rFonts w:ascii="Georgia"/>
          <w:i/>
          <w:spacing w:val="-12"/>
          <w:w w:val="90"/>
        </w:rPr>
        <w:t xml:space="preserve"> </w:t>
      </w:r>
      <w:r>
        <w:rPr>
          <w:w w:val="90"/>
        </w:rPr>
        <w:t>(GVP)</w:t>
      </w:r>
      <w:r>
        <w:rPr>
          <w:spacing w:val="41"/>
          <w:w w:val="90"/>
        </w:rPr>
        <w:t xml:space="preserve"> </w:t>
      </w:r>
      <w:r>
        <w:rPr>
          <w:w w:val="90"/>
        </w:rPr>
        <w:t>when</w:t>
      </w:r>
      <w:r>
        <w:rPr>
          <w:spacing w:val="42"/>
          <w:w w:val="90"/>
        </w:rPr>
        <w:t xml:space="preserve"> </w:t>
      </w:r>
      <w:r>
        <w:rPr>
          <w:w w:val="90"/>
        </w:rPr>
        <w:t>MFAS</w:t>
      </w:r>
      <w:r>
        <w:rPr>
          <w:spacing w:val="43"/>
          <w:w w:val="90"/>
        </w:rPr>
        <w:t xml:space="preserve"> </w:t>
      </w:r>
      <w:r>
        <w:rPr>
          <w:w w:val="90"/>
        </w:rPr>
        <w:t>was</w:t>
      </w:r>
      <w:r>
        <w:rPr>
          <w:spacing w:val="41"/>
          <w:w w:val="90"/>
        </w:rPr>
        <w:t xml:space="preserve"> </w:t>
      </w:r>
      <w:r>
        <w:rPr>
          <w:w w:val="90"/>
        </w:rPr>
        <w:t>present</w:t>
      </w:r>
      <w:r>
        <w:rPr>
          <w:spacing w:val="41"/>
          <w:w w:val="90"/>
        </w:rPr>
        <w:t xml:space="preserve"> </w:t>
      </w:r>
      <w:r>
        <w:rPr>
          <w:w w:val="90"/>
        </w:rPr>
        <w:t>at</w:t>
      </w:r>
      <w:r>
        <w:rPr>
          <w:spacing w:val="41"/>
          <w:w w:val="90"/>
        </w:rPr>
        <w:t xml:space="preserve"> </w:t>
      </w:r>
      <w:r>
        <w:rPr>
          <w:w w:val="90"/>
        </w:rPr>
        <w:t>relatively</w:t>
      </w:r>
      <w:r>
        <w:rPr>
          <w:spacing w:val="42"/>
          <w:w w:val="90"/>
        </w:rPr>
        <w:t xml:space="preserve"> </w:t>
      </w:r>
      <w:r>
        <w:rPr>
          <w:w w:val="90"/>
        </w:rPr>
        <w:t>low</w:t>
      </w:r>
      <w:r>
        <w:rPr>
          <w:spacing w:val="43"/>
          <w:w w:val="90"/>
        </w:rPr>
        <w:t xml:space="preserve"> </w:t>
      </w:r>
      <w:r>
        <w:rPr>
          <w:w w:val="90"/>
        </w:rPr>
        <w:t>intensities</w:t>
      </w:r>
      <w:r>
        <w:rPr>
          <w:spacing w:val="41"/>
          <w:w w:val="90"/>
        </w:rPr>
        <w:t xml:space="preserve"> </w:t>
      </w:r>
      <w:r>
        <w:rPr>
          <w:w w:val="90"/>
        </w:rPr>
        <w:t>was</w:t>
      </w:r>
      <w:r>
        <w:rPr>
          <w:spacing w:val="41"/>
          <w:w w:val="90"/>
        </w:rPr>
        <w:t xml:space="preserve"> </w:t>
      </w:r>
      <w:r>
        <w:rPr>
          <w:w w:val="90"/>
        </w:rPr>
        <w:t>due</w:t>
      </w:r>
    </w:p>
    <w:p w14:paraId="693502B8" w14:textId="77777777" w:rsidR="00C544BC" w:rsidRDefault="00BD4BDE">
      <w:pPr>
        <w:pStyle w:val="BodyText"/>
        <w:spacing w:before="155"/>
      </w:pPr>
      <w:r>
        <w:rPr>
          <w:rFonts w:ascii="Trebuchet MS"/>
          <w:sz w:val="12"/>
        </w:rPr>
        <w:t xml:space="preserve">393    </w:t>
      </w:r>
      <w:r>
        <w:rPr>
          <w:rFonts w:ascii="Trebuchet MS"/>
          <w:spacing w:val="19"/>
          <w:sz w:val="12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sampling</w:t>
      </w:r>
      <w:r>
        <w:rPr>
          <w:spacing w:val="-4"/>
        </w:rPr>
        <w:t xml:space="preserve"> </w:t>
      </w:r>
      <w:r>
        <w:t>error</w:t>
      </w:r>
      <w:r>
        <w:rPr>
          <w:spacing w:val="-5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avoidance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high-intensity</w:t>
      </w:r>
      <w:r>
        <w:rPr>
          <w:spacing w:val="-4"/>
        </w:rPr>
        <w:t xml:space="preserve"> </w:t>
      </w:r>
      <w:r>
        <w:t>areas.</w:t>
      </w:r>
      <w:r>
        <w:rPr>
          <w:spacing w:val="19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version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model</w:t>
      </w:r>
      <w:r>
        <w:rPr>
          <w:spacing w:val="-5"/>
        </w:rPr>
        <w:t xml:space="preserve"> </w:t>
      </w:r>
      <w:r>
        <w:t>fitted</w:t>
      </w:r>
    </w:p>
    <w:p w14:paraId="31B630E0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394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as</w:t>
      </w:r>
      <w:r>
        <w:rPr>
          <w:spacing w:val="32"/>
          <w:w w:val="95"/>
        </w:rPr>
        <w:t xml:space="preserve"> </w:t>
      </w:r>
      <w:r>
        <w:rPr>
          <w:w w:val="95"/>
        </w:rPr>
        <w:t>a</w:t>
      </w:r>
      <w:r>
        <w:rPr>
          <w:spacing w:val="31"/>
          <w:w w:val="95"/>
        </w:rPr>
        <w:t xml:space="preserve"> </w:t>
      </w:r>
      <w:r>
        <w:rPr>
          <w:w w:val="95"/>
        </w:rPr>
        <w:t>single</w:t>
      </w:r>
      <w:r>
        <w:rPr>
          <w:spacing w:val="32"/>
          <w:w w:val="95"/>
        </w:rPr>
        <w:t xml:space="preserve"> </w:t>
      </w:r>
      <w:r>
        <w:rPr>
          <w:w w:val="95"/>
        </w:rPr>
        <w:t>GAM</w:t>
      </w:r>
      <w:r>
        <w:rPr>
          <w:spacing w:val="33"/>
          <w:w w:val="95"/>
        </w:rPr>
        <w:t xml:space="preserve"> </w:t>
      </w:r>
      <w:r>
        <w:rPr>
          <w:w w:val="95"/>
        </w:rPr>
        <w:t>(Appendix</w:t>
      </w:r>
      <w:r>
        <w:rPr>
          <w:spacing w:val="31"/>
          <w:w w:val="95"/>
        </w:rPr>
        <w:t xml:space="preserve"> </w:t>
      </w:r>
      <w:r>
        <w:rPr>
          <w:w w:val="95"/>
        </w:rPr>
        <w:t>S3)</w:t>
      </w:r>
      <w:r>
        <w:rPr>
          <w:spacing w:val="32"/>
          <w:w w:val="95"/>
        </w:rPr>
        <w:t xml:space="preserve"> </w:t>
      </w:r>
      <w:r>
        <w:rPr>
          <w:w w:val="95"/>
        </w:rPr>
        <w:t>predicted</w:t>
      </w:r>
      <w:r>
        <w:rPr>
          <w:spacing w:val="32"/>
          <w:w w:val="95"/>
        </w:rPr>
        <w:t xml:space="preserve"> </w:t>
      </w:r>
      <w:r>
        <w:rPr>
          <w:w w:val="95"/>
        </w:rPr>
        <w:t>the</w:t>
      </w:r>
      <w:r>
        <w:rPr>
          <w:spacing w:val="32"/>
          <w:w w:val="95"/>
        </w:rPr>
        <w:t xml:space="preserve"> </w:t>
      </w:r>
      <w:r>
        <w:rPr>
          <w:w w:val="95"/>
        </w:rPr>
        <w:t>change</w:t>
      </w:r>
      <w:r>
        <w:rPr>
          <w:spacing w:val="32"/>
          <w:w w:val="95"/>
        </w:rPr>
        <w:t xml:space="preserve"> </w:t>
      </w:r>
      <w:r>
        <w:rPr>
          <w:w w:val="95"/>
        </w:rPr>
        <w:t>in</w:t>
      </w:r>
      <w:r>
        <w:rPr>
          <w:spacing w:val="31"/>
          <w:w w:val="95"/>
        </w:rPr>
        <w:t xml:space="preserve"> </w:t>
      </w:r>
      <w:r>
        <w:rPr>
          <w:rFonts w:ascii="Georgia"/>
          <w:i/>
          <w:w w:val="95"/>
        </w:rPr>
        <w:t>P</w:t>
      </w:r>
      <w:r>
        <w:rPr>
          <w:rFonts w:ascii="Georgia"/>
          <w:i/>
          <w:spacing w:val="-18"/>
          <w:w w:val="95"/>
        </w:rPr>
        <w:t xml:space="preserve"> </w:t>
      </w:r>
      <w:r>
        <w:rPr>
          <w:w w:val="95"/>
        </w:rPr>
        <w:t>(GVP)</w:t>
      </w:r>
      <w:r>
        <w:rPr>
          <w:spacing w:val="31"/>
          <w:w w:val="95"/>
        </w:rPr>
        <w:t xml:space="preserve"> </w:t>
      </w:r>
      <w:r>
        <w:rPr>
          <w:w w:val="95"/>
        </w:rPr>
        <w:t>to</w:t>
      </w:r>
      <w:r>
        <w:rPr>
          <w:spacing w:val="32"/>
          <w:w w:val="95"/>
        </w:rPr>
        <w:t xml:space="preserve"> </w:t>
      </w:r>
      <w:r>
        <w:rPr>
          <w:w w:val="95"/>
        </w:rPr>
        <w:t>be</w:t>
      </w:r>
      <w:r>
        <w:rPr>
          <w:spacing w:val="33"/>
          <w:w w:val="95"/>
        </w:rPr>
        <w:t xml:space="preserve"> </w:t>
      </w:r>
      <w:r>
        <w:rPr>
          <w:w w:val="95"/>
        </w:rPr>
        <w:t>&gt;</w:t>
      </w:r>
      <w:r>
        <w:rPr>
          <w:spacing w:val="31"/>
          <w:w w:val="95"/>
        </w:rPr>
        <w:t xml:space="preserve"> </w:t>
      </w:r>
      <w:r>
        <w:rPr>
          <w:w w:val="95"/>
        </w:rPr>
        <w:t>0,</w:t>
      </w:r>
      <w:r>
        <w:rPr>
          <w:spacing w:val="32"/>
          <w:w w:val="95"/>
        </w:rPr>
        <w:t xml:space="preserve"> </w:t>
      </w:r>
      <w:r>
        <w:rPr>
          <w:w w:val="95"/>
        </w:rPr>
        <w:t>i.e.,</w:t>
      </w:r>
      <w:r>
        <w:rPr>
          <w:spacing w:val="31"/>
          <w:w w:val="95"/>
        </w:rPr>
        <w:t xml:space="preserve"> </w:t>
      </w:r>
      <w:r>
        <w:rPr>
          <w:w w:val="95"/>
        </w:rPr>
        <w:t>increased</w:t>
      </w:r>
    </w:p>
    <w:p w14:paraId="357DC7A9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395    </w:t>
      </w:r>
      <w:r>
        <w:rPr>
          <w:rFonts w:ascii="Trebuchet MS"/>
          <w:spacing w:val="19"/>
          <w:sz w:val="12"/>
        </w:rPr>
        <w:t xml:space="preserve"> </w:t>
      </w:r>
      <w:proofErr w:type="gramStart"/>
      <w:r>
        <w:rPr>
          <w:w w:val="95"/>
        </w:rPr>
        <w:t>relative</w:t>
      </w:r>
      <w:proofErr w:type="gramEnd"/>
      <w:r>
        <w:rPr>
          <w:spacing w:val="2"/>
          <w:w w:val="95"/>
        </w:rPr>
        <w:t xml:space="preserve"> </w:t>
      </w:r>
      <w:r>
        <w:rPr>
          <w:w w:val="95"/>
        </w:rPr>
        <w:t>to when</w:t>
      </w:r>
      <w:r>
        <w:rPr>
          <w:spacing w:val="1"/>
          <w:w w:val="95"/>
        </w:rPr>
        <w:t xml:space="preserve"> </w:t>
      </w:r>
      <w:r>
        <w:rPr>
          <w:w w:val="95"/>
        </w:rPr>
        <w:t>only</w:t>
      </w:r>
      <w:r>
        <w:rPr>
          <w:spacing w:val="1"/>
          <w:w w:val="95"/>
        </w:rPr>
        <w:t xml:space="preserve"> </w:t>
      </w:r>
      <w:r>
        <w:rPr>
          <w:w w:val="95"/>
        </w:rPr>
        <w:t>naval training</w:t>
      </w:r>
      <w:r>
        <w:rPr>
          <w:spacing w:val="1"/>
          <w:w w:val="95"/>
        </w:rPr>
        <w:t xml:space="preserve"> </w:t>
      </w:r>
      <w:r>
        <w:rPr>
          <w:w w:val="95"/>
        </w:rPr>
        <w:t>activity</w:t>
      </w:r>
      <w:r>
        <w:rPr>
          <w:spacing w:val="1"/>
          <w:w w:val="95"/>
        </w:rPr>
        <w:t xml:space="preserve"> </w:t>
      </w:r>
      <w:r>
        <w:rPr>
          <w:w w:val="95"/>
        </w:rPr>
        <w:t>was</w:t>
      </w:r>
      <w:r>
        <w:rPr>
          <w:spacing w:val="1"/>
          <w:w w:val="95"/>
        </w:rPr>
        <w:t xml:space="preserve"> </w:t>
      </w:r>
      <w:r>
        <w:rPr>
          <w:w w:val="95"/>
        </w:rPr>
        <w:t>present, at</w:t>
      </w:r>
      <w:r>
        <w:rPr>
          <w:spacing w:val="1"/>
          <w:w w:val="95"/>
        </w:rPr>
        <w:t xml:space="preserve"> </w:t>
      </w:r>
      <w:r>
        <w:rPr>
          <w:w w:val="95"/>
        </w:rPr>
        <w:t>MFAS</w:t>
      </w:r>
      <w:r>
        <w:rPr>
          <w:spacing w:val="1"/>
          <w:w w:val="95"/>
        </w:rPr>
        <w:t xml:space="preserve"> </w:t>
      </w:r>
      <w:r>
        <w:rPr>
          <w:w w:val="95"/>
        </w:rPr>
        <w:t>received</w:t>
      </w:r>
      <w:r>
        <w:rPr>
          <w:spacing w:val="1"/>
          <w:w w:val="95"/>
        </w:rPr>
        <w:t xml:space="preserve"> </w:t>
      </w:r>
      <w:r>
        <w:rPr>
          <w:w w:val="95"/>
        </w:rPr>
        <w:t>levels</w:t>
      </w:r>
      <w:r>
        <w:rPr>
          <w:spacing w:val="1"/>
          <w:w w:val="95"/>
        </w:rPr>
        <w:t xml:space="preserve"> </w:t>
      </w:r>
      <w:r>
        <w:rPr>
          <w:w w:val="95"/>
        </w:rPr>
        <w:t>below</w:t>
      </w:r>
      <w:r>
        <w:rPr>
          <w:spacing w:val="2"/>
          <w:w w:val="95"/>
        </w:rPr>
        <w:t xml:space="preserve"> </w:t>
      </w:r>
      <w:r>
        <w:rPr>
          <w:w w:val="95"/>
        </w:rPr>
        <w:t>103</w:t>
      </w:r>
    </w:p>
    <w:p w14:paraId="35616068" w14:textId="77777777" w:rsidR="00C544BC" w:rsidRDefault="00BD4BDE">
      <w:pPr>
        <w:spacing w:before="155"/>
        <w:ind w:left="150"/>
        <w:rPr>
          <w:sz w:val="24"/>
        </w:rPr>
      </w:pPr>
      <w:r>
        <w:rPr>
          <w:rFonts w:ascii="Trebuchet MS" w:hAnsi="Trebuchet MS"/>
          <w:sz w:val="12"/>
        </w:rPr>
        <w:t xml:space="preserve">396    </w:t>
      </w:r>
      <w:r>
        <w:rPr>
          <w:rFonts w:ascii="Trebuchet MS" w:hAnsi="Trebuchet MS"/>
          <w:spacing w:val="19"/>
          <w:sz w:val="12"/>
        </w:rPr>
        <w:t xml:space="preserve"> </w:t>
      </w:r>
      <w:r>
        <w:rPr>
          <w:sz w:val="24"/>
        </w:rPr>
        <w:t>dB</w:t>
      </w:r>
      <w:r>
        <w:rPr>
          <w:spacing w:val="21"/>
          <w:sz w:val="24"/>
        </w:rPr>
        <w:t xml:space="preserve"> </w:t>
      </w:r>
      <w:r>
        <w:rPr>
          <w:sz w:val="24"/>
        </w:rPr>
        <w:t>re</w:t>
      </w:r>
      <w:r>
        <w:rPr>
          <w:spacing w:val="22"/>
          <w:sz w:val="24"/>
        </w:rPr>
        <w:t xml:space="preserve"> </w:t>
      </w:r>
      <w:r>
        <w:rPr>
          <w:sz w:val="24"/>
        </w:rPr>
        <w:t>1</w:t>
      </w:r>
      <w:r>
        <w:rPr>
          <w:spacing w:val="22"/>
          <w:sz w:val="24"/>
        </w:rPr>
        <w:t xml:space="preserve"> </w:t>
      </w:r>
      <w:r>
        <w:rPr>
          <w:rFonts w:ascii="Georgia" w:hAnsi="Georgia"/>
          <w:i/>
          <w:sz w:val="24"/>
        </w:rPr>
        <w:t>µ</w:t>
      </w:r>
      <w:r>
        <w:rPr>
          <w:sz w:val="24"/>
        </w:rPr>
        <w:t>Pa</w:t>
      </w:r>
      <w:r>
        <w:rPr>
          <w:spacing w:val="21"/>
          <w:sz w:val="24"/>
        </w:rPr>
        <w:t xml:space="preserve"> </w:t>
      </w:r>
      <w:r>
        <w:rPr>
          <w:sz w:val="24"/>
        </w:rPr>
        <w:t>(Fig.</w:t>
      </w:r>
      <w:r>
        <w:rPr>
          <w:spacing w:val="49"/>
          <w:sz w:val="24"/>
        </w:rPr>
        <w:t xml:space="preserve"> </w:t>
      </w:r>
      <w:hyperlink w:anchor="_bookmark0" w:history="1">
        <w:r>
          <w:rPr>
            <w:sz w:val="24"/>
          </w:rPr>
          <w:t>S3.1).</w:t>
        </w:r>
      </w:hyperlink>
    </w:p>
    <w:p w14:paraId="73BC5097" w14:textId="77777777" w:rsidR="00C544BC" w:rsidRDefault="00BD4BDE">
      <w:pPr>
        <w:pStyle w:val="BodyText"/>
        <w:spacing w:before="298"/>
      </w:pPr>
      <w:r>
        <w:rPr>
          <w:rFonts w:ascii="Trebuchet MS"/>
          <w:sz w:val="12"/>
        </w:rPr>
        <w:t xml:space="preserve">397    </w:t>
      </w:r>
      <w:r>
        <w:rPr>
          <w:rFonts w:ascii="Trebuchet MS"/>
          <w:spacing w:val="7"/>
          <w:sz w:val="12"/>
        </w:rPr>
        <w:t xml:space="preserve"> </w:t>
      </w:r>
      <w:r>
        <w:rPr>
          <w:spacing w:val="-1"/>
        </w:rPr>
        <w:t>We</w:t>
      </w:r>
      <w:r>
        <w:rPr>
          <w:spacing w:val="-9"/>
        </w:rPr>
        <w:t xml:space="preserve"> </w:t>
      </w:r>
      <w:r>
        <w:rPr>
          <w:spacing w:val="-1"/>
        </w:rPr>
        <w:t>excluded</w:t>
      </w:r>
      <w:r>
        <w:rPr>
          <w:spacing w:val="-9"/>
        </w:rPr>
        <w:t xml:space="preserve"> </w:t>
      </w:r>
      <w:r>
        <w:rPr>
          <w:spacing w:val="-1"/>
        </w:rPr>
        <w:t>data</w:t>
      </w:r>
      <w:r>
        <w:rPr>
          <w:spacing w:val="-10"/>
        </w:rPr>
        <w:t xml:space="preserve"> </w:t>
      </w:r>
      <w:r>
        <w:rPr>
          <w:spacing w:val="-1"/>
        </w:rPr>
        <w:t>collected</w:t>
      </w:r>
      <w:r>
        <w:rPr>
          <w:spacing w:val="-9"/>
        </w:rPr>
        <w:t xml:space="preserve"> </w:t>
      </w:r>
      <w:r>
        <w:t>between</w:t>
      </w:r>
      <w:r>
        <w:rPr>
          <w:spacing w:val="-9"/>
        </w:rPr>
        <w:t xml:space="preserve"> </w:t>
      </w:r>
      <w:r>
        <w:t>training</w:t>
      </w:r>
      <w:r>
        <w:rPr>
          <w:spacing w:val="-9"/>
        </w:rPr>
        <w:t xml:space="preserve"> </w:t>
      </w:r>
      <w:r>
        <w:t>activity</w:t>
      </w:r>
      <w:r>
        <w:rPr>
          <w:spacing w:val="-9"/>
        </w:rPr>
        <w:t xml:space="preserve"> </w:t>
      </w:r>
      <w:r>
        <w:t>within</w:t>
      </w:r>
      <w:r>
        <w:rPr>
          <w:spacing w:val="-10"/>
        </w:rPr>
        <w:t xml:space="preserve"> </w:t>
      </w:r>
      <w:r>
        <w:t>an</w:t>
      </w:r>
      <w:r>
        <w:rPr>
          <w:spacing w:val="-9"/>
        </w:rPr>
        <w:t xml:space="preserve"> </w:t>
      </w:r>
      <w:r>
        <w:t>SCC</w:t>
      </w:r>
      <w:r>
        <w:rPr>
          <w:spacing w:val="-9"/>
        </w:rPr>
        <w:t xml:space="preserve"> </w:t>
      </w:r>
      <w:r>
        <w:t>(13%</w:t>
      </w:r>
      <w:r>
        <w:rPr>
          <w:spacing w:val="-9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available</w:t>
      </w:r>
    </w:p>
    <w:p w14:paraId="1A6CB6C1" w14:textId="77777777" w:rsidR="00C544BC" w:rsidRDefault="00BD4BDE">
      <w:pPr>
        <w:pStyle w:val="BodyText"/>
        <w:spacing w:before="155"/>
      </w:pPr>
      <w:r>
        <w:rPr>
          <w:rFonts w:ascii="Trebuchet MS"/>
          <w:sz w:val="12"/>
        </w:rPr>
        <w:t xml:space="preserve">398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data)</w:t>
      </w:r>
      <w:r>
        <w:rPr>
          <w:spacing w:val="3"/>
          <w:w w:val="95"/>
        </w:rPr>
        <w:t xml:space="preserve"> </w:t>
      </w:r>
      <w:r>
        <w:rPr>
          <w:w w:val="95"/>
        </w:rPr>
        <w:t>as</w:t>
      </w:r>
      <w:r>
        <w:rPr>
          <w:spacing w:val="2"/>
          <w:w w:val="95"/>
        </w:rPr>
        <w:t xml:space="preserve"> </w:t>
      </w:r>
      <w:r>
        <w:rPr>
          <w:w w:val="95"/>
        </w:rPr>
        <w:t>we</w:t>
      </w:r>
      <w:r>
        <w:rPr>
          <w:spacing w:val="3"/>
          <w:w w:val="95"/>
        </w:rPr>
        <w:t xml:space="preserve"> </w:t>
      </w:r>
      <w:r>
        <w:rPr>
          <w:w w:val="95"/>
        </w:rPr>
        <w:t>did</w:t>
      </w:r>
      <w:r>
        <w:rPr>
          <w:spacing w:val="2"/>
          <w:w w:val="95"/>
        </w:rPr>
        <w:t xml:space="preserve"> </w:t>
      </w:r>
      <w:r>
        <w:rPr>
          <w:w w:val="95"/>
        </w:rPr>
        <w:t>not</w:t>
      </w:r>
      <w:r>
        <w:rPr>
          <w:spacing w:val="3"/>
          <w:w w:val="95"/>
        </w:rPr>
        <w:t xml:space="preserve"> </w:t>
      </w:r>
      <w:r>
        <w:rPr>
          <w:w w:val="95"/>
        </w:rPr>
        <w:t>consider</w:t>
      </w:r>
      <w:r>
        <w:rPr>
          <w:spacing w:val="2"/>
          <w:w w:val="95"/>
        </w:rPr>
        <w:t xml:space="preserve"> </w:t>
      </w:r>
      <w:r>
        <w:rPr>
          <w:w w:val="95"/>
        </w:rPr>
        <w:t>it</w:t>
      </w:r>
      <w:r>
        <w:rPr>
          <w:spacing w:val="3"/>
          <w:w w:val="95"/>
        </w:rPr>
        <w:t xml:space="preserve"> </w:t>
      </w:r>
      <w:r>
        <w:rPr>
          <w:w w:val="95"/>
        </w:rPr>
        <w:t>to</w:t>
      </w:r>
      <w:r>
        <w:rPr>
          <w:spacing w:val="2"/>
          <w:w w:val="95"/>
        </w:rPr>
        <w:t xml:space="preserve"> </w:t>
      </w:r>
      <w:r>
        <w:rPr>
          <w:w w:val="95"/>
        </w:rPr>
        <w:t>be</w:t>
      </w:r>
      <w:r>
        <w:rPr>
          <w:spacing w:val="3"/>
          <w:w w:val="95"/>
        </w:rPr>
        <w:t xml:space="preserve"> </w:t>
      </w:r>
      <w:r>
        <w:rPr>
          <w:w w:val="95"/>
        </w:rPr>
        <w:t>true</w:t>
      </w:r>
      <w:r>
        <w:rPr>
          <w:spacing w:val="2"/>
          <w:w w:val="95"/>
        </w:rPr>
        <w:t xml:space="preserve"> </w:t>
      </w:r>
      <w:r>
        <w:rPr>
          <w:w w:val="95"/>
        </w:rPr>
        <w:t>baseline</w:t>
      </w:r>
      <w:r>
        <w:rPr>
          <w:spacing w:val="3"/>
          <w:w w:val="95"/>
        </w:rPr>
        <w:t xml:space="preserve"> </w:t>
      </w:r>
      <w:r>
        <w:rPr>
          <w:w w:val="95"/>
        </w:rPr>
        <w:t>data</w:t>
      </w:r>
      <w:r>
        <w:rPr>
          <w:spacing w:val="2"/>
          <w:w w:val="95"/>
        </w:rPr>
        <w:t xml:space="preserve"> </w:t>
      </w:r>
      <w:r>
        <w:rPr>
          <w:w w:val="95"/>
        </w:rPr>
        <w:t>since</w:t>
      </w:r>
      <w:r>
        <w:rPr>
          <w:spacing w:val="3"/>
          <w:w w:val="95"/>
        </w:rPr>
        <w:t xml:space="preserve"> </w:t>
      </w:r>
      <w:r>
        <w:rPr>
          <w:w w:val="95"/>
        </w:rPr>
        <w:t>naval</w:t>
      </w:r>
      <w:r>
        <w:rPr>
          <w:spacing w:val="2"/>
          <w:w w:val="95"/>
        </w:rPr>
        <w:t xml:space="preserve"> </w:t>
      </w:r>
      <w:r>
        <w:rPr>
          <w:w w:val="95"/>
        </w:rPr>
        <w:t>activity</w:t>
      </w:r>
      <w:r>
        <w:rPr>
          <w:spacing w:val="3"/>
          <w:w w:val="95"/>
        </w:rPr>
        <w:t xml:space="preserve"> </w:t>
      </w:r>
      <w:r>
        <w:rPr>
          <w:w w:val="95"/>
        </w:rPr>
        <w:t>and/or</w:t>
      </w:r>
      <w:r>
        <w:rPr>
          <w:spacing w:val="2"/>
          <w:w w:val="95"/>
        </w:rPr>
        <w:t xml:space="preserve"> </w:t>
      </w:r>
      <w:r>
        <w:rPr>
          <w:w w:val="95"/>
        </w:rPr>
        <w:t>MFAS</w:t>
      </w:r>
      <w:r>
        <w:rPr>
          <w:spacing w:val="3"/>
          <w:w w:val="95"/>
        </w:rPr>
        <w:t xml:space="preserve"> </w:t>
      </w:r>
      <w:r>
        <w:rPr>
          <w:w w:val="95"/>
        </w:rPr>
        <w:t>had</w:t>
      </w:r>
    </w:p>
    <w:p w14:paraId="57ABD45E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399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recently</w:t>
      </w:r>
      <w:r>
        <w:rPr>
          <w:spacing w:val="1"/>
          <w:w w:val="95"/>
        </w:rPr>
        <w:t xml:space="preserve"> </w:t>
      </w:r>
      <w:r>
        <w:rPr>
          <w:w w:val="95"/>
        </w:rPr>
        <w:t>(within hours or days)</w:t>
      </w:r>
      <w:r>
        <w:rPr>
          <w:spacing w:val="1"/>
          <w:w w:val="95"/>
        </w:rPr>
        <w:t xml:space="preserve"> </w:t>
      </w:r>
      <w:r>
        <w:rPr>
          <w:w w:val="95"/>
        </w:rPr>
        <w:t>been present.</w:t>
      </w:r>
      <w:r>
        <w:rPr>
          <w:spacing w:val="19"/>
          <w:w w:val="95"/>
        </w:rPr>
        <w:t xml:space="preserve"> </w:t>
      </w:r>
      <w:r>
        <w:rPr>
          <w:w w:val="95"/>
        </w:rPr>
        <w:t>It</w:t>
      </w:r>
      <w:r>
        <w:rPr>
          <w:spacing w:val="1"/>
          <w:w w:val="95"/>
        </w:rPr>
        <w:t xml:space="preserve"> </w:t>
      </w:r>
      <w:r>
        <w:rPr>
          <w:w w:val="95"/>
        </w:rPr>
        <w:t>would be interesting</w:t>
      </w:r>
      <w:r>
        <w:rPr>
          <w:spacing w:val="1"/>
          <w:w w:val="95"/>
        </w:rPr>
        <w:t xml:space="preserve"> </w:t>
      </w:r>
      <w:r>
        <w:rPr>
          <w:w w:val="95"/>
        </w:rPr>
        <w:t>to explore the complete</w:t>
      </w:r>
    </w:p>
    <w:p w14:paraId="75FEF436" w14:textId="6FC94537" w:rsidR="00C544BC" w:rsidRDefault="00BD4BDE">
      <w:pPr>
        <w:pStyle w:val="BodyText"/>
        <w:spacing w:before="155"/>
      </w:pPr>
      <w:r>
        <w:rPr>
          <w:rFonts w:ascii="Trebuchet MS"/>
          <w:sz w:val="12"/>
        </w:rPr>
        <w:t xml:space="preserve">400    </w:t>
      </w:r>
      <w:r>
        <w:rPr>
          <w:rFonts w:ascii="Trebuchet MS"/>
          <w:spacing w:val="19"/>
          <w:sz w:val="12"/>
        </w:rPr>
        <w:t xml:space="preserve"> </w:t>
      </w:r>
      <w:del w:id="35" w:author="Daryl Boness" w:date="2022-04-15T13:19:00Z">
        <w:r w:rsidDel="00662943">
          <w:rPr>
            <w:spacing w:val="-1"/>
            <w:w w:val="95"/>
          </w:rPr>
          <w:delText>dataset</w:delText>
        </w:r>
      </w:del>
      <w:ins w:id="36" w:author="Daryl Boness" w:date="2022-04-15T13:19:00Z">
        <w:r w:rsidR="00662943">
          <w:rPr>
            <w:spacing w:val="-1"/>
            <w:w w:val="95"/>
          </w:rPr>
          <w:t>data set</w:t>
        </w:r>
      </w:ins>
      <w:r>
        <w:rPr>
          <w:spacing w:val="-1"/>
          <w:w w:val="95"/>
        </w:rPr>
        <w:t>,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including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these</w:t>
      </w:r>
      <w:r>
        <w:rPr>
          <w:spacing w:val="-11"/>
          <w:w w:val="95"/>
        </w:rPr>
        <w:t xml:space="preserve"> </w:t>
      </w:r>
      <w:r>
        <w:rPr>
          <w:w w:val="95"/>
        </w:rPr>
        <w:t>interim</w:t>
      </w:r>
      <w:r>
        <w:rPr>
          <w:spacing w:val="-11"/>
          <w:w w:val="95"/>
        </w:rPr>
        <w:t xml:space="preserve"> </w:t>
      </w:r>
      <w:r>
        <w:rPr>
          <w:w w:val="95"/>
        </w:rPr>
        <w:t>periods,</w:t>
      </w:r>
      <w:r>
        <w:rPr>
          <w:spacing w:val="-10"/>
          <w:w w:val="95"/>
        </w:rPr>
        <w:t xml:space="preserve"> </w:t>
      </w:r>
      <w:r>
        <w:rPr>
          <w:w w:val="95"/>
        </w:rPr>
        <w:t>to</w:t>
      </w:r>
      <w:r>
        <w:rPr>
          <w:spacing w:val="-11"/>
          <w:w w:val="95"/>
        </w:rPr>
        <w:t xml:space="preserve"> </w:t>
      </w:r>
      <w:r>
        <w:rPr>
          <w:w w:val="95"/>
        </w:rPr>
        <w:t>investigate</w:t>
      </w:r>
      <w:r>
        <w:rPr>
          <w:spacing w:val="-10"/>
          <w:w w:val="95"/>
        </w:rPr>
        <w:t xml:space="preserve"> </w:t>
      </w:r>
      <w:r>
        <w:rPr>
          <w:w w:val="95"/>
        </w:rPr>
        <w:t>the</w:t>
      </w:r>
      <w:r>
        <w:rPr>
          <w:spacing w:val="-11"/>
          <w:w w:val="95"/>
        </w:rPr>
        <w:t xml:space="preserve"> </w:t>
      </w:r>
      <w:r>
        <w:rPr>
          <w:w w:val="95"/>
        </w:rPr>
        <w:t>timescales</w:t>
      </w:r>
      <w:r>
        <w:rPr>
          <w:spacing w:val="-11"/>
          <w:w w:val="95"/>
        </w:rPr>
        <w:t xml:space="preserve"> </w:t>
      </w:r>
      <w:r>
        <w:rPr>
          <w:w w:val="95"/>
        </w:rPr>
        <w:t>on</w:t>
      </w:r>
      <w:r>
        <w:rPr>
          <w:spacing w:val="-10"/>
          <w:w w:val="95"/>
        </w:rPr>
        <w:t xml:space="preserve"> </w:t>
      </w:r>
      <w:r>
        <w:rPr>
          <w:w w:val="95"/>
        </w:rPr>
        <w:t>which</w:t>
      </w:r>
      <w:r>
        <w:rPr>
          <w:spacing w:val="-11"/>
          <w:w w:val="95"/>
        </w:rPr>
        <w:t xml:space="preserve"> </w:t>
      </w:r>
      <w:r>
        <w:rPr>
          <w:w w:val="95"/>
        </w:rPr>
        <w:t>beaked</w:t>
      </w:r>
      <w:r>
        <w:rPr>
          <w:spacing w:val="-11"/>
          <w:w w:val="95"/>
        </w:rPr>
        <w:t xml:space="preserve"> </w:t>
      </w:r>
      <w:r>
        <w:rPr>
          <w:w w:val="95"/>
        </w:rPr>
        <w:t>whales</w:t>
      </w:r>
    </w:p>
    <w:p w14:paraId="50EBA231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401    </w:t>
      </w:r>
      <w:r>
        <w:rPr>
          <w:rFonts w:ascii="Trebuchet MS"/>
          <w:spacing w:val="19"/>
          <w:sz w:val="12"/>
        </w:rPr>
        <w:t xml:space="preserve"> </w:t>
      </w:r>
      <w:r>
        <w:rPr>
          <w:spacing w:val="-1"/>
        </w:rPr>
        <w:t>respond</w:t>
      </w:r>
      <w:r>
        <w:rPr>
          <w:spacing w:val="-9"/>
        </w:rPr>
        <w:t xml:space="preserve"> </w:t>
      </w:r>
      <w:r>
        <w:rPr>
          <w:spacing w:val="-1"/>
        </w:rPr>
        <w:t>to</w:t>
      </w:r>
      <w:r>
        <w:rPr>
          <w:spacing w:val="-10"/>
        </w:rPr>
        <w:t xml:space="preserve"> </w:t>
      </w:r>
      <w:r>
        <w:rPr>
          <w:spacing w:val="-1"/>
        </w:rPr>
        <w:t>naval</w:t>
      </w:r>
      <w:r>
        <w:rPr>
          <w:spacing w:val="-10"/>
        </w:rPr>
        <w:t xml:space="preserve"> </w:t>
      </w:r>
      <w:r>
        <w:rPr>
          <w:spacing w:val="-1"/>
        </w:rPr>
        <w:t>activity</w:t>
      </w:r>
      <w:r>
        <w:rPr>
          <w:spacing w:val="-10"/>
        </w:rPr>
        <w:t xml:space="preserve"> </w:t>
      </w:r>
      <w:r>
        <w:rPr>
          <w:spacing w:val="-1"/>
        </w:rPr>
        <w:t>(e.g.,</w:t>
      </w:r>
      <w:r>
        <w:rPr>
          <w:spacing w:val="-10"/>
        </w:rPr>
        <w:t xml:space="preserve"> </w:t>
      </w:r>
      <w:r>
        <w:rPr>
          <w:spacing w:val="-1"/>
        </w:rPr>
        <w:t>Jones-Todd</w:t>
      </w:r>
      <w:r>
        <w:rPr>
          <w:spacing w:val="-9"/>
        </w:rPr>
        <w:t xml:space="preserve"> </w:t>
      </w:r>
      <w:r>
        <w:rPr>
          <w:spacing w:val="-1"/>
        </w:rPr>
        <w:t>et</w:t>
      </w:r>
      <w:r>
        <w:rPr>
          <w:spacing w:val="-10"/>
        </w:rPr>
        <w:t xml:space="preserve"> </w:t>
      </w:r>
      <w:r>
        <w:rPr>
          <w:spacing w:val="-1"/>
        </w:rPr>
        <w:t>al.,</w:t>
      </w:r>
      <w:r>
        <w:rPr>
          <w:spacing w:val="-9"/>
        </w:rPr>
        <w:t xml:space="preserve"> </w:t>
      </w:r>
      <w:r>
        <w:t>2021;</w:t>
      </w:r>
      <w:r>
        <w:rPr>
          <w:spacing w:val="-10"/>
        </w:rPr>
        <w:t xml:space="preserve"> </w:t>
      </w:r>
      <w:r>
        <w:t>Joyce</w:t>
      </w:r>
      <w:r>
        <w:rPr>
          <w:spacing w:val="-10"/>
        </w:rPr>
        <w:t xml:space="preserve"> </w:t>
      </w:r>
      <w:r>
        <w:t>et</w:t>
      </w:r>
      <w:r>
        <w:rPr>
          <w:spacing w:val="-9"/>
        </w:rPr>
        <w:t xml:space="preserve"> </w:t>
      </w:r>
      <w:r>
        <w:t>al.,</w:t>
      </w:r>
      <w:r>
        <w:rPr>
          <w:spacing w:val="-10"/>
        </w:rPr>
        <w:t xml:space="preserve"> </w:t>
      </w:r>
      <w:r>
        <w:t>2019).</w:t>
      </w:r>
      <w:r>
        <w:rPr>
          <w:spacing w:val="8"/>
        </w:rPr>
        <w:t xml:space="preserve"> </w:t>
      </w:r>
      <w:r>
        <w:t>We</w:t>
      </w:r>
      <w:r>
        <w:rPr>
          <w:spacing w:val="-10"/>
        </w:rPr>
        <w:t xml:space="preserve"> </w:t>
      </w:r>
      <w:r>
        <w:t>might</w:t>
      </w:r>
      <w:r>
        <w:rPr>
          <w:spacing w:val="-10"/>
        </w:rPr>
        <w:t xml:space="preserve"> </w:t>
      </w:r>
      <w:r>
        <w:t>expect</w:t>
      </w:r>
    </w:p>
    <w:p w14:paraId="7ABA2543" w14:textId="77777777" w:rsidR="00C544BC" w:rsidRDefault="00C544BC">
      <w:pPr>
        <w:sectPr w:rsidR="00C544BC">
          <w:pgSz w:w="12240" w:h="15840"/>
          <w:pgMar w:top="1320" w:right="1280" w:bottom="1100" w:left="900" w:header="0" w:footer="832" w:gutter="0"/>
          <w:cols w:space="720"/>
        </w:sectPr>
      </w:pPr>
    </w:p>
    <w:p w14:paraId="52347805" w14:textId="77777777" w:rsidR="00C544BC" w:rsidRDefault="00BD4BDE">
      <w:pPr>
        <w:pStyle w:val="BodyText"/>
        <w:spacing w:before="107"/>
      </w:pPr>
      <w:r>
        <w:rPr>
          <w:rFonts w:ascii="Trebuchet MS"/>
          <w:sz w:val="12"/>
        </w:rPr>
        <w:lastRenderedPageBreak/>
        <w:t xml:space="preserve">402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0"/>
        </w:rPr>
        <w:t>that</w:t>
      </w:r>
      <w:r>
        <w:rPr>
          <w:spacing w:val="37"/>
          <w:w w:val="90"/>
        </w:rPr>
        <w:t xml:space="preserve"> </w:t>
      </w:r>
      <w:r>
        <w:rPr>
          <w:w w:val="90"/>
        </w:rPr>
        <w:t>time</w:t>
      </w:r>
      <w:r>
        <w:rPr>
          <w:spacing w:val="36"/>
          <w:w w:val="90"/>
        </w:rPr>
        <w:t xml:space="preserve"> </w:t>
      </w:r>
      <w:r>
        <w:rPr>
          <w:w w:val="90"/>
        </w:rPr>
        <w:t>since</w:t>
      </w:r>
      <w:r>
        <w:rPr>
          <w:spacing w:val="36"/>
          <w:w w:val="90"/>
        </w:rPr>
        <w:t xml:space="preserve"> </w:t>
      </w:r>
      <w:r>
        <w:rPr>
          <w:w w:val="90"/>
        </w:rPr>
        <w:t>training</w:t>
      </w:r>
      <w:r>
        <w:rPr>
          <w:spacing w:val="37"/>
          <w:w w:val="90"/>
        </w:rPr>
        <w:t xml:space="preserve"> </w:t>
      </w:r>
      <w:r>
        <w:rPr>
          <w:w w:val="90"/>
        </w:rPr>
        <w:t>activity</w:t>
      </w:r>
      <w:r>
        <w:rPr>
          <w:spacing w:val="36"/>
          <w:w w:val="90"/>
        </w:rPr>
        <w:t xml:space="preserve"> </w:t>
      </w:r>
      <w:r>
        <w:rPr>
          <w:w w:val="90"/>
        </w:rPr>
        <w:t>or</w:t>
      </w:r>
      <w:r>
        <w:rPr>
          <w:spacing w:val="36"/>
          <w:w w:val="90"/>
        </w:rPr>
        <w:t xml:space="preserve"> </w:t>
      </w:r>
      <w:r>
        <w:rPr>
          <w:w w:val="90"/>
        </w:rPr>
        <w:t>MFAS</w:t>
      </w:r>
      <w:r>
        <w:rPr>
          <w:spacing w:val="37"/>
          <w:w w:val="90"/>
        </w:rPr>
        <w:t xml:space="preserve"> </w:t>
      </w:r>
      <w:r>
        <w:rPr>
          <w:w w:val="90"/>
        </w:rPr>
        <w:t>could</w:t>
      </w:r>
      <w:r>
        <w:rPr>
          <w:spacing w:val="36"/>
          <w:w w:val="90"/>
        </w:rPr>
        <w:t xml:space="preserve"> </w:t>
      </w:r>
      <w:r>
        <w:rPr>
          <w:w w:val="90"/>
        </w:rPr>
        <w:t>lead</w:t>
      </w:r>
      <w:r>
        <w:rPr>
          <w:spacing w:val="36"/>
          <w:w w:val="90"/>
        </w:rPr>
        <w:t xml:space="preserve"> </w:t>
      </w:r>
      <w:r>
        <w:rPr>
          <w:w w:val="90"/>
        </w:rPr>
        <w:t>to</w:t>
      </w:r>
      <w:r>
        <w:rPr>
          <w:spacing w:val="37"/>
          <w:w w:val="90"/>
        </w:rPr>
        <w:t xml:space="preserve"> </w:t>
      </w:r>
      <w:r>
        <w:rPr>
          <w:w w:val="90"/>
        </w:rPr>
        <w:t>recovery</w:t>
      </w:r>
      <w:r>
        <w:rPr>
          <w:spacing w:val="36"/>
          <w:w w:val="90"/>
        </w:rPr>
        <w:t xml:space="preserve"> </w:t>
      </w:r>
      <w:r>
        <w:rPr>
          <w:w w:val="90"/>
        </w:rPr>
        <w:t>of</w:t>
      </w:r>
      <w:r>
        <w:rPr>
          <w:spacing w:val="36"/>
          <w:w w:val="90"/>
        </w:rPr>
        <w:t xml:space="preserve"> </w:t>
      </w:r>
      <w:r>
        <w:rPr>
          <w:rFonts w:ascii="Georgia"/>
          <w:i/>
          <w:w w:val="90"/>
        </w:rPr>
        <w:t>P</w:t>
      </w:r>
      <w:r>
        <w:rPr>
          <w:rFonts w:ascii="Georgia"/>
          <w:i/>
          <w:spacing w:val="-12"/>
          <w:w w:val="90"/>
        </w:rPr>
        <w:t xml:space="preserve"> </w:t>
      </w:r>
      <w:r>
        <w:rPr>
          <w:w w:val="90"/>
        </w:rPr>
        <w:t>(GVP)</w:t>
      </w:r>
      <w:r>
        <w:rPr>
          <w:spacing w:val="36"/>
          <w:w w:val="90"/>
        </w:rPr>
        <w:t xml:space="preserve"> </w:t>
      </w:r>
      <w:r>
        <w:rPr>
          <w:w w:val="90"/>
        </w:rPr>
        <w:t>towards</w:t>
      </w:r>
      <w:r>
        <w:rPr>
          <w:spacing w:val="37"/>
          <w:w w:val="90"/>
        </w:rPr>
        <w:t xml:space="preserve"> </w:t>
      </w:r>
      <w:r>
        <w:rPr>
          <w:w w:val="90"/>
        </w:rPr>
        <w:t>baseline</w:t>
      </w:r>
    </w:p>
    <w:p w14:paraId="41ED3B3F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403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levels,</w:t>
      </w:r>
      <w:r>
        <w:rPr>
          <w:spacing w:val="12"/>
          <w:w w:val="95"/>
        </w:rPr>
        <w:t xml:space="preserve"> </w:t>
      </w:r>
      <w:r>
        <w:rPr>
          <w:w w:val="95"/>
        </w:rPr>
        <w:t>perhaps</w:t>
      </w:r>
      <w:r>
        <w:rPr>
          <w:spacing w:val="11"/>
          <w:w w:val="95"/>
        </w:rPr>
        <w:t xml:space="preserve"> </w:t>
      </w:r>
      <w:r>
        <w:rPr>
          <w:w w:val="95"/>
        </w:rPr>
        <w:t>modulated</w:t>
      </w:r>
      <w:r>
        <w:rPr>
          <w:spacing w:val="10"/>
          <w:w w:val="95"/>
        </w:rPr>
        <w:t xml:space="preserve"> </w:t>
      </w:r>
      <w:r>
        <w:rPr>
          <w:w w:val="95"/>
        </w:rPr>
        <w:t>by</w:t>
      </w:r>
      <w:r>
        <w:rPr>
          <w:spacing w:val="11"/>
          <w:w w:val="95"/>
        </w:rPr>
        <w:t xml:space="preserve"> </w:t>
      </w:r>
      <w:r>
        <w:rPr>
          <w:w w:val="95"/>
        </w:rPr>
        <w:t>the</w:t>
      </w:r>
      <w:r>
        <w:rPr>
          <w:spacing w:val="11"/>
          <w:w w:val="95"/>
        </w:rPr>
        <w:t xml:space="preserve"> </w:t>
      </w:r>
      <w:r>
        <w:rPr>
          <w:w w:val="95"/>
        </w:rPr>
        <w:t>cumulative</w:t>
      </w:r>
      <w:r>
        <w:rPr>
          <w:spacing w:val="12"/>
          <w:w w:val="95"/>
        </w:rPr>
        <w:t xml:space="preserve"> </w:t>
      </w:r>
      <w:r>
        <w:rPr>
          <w:w w:val="95"/>
        </w:rPr>
        <w:t>exposure</w:t>
      </w:r>
      <w:r>
        <w:rPr>
          <w:spacing w:val="10"/>
          <w:w w:val="95"/>
        </w:rPr>
        <w:t xml:space="preserve"> </w:t>
      </w:r>
      <w:r>
        <w:rPr>
          <w:w w:val="95"/>
        </w:rPr>
        <w:t>to</w:t>
      </w:r>
      <w:r>
        <w:rPr>
          <w:spacing w:val="11"/>
          <w:w w:val="95"/>
        </w:rPr>
        <w:t xml:space="preserve"> </w:t>
      </w:r>
      <w:r>
        <w:rPr>
          <w:w w:val="95"/>
        </w:rPr>
        <w:t>training</w:t>
      </w:r>
      <w:r>
        <w:rPr>
          <w:spacing w:val="11"/>
          <w:w w:val="95"/>
        </w:rPr>
        <w:t xml:space="preserve"> </w:t>
      </w:r>
      <w:r>
        <w:rPr>
          <w:w w:val="95"/>
        </w:rPr>
        <w:t>and</w:t>
      </w:r>
      <w:r>
        <w:rPr>
          <w:spacing w:val="10"/>
          <w:w w:val="95"/>
        </w:rPr>
        <w:t xml:space="preserve"> </w:t>
      </w:r>
      <w:r>
        <w:rPr>
          <w:w w:val="95"/>
        </w:rPr>
        <w:t>MFAS.</w:t>
      </w:r>
    </w:p>
    <w:p w14:paraId="4506BB26" w14:textId="77777777" w:rsidR="00C544BC" w:rsidRDefault="00BD4BDE">
      <w:pPr>
        <w:pStyle w:val="BodyText"/>
        <w:spacing w:before="299"/>
      </w:pPr>
      <w:r>
        <w:rPr>
          <w:rFonts w:ascii="Trebuchet MS"/>
          <w:sz w:val="12"/>
        </w:rPr>
        <w:t xml:space="preserve">404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In</w:t>
      </w:r>
      <w:r>
        <w:rPr>
          <w:spacing w:val="-3"/>
          <w:w w:val="95"/>
        </w:rPr>
        <w:t xml:space="preserve"> </w:t>
      </w:r>
      <w:r>
        <w:rPr>
          <w:w w:val="95"/>
        </w:rPr>
        <w:t>a</w:t>
      </w:r>
      <w:r>
        <w:rPr>
          <w:spacing w:val="-4"/>
          <w:w w:val="95"/>
        </w:rPr>
        <w:t xml:space="preserve"> </w:t>
      </w:r>
      <w:r>
        <w:rPr>
          <w:w w:val="95"/>
        </w:rPr>
        <w:t>regulatory</w:t>
      </w:r>
      <w:r>
        <w:rPr>
          <w:spacing w:val="-4"/>
          <w:w w:val="95"/>
        </w:rPr>
        <w:t xml:space="preserve"> </w:t>
      </w:r>
      <w:r>
        <w:rPr>
          <w:w w:val="95"/>
        </w:rPr>
        <w:t>context,</w:t>
      </w:r>
      <w:r>
        <w:rPr>
          <w:spacing w:val="-3"/>
          <w:w w:val="95"/>
        </w:rPr>
        <w:t xml:space="preserve"> </w:t>
      </w:r>
      <w:r>
        <w:rPr>
          <w:w w:val="95"/>
        </w:rPr>
        <w:t>a</w:t>
      </w:r>
      <w:r>
        <w:rPr>
          <w:spacing w:val="-3"/>
          <w:w w:val="95"/>
        </w:rPr>
        <w:t xml:space="preserve"> </w:t>
      </w:r>
      <w:r>
        <w:rPr>
          <w:w w:val="95"/>
        </w:rPr>
        <w:t>dose-response</w:t>
      </w:r>
      <w:r>
        <w:rPr>
          <w:spacing w:val="-4"/>
          <w:w w:val="95"/>
        </w:rPr>
        <w:t xml:space="preserve"> </w:t>
      </w:r>
      <w:r>
        <w:rPr>
          <w:w w:val="95"/>
        </w:rPr>
        <w:t>function</w:t>
      </w:r>
      <w:r>
        <w:rPr>
          <w:spacing w:val="-4"/>
          <w:w w:val="95"/>
        </w:rPr>
        <w:t xml:space="preserve"> </w:t>
      </w:r>
      <w:r>
        <w:rPr>
          <w:w w:val="95"/>
        </w:rPr>
        <w:t>as</w:t>
      </w:r>
      <w:r>
        <w:rPr>
          <w:spacing w:val="-3"/>
          <w:w w:val="95"/>
        </w:rPr>
        <w:t xml:space="preserve"> </w:t>
      </w:r>
      <w:r>
        <w:rPr>
          <w:w w:val="95"/>
        </w:rPr>
        <w:t>presented</w:t>
      </w:r>
      <w:r>
        <w:rPr>
          <w:spacing w:val="-4"/>
          <w:w w:val="95"/>
        </w:rPr>
        <w:t xml:space="preserve"> </w:t>
      </w:r>
      <w:r>
        <w:rPr>
          <w:w w:val="95"/>
        </w:rPr>
        <w:t>in</w:t>
      </w:r>
      <w:r>
        <w:rPr>
          <w:spacing w:val="-4"/>
          <w:w w:val="95"/>
        </w:rPr>
        <w:t xml:space="preserve"> </w:t>
      </w:r>
      <w:r>
        <w:rPr>
          <w:w w:val="95"/>
        </w:rPr>
        <w:t>Fig.</w:t>
      </w:r>
      <w:r>
        <w:rPr>
          <w:spacing w:val="20"/>
          <w:w w:val="95"/>
        </w:rPr>
        <w:t xml:space="preserve"> </w:t>
      </w:r>
      <w:hyperlink w:anchor="_bookmark4" w:history="1">
        <w:r>
          <w:rPr>
            <w:w w:val="95"/>
          </w:rPr>
          <w:t>4</w:t>
        </w:r>
        <w:r>
          <w:rPr>
            <w:spacing w:val="-3"/>
            <w:w w:val="95"/>
          </w:rPr>
          <w:t xml:space="preserve"> </w:t>
        </w:r>
      </w:hyperlink>
      <w:r>
        <w:rPr>
          <w:w w:val="95"/>
        </w:rPr>
        <w:t>is</w:t>
      </w:r>
      <w:r>
        <w:rPr>
          <w:spacing w:val="-4"/>
          <w:w w:val="95"/>
        </w:rPr>
        <w:t xml:space="preserve"> </w:t>
      </w:r>
      <w:r>
        <w:rPr>
          <w:w w:val="95"/>
        </w:rPr>
        <w:t>often</w:t>
      </w:r>
      <w:r>
        <w:rPr>
          <w:spacing w:val="-4"/>
          <w:w w:val="95"/>
        </w:rPr>
        <w:t xml:space="preserve"> </w:t>
      </w:r>
      <w:r>
        <w:rPr>
          <w:w w:val="95"/>
        </w:rPr>
        <w:t>interpreted</w:t>
      </w:r>
      <w:r>
        <w:rPr>
          <w:spacing w:val="-3"/>
          <w:w w:val="95"/>
        </w:rPr>
        <w:t xml:space="preserve"> </w:t>
      </w:r>
      <w:r>
        <w:rPr>
          <w:w w:val="95"/>
        </w:rPr>
        <w:t>as</w:t>
      </w:r>
    </w:p>
    <w:p w14:paraId="2E4683C9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405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representing</w:t>
      </w:r>
      <w:r>
        <w:rPr>
          <w:spacing w:val="8"/>
          <w:w w:val="95"/>
        </w:rPr>
        <w:t xml:space="preserve"> </w:t>
      </w:r>
      <w:r>
        <w:rPr>
          <w:w w:val="95"/>
        </w:rPr>
        <w:t>the</w:t>
      </w:r>
      <w:r>
        <w:rPr>
          <w:spacing w:val="8"/>
          <w:w w:val="95"/>
        </w:rPr>
        <w:t xml:space="preserve"> </w:t>
      </w:r>
      <w:r>
        <w:rPr>
          <w:w w:val="95"/>
        </w:rPr>
        <w:t>proportion</w:t>
      </w:r>
      <w:r>
        <w:rPr>
          <w:spacing w:val="8"/>
          <w:w w:val="95"/>
        </w:rPr>
        <w:t xml:space="preserve"> </w:t>
      </w:r>
      <w:r>
        <w:rPr>
          <w:w w:val="95"/>
        </w:rPr>
        <w:t>of</w:t>
      </w:r>
      <w:r>
        <w:rPr>
          <w:spacing w:val="7"/>
          <w:w w:val="95"/>
        </w:rPr>
        <w:t xml:space="preserve"> </w:t>
      </w:r>
      <w:r>
        <w:rPr>
          <w:w w:val="95"/>
        </w:rPr>
        <w:t>a</w:t>
      </w:r>
      <w:r>
        <w:rPr>
          <w:spacing w:val="7"/>
          <w:w w:val="95"/>
        </w:rPr>
        <w:t xml:space="preserve"> </w:t>
      </w:r>
      <w:r>
        <w:rPr>
          <w:w w:val="95"/>
        </w:rPr>
        <w:t>population</w:t>
      </w:r>
      <w:r>
        <w:rPr>
          <w:spacing w:val="8"/>
          <w:w w:val="95"/>
        </w:rPr>
        <w:t xml:space="preserve"> </w:t>
      </w:r>
      <w:r>
        <w:rPr>
          <w:w w:val="95"/>
        </w:rPr>
        <w:t>that</w:t>
      </w:r>
      <w:r>
        <w:rPr>
          <w:spacing w:val="8"/>
          <w:w w:val="95"/>
        </w:rPr>
        <w:t xml:space="preserve"> </w:t>
      </w:r>
      <w:r>
        <w:rPr>
          <w:w w:val="95"/>
        </w:rPr>
        <w:t>responds</w:t>
      </w:r>
      <w:r>
        <w:rPr>
          <w:spacing w:val="6"/>
          <w:w w:val="95"/>
        </w:rPr>
        <w:t xml:space="preserve"> </w:t>
      </w:r>
      <w:r>
        <w:rPr>
          <w:w w:val="95"/>
        </w:rPr>
        <w:t>(vertical</w:t>
      </w:r>
      <w:r>
        <w:rPr>
          <w:spacing w:val="8"/>
          <w:w w:val="95"/>
        </w:rPr>
        <w:t xml:space="preserve"> </w:t>
      </w:r>
      <w:r>
        <w:rPr>
          <w:w w:val="95"/>
        </w:rPr>
        <w:t>axis)</w:t>
      </w:r>
      <w:r>
        <w:rPr>
          <w:spacing w:val="7"/>
          <w:w w:val="95"/>
        </w:rPr>
        <w:t xml:space="preserve"> </w:t>
      </w:r>
      <w:r>
        <w:rPr>
          <w:w w:val="95"/>
        </w:rPr>
        <w:t>to</w:t>
      </w:r>
      <w:r>
        <w:rPr>
          <w:spacing w:val="8"/>
          <w:w w:val="95"/>
        </w:rPr>
        <w:t xml:space="preserve"> </w:t>
      </w:r>
      <w:r>
        <w:rPr>
          <w:w w:val="95"/>
        </w:rPr>
        <w:t>a</w:t>
      </w:r>
      <w:r>
        <w:rPr>
          <w:spacing w:val="8"/>
          <w:w w:val="95"/>
        </w:rPr>
        <w:t xml:space="preserve"> </w:t>
      </w:r>
      <w:r>
        <w:rPr>
          <w:w w:val="95"/>
        </w:rPr>
        <w:t>given</w:t>
      </w:r>
      <w:r>
        <w:rPr>
          <w:spacing w:val="7"/>
          <w:w w:val="95"/>
        </w:rPr>
        <w:t xml:space="preserve"> </w:t>
      </w:r>
      <w:r>
        <w:rPr>
          <w:w w:val="95"/>
        </w:rPr>
        <w:t>received</w:t>
      </w:r>
    </w:p>
    <w:p w14:paraId="623A8DD5" w14:textId="77777777" w:rsidR="00C544BC" w:rsidRDefault="00BD4BDE">
      <w:pPr>
        <w:pStyle w:val="BodyText"/>
        <w:spacing w:before="155"/>
      </w:pPr>
      <w:r>
        <w:rPr>
          <w:rFonts w:ascii="Trebuchet MS" w:hAnsi="Trebuchet MS"/>
          <w:sz w:val="12"/>
        </w:rPr>
        <w:t xml:space="preserve">406    </w:t>
      </w:r>
      <w:r>
        <w:rPr>
          <w:rFonts w:ascii="Trebuchet MS" w:hAnsi="Trebuchet MS"/>
          <w:spacing w:val="19"/>
          <w:sz w:val="12"/>
        </w:rPr>
        <w:t xml:space="preserve"> </w:t>
      </w:r>
      <w:r>
        <w:rPr>
          <w:spacing w:val="-1"/>
          <w:w w:val="95"/>
        </w:rPr>
        <w:t>level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(horizontal</w:t>
      </w:r>
      <w:r>
        <w:rPr>
          <w:spacing w:val="-11"/>
          <w:w w:val="95"/>
        </w:rPr>
        <w:t xml:space="preserve"> </w:t>
      </w:r>
      <w:r>
        <w:rPr>
          <w:spacing w:val="-1"/>
          <w:w w:val="95"/>
        </w:rPr>
        <w:t>axis)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(Tyack</w:t>
      </w:r>
      <w:r>
        <w:rPr>
          <w:spacing w:val="-11"/>
          <w:w w:val="95"/>
        </w:rPr>
        <w:t xml:space="preserve"> </w:t>
      </w:r>
      <w:r>
        <w:rPr>
          <w:spacing w:val="-1"/>
          <w:w w:val="95"/>
        </w:rPr>
        <w:t>and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Thomas,</w:t>
      </w:r>
      <w:r>
        <w:rPr>
          <w:spacing w:val="-8"/>
          <w:w w:val="95"/>
        </w:rPr>
        <w:t xml:space="preserve"> </w:t>
      </w:r>
      <w:r>
        <w:rPr>
          <w:w w:val="95"/>
        </w:rPr>
        <w:t>2019).</w:t>
      </w:r>
      <w:r>
        <w:rPr>
          <w:spacing w:val="20"/>
          <w:w w:val="95"/>
        </w:rPr>
        <w:t xml:space="preserve"> </w:t>
      </w:r>
      <w:r>
        <w:rPr>
          <w:w w:val="95"/>
        </w:rPr>
        <w:t>However,</w:t>
      </w:r>
      <w:r>
        <w:rPr>
          <w:spacing w:val="-8"/>
          <w:w w:val="95"/>
        </w:rPr>
        <w:t xml:space="preserve"> </w:t>
      </w:r>
      <w:r>
        <w:rPr>
          <w:w w:val="95"/>
        </w:rPr>
        <w:t>the</w:t>
      </w:r>
      <w:r>
        <w:rPr>
          <w:spacing w:val="-10"/>
          <w:w w:val="95"/>
        </w:rPr>
        <w:t xml:space="preserve"> </w:t>
      </w:r>
      <w:r>
        <w:rPr>
          <w:w w:val="95"/>
        </w:rPr>
        <w:t>metric</w:t>
      </w:r>
      <w:r>
        <w:rPr>
          <w:spacing w:val="-11"/>
          <w:w w:val="95"/>
        </w:rPr>
        <w:t xml:space="preserve"> </w:t>
      </w:r>
      <w:r>
        <w:rPr>
          <w:w w:val="95"/>
        </w:rPr>
        <w:t>used</w:t>
      </w:r>
      <w:r>
        <w:rPr>
          <w:spacing w:val="-10"/>
          <w:w w:val="95"/>
        </w:rPr>
        <w:t xml:space="preserve"> </w:t>
      </w:r>
      <w:r>
        <w:rPr>
          <w:w w:val="95"/>
        </w:rPr>
        <w:t>in</w:t>
      </w:r>
      <w:r>
        <w:rPr>
          <w:spacing w:val="-11"/>
          <w:w w:val="95"/>
        </w:rPr>
        <w:t xml:space="preserve"> </w:t>
      </w:r>
      <w:r>
        <w:rPr>
          <w:w w:val="95"/>
        </w:rPr>
        <w:t>this</w:t>
      </w:r>
      <w:r>
        <w:rPr>
          <w:spacing w:val="-10"/>
          <w:w w:val="95"/>
        </w:rPr>
        <w:t xml:space="preserve"> </w:t>
      </w:r>
      <w:r>
        <w:rPr>
          <w:w w:val="95"/>
        </w:rPr>
        <w:t>study—the</w:t>
      </w:r>
    </w:p>
    <w:p w14:paraId="7B602015" w14:textId="77777777" w:rsidR="00C544BC" w:rsidRDefault="00BD4BDE">
      <w:pPr>
        <w:pStyle w:val="BodyText"/>
      </w:pPr>
      <w:r>
        <w:rPr>
          <w:rFonts w:ascii="Trebuchet MS" w:hAnsi="Trebuchet MS"/>
          <w:sz w:val="12"/>
        </w:rPr>
        <w:t xml:space="preserve">407    </w:t>
      </w:r>
      <w:r>
        <w:rPr>
          <w:rFonts w:ascii="Trebuchet MS" w:hAnsi="Trebuchet MS"/>
          <w:spacing w:val="19"/>
          <w:sz w:val="12"/>
        </w:rPr>
        <w:t xml:space="preserve"> </w:t>
      </w:r>
      <w:proofErr w:type="gramStart"/>
      <w:r>
        <w:t>change</w:t>
      </w:r>
      <w:proofErr w:type="gramEnd"/>
      <w:r>
        <w:rPr>
          <w:spacing w:val="12"/>
        </w:rPr>
        <w:t xml:space="preserve"> </w:t>
      </w:r>
      <w:r>
        <w:t>in</w:t>
      </w:r>
      <w:r>
        <w:rPr>
          <w:spacing w:val="12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probability</w:t>
      </w:r>
      <w:r>
        <w:rPr>
          <w:spacing w:val="11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detecting</w:t>
      </w:r>
      <w:r>
        <w:rPr>
          <w:spacing w:val="12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GVP</w:t>
      </w:r>
      <w:r>
        <w:rPr>
          <w:spacing w:val="12"/>
        </w:rPr>
        <w:t xml:space="preserve"> </w:t>
      </w:r>
      <w:r>
        <w:t>within</w:t>
      </w:r>
      <w:r>
        <w:rPr>
          <w:spacing w:val="11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30-min</w:t>
      </w:r>
      <w:r>
        <w:rPr>
          <w:spacing w:val="12"/>
        </w:rPr>
        <w:t xml:space="preserve"> </w:t>
      </w:r>
      <w:r>
        <w:t>period—may</w:t>
      </w:r>
      <w:r>
        <w:rPr>
          <w:spacing w:val="12"/>
        </w:rPr>
        <w:t xml:space="preserve"> </w:t>
      </w:r>
      <w:r>
        <w:t>not</w:t>
      </w:r>
      <w:r>
        <w:rPr>
          <w:spacing w:val="11"/>
        </w:rPr>
        <w:t xml:space="preserve"> </w:t>
      </w:r>
      <w:r>
        <w:t>directly</w:t>
      </w:r>
    </w:p>
    <w:p w14:paraId="31BBC190" w14:textId="77777777" w:rsidR="00C544BC" w:rsidRDefault="00BD4BDE">
      <w:pPr>
        <w:pStyle w:val="BodyText"/>
        <w:spacing w:before="155"/>
      </w:pPr>
      <w:r>
        <w:rPr>
          <w:rFonts w:ascii="Trebuchet MS"/>
          <w:sz w:val="12"/>
        </w:rPr>
        <w:t xml:space="preserve">408    </w:t>
      </w:r>
      <w:r>
        <w:rPr>
          <w:rFonts w:ascii="Trebuchet MS"/>
          <w:spacing w:val="19"/>
          <w:sz w:val="12"/>
        </w:rPr>
        <w:t xml:space="preserve"> </w:t>
      </w:r>
      <w:r>
        <w:t>correspond</w:t>
      </w:r>
      <w:r>
        <w:rPr>
          <w:spacing w:val="10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proportion</w:t>
      </w:r>
      <w:r>
        <w:rPr>
          <w:spacing w:val="10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population</w:t>
      </w:r>
      <w:r>
        <w:rPr>
          <w:spacing w:val="10"/>
        </w:rPr>
        <w:t xml:space="preserve"> </w:t>
      </w:r>
      <w:r>
        <w:t>that</w:t>
      </w:r>
      <w:r>
        <w:rPr>
          <w:spacing w:val="10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t>affected.</w:t>
      </w:r>
      <w:r>
        <w:rPr>
          <w:spacing w:val="53"/>
        </w:rPr>
        <w:t xml:space="preserve"> </w:t>
      </w:r>
      <w:r>
        <w:t>It</w:t>
      </w:r>
      <w:r>
        <w:rPr>
          <w:spacing w:val="10"/>
        </w:rPr>
        <w:t xml:space="preserve"> </w:t>
      </w:r>
      <w:r>
        <w:t>may</w:t>
      </w:r>
      <w:r>
        <w:rPr>
          <w:spacing w:val="11"/>
        </w:rPr>
        <w:t xml:space="preserve"> </w:t>
      </w:r>
      <w:r>
        <w:t>instead</w:t>
      </w:r>
      <w:r>
        <w:rPr>
          <w:spacing w:val="10"/>
        </w:rPr>
        <w:t xml:space="preserve"> </w:t>
      </w:r>
      <w:r>
        <w:t>reflect</w:t>
      </w:r>
      <w:r>
        <w:rPr>
          <w:spacing w:val="11"/>
        </w:rPr>
        <w:t xml:space="preserve"> </w:t>
      </w:r>
      <w:r>
        <w:t>a</w:t>
      </w:r>
    </w:p>
    <w:p w14:paraId="0AFD7593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409    </w:t>
      </w:r>
      <w:r>
        <w:rPr>
          <w:rFonts w:ascii="Trebuchet MS"/>
          <w:spacing w:val="19"/>
          <w:sz w:val="12"/>
        </w:rPr>
        <w:t xml:space="preserve"> </w:t>
      </w:r>
      <w:proofErr w:type="gramStart"/>
      <w:r>
        <w:rPr>
          <w:w w:val="95"/>
        </w:rPr>
        <w:t>change</w:t>
      </w:r>
      <w:proofErr w:type="gramEnd"/>
      <w:r>
        <w:rPr>
          <w:spacing w:val="9"/>
          <w:w w:val="95"/>
        </w:rPr>
        <w:t xml:space="preserve"> </w:t>
      </w:r>
      <w:r>
        <w:rPr>
          <w:w w:val="95"/>
        </w:rPr>
        <w:t>in</w:t>
      </w:r>
      <w:r>
        <w:rPr>
          <w:spacing w:val="9"/>
          <w:w w:val="95"/>
        </w:rPr>
        <w:t xml:space="preserve"> </w:t>
      </w:r>
      <w:r>
        <w:rPr>
          <w:w w:val="95"/>
        </w:rPr>
        <w:t>the</w:t>
      </w:r>
      <w:r>
        <w:rPr>
          <w:spacing w:val="8"/>
          <w:w w:val="95"/>
        </w:rPr>
        <w:t xml:space="preserve"> </w:t>
      </w:r>
      <w:r>
        <w:rPr>
          <w:w w:val="95"/>
        </w:rPr>
        <w:t>proportion</w:t>
      </w:r>
      <w:r>
        <w:rPr>
          <w:spacing w:val="9"/>
          <w:w w:val="95"/>
        </w:rPr>
        <w:t xml:space="preserve"> </w:t>
      </w:r>
      <w:r>
        <w:rPr>
          <w:w w:val="95"/>
        </w:rPr>
        <w:t>of</w:t>
      </w:r>
      <w:r>
        <w:rPr>
          <w:spacing w:val="9"/>
          <w:w w:val="95"/>
        </w:rPr>
        <w:t xml:space="preserve"> </w:t>
      </w:r>
      <w:r>
        <w:rPr>
          <w:w w:val="95"/>
        </w:rPr>
        <w:t>time</w:t>
      </w:r>
      <w:r>
        <w:rPr>
          <w:spacing w:val="9"/>
          <w:w w:val="95"/>
        </w:rPr>
        <w:t xml:space="preserve"> </w:t>
      </w:r>
      <w:r>
        <w:rPr>
          <w:w w:val="95"/>
        </w:rPr>
        <w:t>that</w:t>
      </w:r>
      <w:r>
        <w:rPr>
          <w:spacing w:val="9"/>
          <w:w w:val="95"/>
        </w:rPr>
        <w:t xml:space="preserve"> </w:t>
      </w:r>
      <w:r>
        <w:rPr>
          <w:w w:val="95"/>
        </w:rPr>
        <w:t>all</w:t>
      </w:r>
      <w:r>
        <w:rPr>
          <w:spacing w:val="8"/>
          <w:w w:val="95"/>
        </w:rPr>
        <w:t xml:space="preserve"> </w:t>
      </w:r>
      <w:r>
        <w:rPr>
          <w:w w:val="95"/>
        </w:rPr>
        <w:t>individuals</w:t>
      </w:r>
      <w:r>
        <w:rPr>
          <w:spacing w:val="9"/>
          <w:w w:val="95"/>
        </w:rPr>
        <w:t xml:space="preserve"> </w:t>
      </w:r>
      <w:r>
        <w:rPr>
          <w:w w:val="95"/>
        </w:rPr>
        <w:t>in</w:t>
      </w:r>
      <w:r>
        <w:rPr>
          <w:spacing w:val="9"/>
          <w:w w:val="95"/>
        </w:rPr>
        <w:t xml:space="preserve"> </w:t>
      </w:r>
      <w:r>
        <w:rPr>
          <w:w w:val="95"/>
        </w:rPr>
        <w:t>the</w:t>
      </w:r>
      <w:r>
        <w:rPr>
          <w:spacing w:val="8"/>
          <w:w w:val="95"/>
        </w:rPr>
        <w:t xml:space="preserve"> </w:t>
      </w:r>
      <w:r>
        <w:rPr>
          <w:w w:val="95"/>
        </w:rPr>
        <w:t>population</w:t>
      </w:r>
      <w:r>
        <w:rPr>
          <w:spacing w:val="10"/>
          <w:w w:val="95"/>
        </w:rPr>
        <w:t xml:space="preserve"> </w:t>
      </w:r>
      <w:r>
        <w:rPr>
          <w:w w:val="95"/>
        </w:rPr>
        <w:t>spent</w:t>
      </w:r>
      <w:r>
        <w:rPr>
          <w:spacing w:val="8"/>
          <w:w w:val="95"/>
        </w:rPr>
        <w:t xml:space="preserve"> </w:t>
      </w:r>
      <w:r>
        <w:rPr>
          <w:w w:val="95"/>
        </w:rPr>
        <w:t>foraging</w:t>
      </w:r>
      <w:r>
        <w:rPr>
          <w:spacing w:val="9"/>
          <w:w w:val="95"/>
        </w:rPr>
        <w:t xml:space="preserve"> </w:t>
      </w:r>
      <w:r>
        <w:rPr>
          <w:w w:val="95"/>
        </w:rPr>
        <w:t>in</w:t>
      </w:r>
      <w:r>
        <w:rPr>
          <w:spacing w:val="9"/>
          <w:w w:val="95"/>
        </w:rPr>
        <w:t xml:space="preserve"> </w:t>
      </w:r>
      <w:r>
        <w:rPr>
          <w:w w:val="95"/>
        </w:rPr>
        <w:t>the</w:t>
      </w:r>
    </w:p>
    <w:p w14:paraId="38944E16" w14:textId="1F64BAEE" w:rsidR="00C544BC" w:rsidRDefault="00BD4BDE">
      <w:pPr>
        <w:pStyle w:val="BodyText"/>
      </w:pPr>
      <w:r>
        <w:rPr>
          <w:rFonts w:ascii="Trebuchet MS"/>
          <w:sz w:val="12"/>
        </w:rPr>
        <w:t xml:space="preserve">410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0"/>
        </w:rPr>
        <w:t>study</w:t>
      </w:r>
      <w:r>
        <w:rPr>
          <w:spacing w:val="32"/>
          <w:w w:val="90"/>
        </w:rPr>
        <w:t xml:space="preserve"> </w:t>
      </w:r>
      <w:r>
        <w:rPr>
          <w:w w:val="90"/>
        </w:rPr>
        <w:t>area.</w:t>
      </w:r>
      <w:r>
        <w:rPr>
          <w:spacing w:val="65"/>
        </w:rPr>
        <w:t xml:space="preserve"> </w:t>
      </w:r>
      <w:r>
        <w:rPr>
          <w:w w:val="90"/>
        </w:rPr>
        <w:t>These</w:t>
      </w:r>
      <w:r>
        <w:rPr>
          <w:spacing w:val="32"/>
          <w:w w:val="90"/>
        </w:rPr>
        <w:t xml:space="preserve"> </w:t>
      </w:r>
      <w:r>
        <w:rPr>
          <w:w w:val="90"/>
        </w:rPr>
        <w:t>two</w:t>
      </w:r>
      <w:r>
        <w:rPr>
          <w:spacing w:val="31"/>
          <w:w w:val="90"/>
        </w:rPr>
        <w:t xml:space="preserve"> </w:t>
      </w:r>
      <w:r>
        <w:rPr>
          <w:w w:val="90"/>
        </w:rPr>
        <w:t>interpretations</w:t>
      </w:r>
      <w:r>
        <w:rPr>
          <w:spacing w:val="32"/>
          <w:w w:val="90"/>
        </w:rPr>
        <w:t xml:space="preserve"> </w:t>
      </w:r>
      <w:r>
        <w:rPr>
          <w:w w:val="90"/>
        </w:rPr>
        <w:t>have</w:t>
      </w:r>
      <w:r>
        <w:rPr>
          <w:spacing w:val="31"/>
          <w:w w:val="90"/>
        </w:rPr>
        <w:t xml:space="preserve"> </w:t>
      </w:r>
      <w:r>
        <w:rPr>
          <w:w w:val="90"/>
        </w:rPr>
        <w:t>different</w:t>
      </w:r>
      <w:r>
        <w:rPr>
          <w:spacing w:val="32"/>
          <w:w w:val="90"/>
        </w:rPr>
        <w:t xml:space="preserve"> </w:t>
      </w:r>
      <w:r>
        <w:rPr>
          <w:w w:val="90"/>
        </w:rPr>
        <w:t>implications</w:t>
      </w:r>
      <w:r>
        <w:rPr>
          <w:spacing w:val="31"/>
          <w:w w:val="90"/>
        </w:rPr>
        <w:t xml:space="preserve"> </w:t>
      </w:r>
      <w:r>
        <w:rPr>
          <w:w w:val="90"/>
        </w:rPr>
        <w:t>for</w:t>
      </w:r>
      <w:r>
        <w:rPr>
          <w:spacing w:val="32"/>
          <w:w w:val="90"/>
        </w:rPr>
        <w:t xml:space="preserve"> </w:t>
      </w:r>
      <w:r>
        <w:rPr>
          <w:w w:val="90"/>
        </w:rPr>
        <w:t>understanding</w:t>
      </w:r>
      <w:r>
        <w:rPr>
          <w:spacing w:val="32"/>
          <w:w w:val="90"/>
        </w:rPr>
        <w:t xml:space="preserve"> </w:t>
      </w:r>
      <w:del w:id="37" w:author="Daryl Boness" w:date="2022-04-15T13:20:00Z">
        <w:r w:rsidDel="00B16A1A">
          <w:rPr>
            <w:w w:val="90"/>
          </w:rPr>
          <w:delText>sub-lethal</w:delText>
        </w:r>
      </w:del>
      <w:ins w:id="38" w:author="Daryl Boness" w:date="2022-04-15T13:20:00Z">
        <w:r w:rsidR="00B16A1A">
          <w:rPr>
            <w:w w:val="90"/>
          </w:rPr>
          <w:t>sublethal</w:t>
        </w:r>
      </w:ins>
    </w:p>
    <w:p w14:paraId="2C8478FC" w14:textId="77777777" w:rsidR="00C544BC" w:rsidRDefault="00BD4BDE">
      <w:pPr>
        <w:pStyle w:val="BodyText"/>
        <w:spacing w:before="155"/>
      </w:pPr>
      <w:r>
        <w:rPr>
          <w:rFonts w:ascii="Trebuchet MS"/>
          <w:sz w:val="12"/>
        </w:rPr>
        <w:t xml:space="preserve">411    </w:t>
      </w:r>
      <w:r>
        <w:rPr>
          <w:rFonts w:ascii="Trebuchet MS"/>
          <w:spacing w:val="19"/>
          <w:sz w:val="12"/>
        </w:rPr>
        <w:t xml:space="preserve"> </w:t>
      </w:r>
      <w:r>
        <w:t>impacts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MFAS.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former</w:t>
      </w:r>
      <w:r>
        <w:rPr>
          <w:spacing w:val="-7"/>
        </w:rPr>
        <w:t xml:space="preserve"> </w:t>
      </w:r>
      <w:r>
        <w:t>interpretation,</w:t>
      </w:r>
      <w:r>
        <w:rPr>
          <w:spacing w:val="-6"/>
        </w:rPr>
        <w:t xml:space="preserve"> </w:t>
      </w:r>
      <w:r>
        <w:t>given</w:t>
      </w:r>
      <w:r>
        <w:rPr>
          <w:spacing w:val="-7"/>
        </w:rPr>
        <w:t xml:space="preserve"> </w:t>
      </w:r>
      <w:r>
        <w:t>exposure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certain</w:t>
      </w:r>
      <w:r>
        <w:rPr>
          <w:spacing w:val="-7"/>
        </w:rPr>
        <w:t xml:space="preserve"> </w:t>
      </w:r>
      <w:r>
        <w:t>received</w:t>
      </w:r>
      <w:r>
        <w:rPr>
          <w:spacing w:val="-7"/>
        </w:rPr>
        <w:t xml:space="preserve"> </w:t>
      </w:r>
      <w:r>
        <w:t>level,</w:t>
      </w:r>
    </w:p>
    <w:p w14:paraId="712230F6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412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some</w:t>
      </w:r>
      <w:r>
        <w:rPr>
          <w:spacing w:val="5"/>
          <w:w w:val="95"/>
        </w:rPr>
        <w:t xml:space="preserve"> </w:t>
      </w:r>
      <w:r>
        <w:rPr>
          <w:w w:val="95"/>
        </w:rPr>
        <w:t>of</w:t>
      </w:r>
      <w:r>
        <w:rPr>
          <w:spacing w:val="5"/>
          <w:w w:val="95"/>
        </w:rPr>
        <w:t xml:space="preserve"> </w:t>
      </w:r>
      <w:r>
        <w:rPr>
          <w:w w:val="95"/>
        </w:rPr>
        <w:t>the</w:t>
      </w:r>
      <w:r>
        <w:rPr>
          <w:spacing w:val="5"/>
          <w:w w:val="95"/>
        </w:rPr>
        <w:t xml:space="preserve"> </w:t>
      </w:r>
      <w:r>
        <w:rPr>
          <w:w w:val="95"/>
        </w:rPr>
        <w:t>population</w:t>
      </w:r>
      <w:r>
        <w:rPr>
          <w:spacing w:val="5"/>
          <w:w w:val="95"/>
        </w:rPr>
        <w:t xml:space="preserve"> </w:t>
      </w:r>
      <w:r>
        <w:rPr>
          <w:w w:val="95"/>
        </w:rPr>
        <w:t>is</w:t>
      </w:r>
      <w:r>
        <w:rPr>
          <w:spacing w:val="5"/>
          <w:w w:val="95"/>
        </w:rPr>
        <w:t xml:space="preserve"> </w:t>
      </w:r>
      <w:r>
        <w:rPr>
          <w:w w:val="95"/>
        </w:rPr>
        <w:t>affected</w:t>
      </w:r>
      <w:r>
        <w:rPr>
          <w:spacing w:val="5"/>
          <w:w w:val="95"/>
        </w:rPr>
        <w:t xml:space="preserve"> </w:t>
      </w:r>
      <w:r>
        <w:rPr>
          <w:w w:val="95"/>
        </w:rPr>
        <w:t>and</w:t>
      </w:r>
      <w:r>
        <w:rPr>
          <w:spacing w:val="5"/>
          <w:w w:val="95"/>
        </w:rPr>
        <w:t xml:space="preserve"> </w:t>
      </w:r>
      <w:r>
        <w:rPr>
          <w:w w:val="95"/>
        </w:rPr>
        <w:t>some</w:t>
      </w:r>
      <w:r>
        <w:rPr>
          <w:spacing w:val="4"/>
          <w:w w:val="95"/>
        </w:rPr>
        <w:t xml:space="preserve"> </w:t>
      </w:r>
      <w:r>
        <w:rPr>
          <w:w w:val="95"/>
        </w:rPr>
        <w:t>of</w:t>
      </w:r>
      <w:r>
        <w:rPr>
          <w:spacing w:val="5"/>
          <w:w w:val="95"/>
        </w:rPr>
        <w:t xml:space="preserve"> </w:t>
      </w:r>
      <w:r>
        <w:rPr>
          <w:w w:val="95"/>
        </w:rPr>
        <w:t>the</w:t>
      </w:r>
      <w:r>
        <w:rPr>
          <w:spacing w:val="5"/>
          <w:w w:val="95"/>
        </w:rPr>
        <w:t xml:space="preserve"> </w:t>
      </w:r>
      <w:r>
        <w:rPr>
          <w:w w:val="95"/>
        </w:rPr>
        <w:t>population</w:t>
      </w:r>
      <w:r>
        <w:rPr>
          <w:spacing w:val="5"/>
          <w:w w:val="95"/>
        </w:rPr>
        <w:t xml:space="preserve"> </w:t>
      </w:r>
      <w:r>
        <w:rPr>
          <w:w w:val="95"/>
        </w:rPr>
        <w:t>is</w:t>
      </w:r>
      <w:r>
        <w:rPr>
          <w:spacing w:val="5"/>
          <w:w w:val="95"/>
        </w:rPr>
        <w:t xml:space="preserve"> </w:t>
      </w:r>
      <w:r>
        <w:rPr>
          <w:w w:val="95"/>
        </w:rPr>
        <w:t>not.</w:t>
      </w:r>
      <w:r>
        <w:rPr>
          <w:spacing w:val="27"/>
          <w:w w:val="95"/>
        </w:rPr>
        <w:t xml:space="preserve"> </w:t>
      </w:r>
      <w:r>
        <w:rPr>
          <w:w w:val="95"/>
        </w:rPr>
        <w:t>In</w:t>
      </w:r>
      <w:r>
        <w:rPr>
          <w:spacing w:val="5"/>
          <w:w w:val="95"/>
        </w:rPr>
        <w:t xml:space="preserve"> </w:t>
      </w:r>
      <w:r>
        <w:rPr>
          <w:w w:val="95"/>
        </w:rPr>
        <w:t>the</w:t>
      </w:r>
      <w:r>
        <w:rPr>
          <w:spacing w:val="5"/>
          <w:w w:val="95"/>
        </w:rPr>
        <w:t xml:space="preserve"> </w:t>
      </w:r>
      <w:r>
        <w:rPr>
          <w:w w:val="95"/>
        </w:rPr>
        <w:t>latter,</w:t>
      </w:r>
      <w:r>
        <w:rPr>
          <w:spacing w:val="5"/>
          <w:w w:val="95"/>
        </w:rPr>
        <w:t xml:space="preserve"> </w:t>
      </w:r>
      <w:r>
        <w:rPr>
          <w:w w:val="95"/>
        </w:rPr>
        <w:t>the</w:t>
      </w:r>
      <w:r>
        <w:rPr>
          <w:spacing w:val="5"/>
          <w:w w:val="95"/>
        </w:rPr>
        <w:t xml:space="preserve"> </w:t>
      </w:r>
      <w:r>
        <w:rPr>
          <w:w w:val="95"/>
        </w:rPr>
        <w:t>entire</w:t>
      </w:r>
    </w:p>
    <w:p w14:paraId="47BD5044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413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exposed</w:t>
      </w:r>
      <w:r>
        <w:rPr>
          <w:spacing w:val="-1"/>
          <w:w w:val="95"/>
        </w:rPr>
        <w:t xml:space="preserve"> </w:t>
      </w:r>
      <w:r>
        <w:rPr>
          <w:w w:val="95"/>
        </w:rPr>
        <w:t>population</w:t>
      </w:r>
      <w:r>
        <w:rPr>
          <w:spacing w:val="-1"/>
          <w:w w:val="95"/>
        </w:rPr>
        <w:t xml:space="preserve"> </w:t>
      </w:r>
      <w:r>
        <w:rPr>
          <w:w w:val="95"/>
        </w:rPr>
        <w:t>is</w:t>
      </w:r>
      <w:r>
        <w:rPr>
          <w:spacing w:val="-1"/>
          <w:w w:val="95"/>
        </w:rPr>
        <w:t xml:space="preserve"> </w:t>
      </w:r>
      <w:r>
        <w:rPr>
          <w:w w:val="95"/>
        </w:rPr>
        <w:t>affected.</w:t>
      </w:r>
      <w:r>
        <w:rPr>
          <w:spacing w:val="18"/>
          <w:w w:val="95"/>
        </w:rPr>
        <w:t xml:space="preserve"> </w:t>
      </w:r>
      <w:r>
        <w:rPr>
          <w:w w:val="95"/>
        </w:rPr>
        <w:t>With our</w:t>
      </w:r>
      <w:r>
        <w:rPr>
          <w:spacing w:val="-2"/>
          <w:w w:val="95"/>
        </w:rPr>
        <w:t xml:space="preserve"> </w:t>
      </w:r>
      <w:r>
        <w:rPr>
          <w:w w:val="95"/>
        </w:rPr>
        <w:t>data,</w:t>
      </w:r>
      <w:r>
        <w:rPr>
          <w:spacing w:val="-1"/>
          <w:w w:val="95"/>
        </w:rPr>
        <w:t xml:space="preserve"> </w:t>
      </w:r>
      <w:r>
        <w:rPr>
          <w:w w:val="95"/>
        </w:rPr>
        <w:t>we cannot</w:t>
      </w:r>
      <w:r>
        <w:rPr>
          <w:spacing w:val="-1"/>
          <w:w w:val="95"/>
        </w:rPr>
        <w:t xml:space="preserve"> </w:t>
      </w:r>
      <w:r>
        <w:rPr>
          <w:w w:val="95"/>
        </w:rPr>
        <w:t>distinguish</w:t>
      </w:r>
      <w:r>
        <w:rPr>
          <w:spacing w:val="-1"/>
          <w:w w:val="95"/>
        </w:rPr>
        <w:t xml:space="preserve"> </w:t>
      </w:r>
      <w:r>
        <w:rPr>
          <w:w w:val="95"/>
        </w:rPr>
        <w:t>between</w:t>
      </w:r>
      <w:r>
        <w:rPr>
          <w:spacing w:val="-1"/>
          <w:w w:val="95"/>
        </w:rPr>
        <w:t xml:space="preserve"> </w:t>
      </w:r>
      <w:r>
        <w:rPr>
          <w:w w:val="95"/>
        </w:rPr>
        <w:t>these possible</w:t>
      </w:r>
    </w:p>
    <w:p w14:paraId="44BD2721" w14:textId="77777777" w:rsidR="00C544BC" w:rsidRDefault="00BD4BDE">
      <w:pPr>
        <w:spacing w:before="155"/>
        <w:ind w:left="150"/>
        <w:rPr>
          <w:sz w:val="24"/>
        </w:rPr>
      </w:pPr>
      <w:r>
        <w:rPr>
          <w:rFonts w:ascii="Trebuchet MS"/>
          <w:sz w:val="12"/>
        </w:rPr>
        <w:t xml:space="preserve">414    </w:t>
      </w:r>
      <w:r>
        <w:rPr>
          <w:rFonts w:ascii="Trebuchet MS"/>
          <w:spacing w:val="19"/>
          <w:sz w:val="12"/>
        </w:rPr>
        <w:t xml:space="preserve"> </w:t>
      </w:r>
      <w:r>
        <w:rPr>
          <w:sz w:val="24"/>
        </w:rPr>
        <w:t>scenarios.</w:t>
      </w:r>
    </w:p>
    <w:p w14:paraId="27930271" w14:textId="77777777" w:rsidR="00C544BC" w:rsidRDefault="00BD4BDE">
      <w:pPr>
        <w:pStyle w:val="BodyText"/>
        <w:spacing w:before="299"/>
      </w:pPr>
      <w:r>
        <w:rPr>
          <w:rFonts w:ascii="Trebuchet MS" w:hAnsi="Trebuchet MS"/>
          <w:sz w:val="12"/>
        </w:rPr>
        <w:t xml:space="preserve">415    </w:t>
      </w:r>
      <w:r>
        <w:rPr>
          <w:rFonts w:ascii="Trebuchet MS" w:hAnsi="Trebuchet MS"/>
          <w:spacing w:val="19"/>
          <w:sz w:val="12"/>
        </w:rPr>
        <w:t xml:space="preserve"> </w:t>
      </w:r>
      <w:r>
        <w:rPr>
          <w:w w:val="95"/>
        </w:rPr>
        <w:t>In</w:t>
      </w:r>
      <w:r>
        <w:rPr>
          <w:spacing w:val="11"/>
          <w:w w:val="95"/>
        </w:rPr>
        <w:t xml:space="preserve"> </w:t>
      </w:r>
      <w:r>
        <w:rPr>
          <w:w w:val="95"/>
        </w:rPr>
        <w:t>comparison</w:t>
      </w:r>
      <w:r>
        <w:rPr>
          <w:spacing w:val="9"/>
          <w:w w:val="95"/>
        </w:rPr>
        <w:t xml:space="preserve"> </w:t>
      </w:r>
      <w:r>
        <w:rPr>
          <w:w w:val="95"/>
        </w:rPr>
        <w:t>to</w:t>
      </w:r>
      <w:r>
        <w:rPr>
          <w:spacing w:val="10"/>
          <w:w w:val="95"/>
        </w:rPr>
        <w:t xml:space="preserve"> </w:t>
      </w:r>
      <w:r>
        <w:rPr>
          <w:w w:val="95"/>
        </w:rPr>
        <w:t>the</w:t>
      </w:r>
      <w:r>
        <w:rPr>
          <w:spacing w:val="10"/>
          <w:w w:val="95"/>
        </w:rPr>
        <w:t xml:space="preserve"> </w:t>
      </w:r>
      <w:r>
        <w:rPr>
          <w:w w:val="95"/>
        </w:rPr>
        <w:t>risk</w:t>
      </w:r>
      <w:r>
        <w:rPr>
          <w:spacing w:val="9"/>
          <w:w w:val="95"/>
        </w:rPr>
        <w:t xml:space="preserve"> </w:t>
      </w:r>
      <w:r>
        <w:rPr>
          <w:w w:val="95"/>
        </w:rPr>
        <w:t>function</w:t>
      </w:r>
      <w:r>
        <w:rPr>
          <w:spacing w:val="11"/>
          <w:w w:val="95"/>
        </w:rPr>
        <w:t xml:space="preserve"> </w:t>
      </w:r>
      <w:r>
        <w:rPr>
          <w:w w:val="95"/>
        </w:rPr>
        <w:t>developed</w:t>
      </w:r>
      <w:r>
        <w:rPr>
          <w:spacing w:val="9"/>
          <w:w w:val="95"/>
        </w:rPr>
        <w:t xml:space="preserve"> </w:t>
      </w:r>
      <w:r>
        <w:rPr>
          <w:w w:val="95"/>
        </w:rPr>
        <w:t>by</w:t>
      </w:r>
      <w:r>
        <w:rPr>
          <w:spacing w:val="10"/>
          <w:w w:val="95"/>
        </w:rPr>
        <w:t xml:space="preserve"> </w:t>
      </w:r>
      <w:r>
        <w:rPr>
          <w:w w:val="95"/>
        </w:rPr>
        <w:t>Moretti</w:t>
      </w:r>
      <w:r>
        <w:rPr>
          <w:spacing w:val="11"/>
          <w:w w:val="95"/>
        </w:rPr>
        <w:t xml:space="preserve"> </w:t>
      </w:r>
      <w:r>
        <w:rPr>
          <w:w w:val="95"/>
        </w:rPr>
        <w:t>et</w:t>
      </w:r>
      <w:r>
        <w:rPr>
          <w:spacing w:val="9"/>
          <w:w w:val="95"/>
        </w:rPr>
        <w:t xml:space="preserve"> </w:t>
      </w:r>
      <w:r>
        <w:rPr>
          <w:w w:val="95"/>
        </w:rPr>
        <w:t>al.</w:t>
      </w:r>
      <w:r>
        <w:rPr>
          <w:spacing w:val="32"/>
          <w:w w:val="95"/>
        </w:rPr>
        <w:t xml:space="preserve"> </w:t>
      </w:r>
      <w:r>
        <w:rPr>
          <w:w w:val="95"/>
        </w:rPr>
        <w:t>(2014)</w:t>
      </w:r>
      <w:r>
        <w:rPr>
          <w:spacing w:val="10"/>
          <w:w w:val="95"/>
        </w:rPr>
        <w:t xml:space="preserve"> </w:t>
      </w:r>
      <w:r>
        <w:rPr>
          <w:w w:val="95"/>
        </w:rPr>
        <w:t>for</w:t>
      </w:r>
      <w:r>
        <w:rPr>
          <w:spacing w:val="10"/>
          <w:w w:val="95"/>
        </w:rPr>
        <w:t xml:space="preserve"> </w:t>
      </w:r>
      <w:r>
        <w:rPr>
          <w:w w:val="95"/>
        </w:rPr>
        <w:t>Blainville’s</w:t>
      </w:r>
      <w:r>
        <w:rPr>
          <w:spacing w:val="9"/>
          <w:w w:val="95"/>
        </w:rPr>
        <w:t xml:space="preserve"> </w:t>
      </w:r>
      <w:r>
        <w:rPr>
          <w:w w:val="95"/>
        </w:rPr>
        <w:t>beaked</w:t>
      </w:r>
    </w:p>
    <w:p w14:paraId="4DD180A4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416    </w:t>
      </w:r>
      <w:r>
        <w:rPr>
          <w:rFonts w:ascii="Trebuchet MS"/>
          <w:spacing w:val="11"/>
          <w:sz w:val="12"/>
        </w:rPr>
        <w:t xml:space="preserve"> </w:t>
      </w:r>
      <w:r>
        <w:t>whales</w:t>
      </w:r>
      <w:r>
        <w:rPr>
          <w:spacing w:val="1"/>
        </w:rPr>
        <w:t xml:space="preserve"> </w:t>
      </w:r>
      <w:r>
        <w:t>at AUTEC, our risk function for</w:t>
      </w:r>
      <w:r>
        <w:rPr>
          <w:spacing w:val="1"/>
        </w:rPr>
        <w:t xml:space="preserve"> </w:t>
      </w:r>
      <w:r>
        <w:t>PMRF predicts a</w:t>
      </w:r>
      <w:r>
        <w:rPr>
          <w:spacing w:val="1"/>
        </w:rPr>
        <w:t xml:space="preserve"> </w:t>
      </w:r>
      <w:r>
        <w:t>more</w:t>
      </w:r>
      <w:r>
        <w:rPr>
          <w:spacing w:val="-1"/>
        </w:rPr>
        <w:t xml:space="preserve"> </w:t>
      </w:r>
      <w:r>
        <w:t>intense</w:t>
      </w:r>
      <w:r>
        <w:rPr>
          <w:spacing w:val="1"/>
        </w:rPr>
        <w:t xml:space="preserve"> </w:t>
      </w:r>
      <w:r>
        <w:t>response to naval</w:t>
      </w:r>
    </w:p>
    <w:p w14:paraId="7940FA60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417    </w:t>
      </w:r>
      <w:r>
        <w:rPr>
          <w:rFonts w:ascii="Trebuchet MS"/>
          <w:spacing w:val="19"/>
          <w:sz w:val="12"/>
        </w:rPr>
        <w:t xml:space="preserve"> </w:t>
      </w:r>
      <w:proofErr w:type="gramStart"/>
      <w:r>
        <w:rPr>
          <w:spacing w:val="-1"/>
        </w:rPr>
        <w:t>sonar</w:t>
      </w:r>
      <w:proofErr w:type="gramEnd"/>
      <w:r>
        <w:rPr>
          <w:spacing w:val="-1"/>
        </w:rPr>
        <w:t>.</w:t>
      </w:r>
      <w:r>
        <w:rPr>
          <w:spacing w:val="8"/>
        </w:rPr>
        <w:t xml:space="preserve"> </w:t>
      </w:r>
      <w:r>
        <w:rPr>
          <w:spacing w:val="-1"/>
        </w:rPr>
        <w:t>This</w:t>
      </w:r>
      <w:r>
        <w:rPr>
          <w:spacing w:val="-9"/>
        </w:rPr>
        <w:t xml:space="preserve"> </w:t>
      </w:r>
      <w:r>
        <w:rPr>
          <w:spacing w:val="-1"/>
        </w:rPr>
        <w:t>may</w:t>
      </w:r>
      <w:r>
        <w:rPr>
          <w:spacing w:val="-10"/>
        </w:rPr>
        <w:t xml:space="preserve"> </w:t>
      </w:r>
      <w:r>
        <w:rPr>
          <w:spacing w:val="-1"/>
        </w:rPr>
        <w:t>be</w:t>
      </w:r>
      <w:r>
        <w:rPr>
          <w:spacing w:val="-9"/>
        </w:rPr>
        <w:t xml:space="preserve"> </w:t>
      </w:r>
      <w:r>
        <w:rPr>
          <w:spacing w:val="-1"/>
        </w:rPr>
        <w:t>because</w:t>
      </w:r>
      <w:r>
        <w:rPr>
          <w:spacing w:val="-10"/>
        </w:rPr>
        <w:t xml:space="preserve"> </w:t>
      </w:r>
      <w:r>
        <w:t>Moretti</w:t>
      </w:r>
      <w:r>
        <w:rPr>
          <w:spacing w:val="-9"/>
        </w:rPr>
        <w:t xml:space="preserve"> </w:t>
      </w:r>
      <w:r>
        <w:t>et</w:t>
      </w:r>
      <w:r>
        <w:rPr>
          <w:spacing w:val="-10"/>
        </w:rPr>
        <w:t xml:space="preserve"> </w:t>
      </w:r>
      <w:r>
        <w:t>al.</w:t>
      </w:r>
      <w:r>
        <w:rPr>
          <w:spacing w:val="-10"/>
        </w:rPr>
        <w:t xml:space="preserve"> </w:t>
      </w:r>
      <w:proofErr w:type="spellStart"/>
      <w:r>
        <w:t>were</w:t>
      </w:r>
      <w:proofErr w:type="spellEnd"/>
      <w:r>
        <w:rPr>
          <w:spacing w:val="-9"/>
        </w:rPr>
        <w:t xml:space="preserve"> </w:t>
      </w:r>
      <w:r>
        <w:t>not</w:t>
      </w:r>
      <w:r>
        <w:rPr>
          <w:spacing w:val="-10"/>
        </w:rPr>
        <w:t xml:space="preserve"> </w:t>
      </w:r>
      <w:r>
        <w:t>able</w:t>
      </w:r>
      <w:r>
        <w:rPr>
          <w:spacing w:val="-9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account</w:t>
      </w:r>
      <w:r>
        <w:rPr>
          <w:spacing w:val="-10"/>
        </w:rPr>
        <w:t xml:space="preserve"> </w:t>
      </w:r>
      <w:r>
        <w:t>explicitly</w:t>
      </w:r>
      <w:r>
        <w:rPr>
          <w:spacing w:val="-9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effects</w:t>
      </w:r>
    </w:p>
    <w:p w14:paraId="4CD23D2B" w14:textId="77777777" w:rsidR="00C544BC" w:rsidRDefault="00BD4BDE">
      <w:pPr>
        <w:pStyle w:val="BodyText"/>
        <w:spacing w:before="155"/>
      </w:pPr>
      <w:r>
        <w:rPr>
          <w:rFonts w:ascii="Trebuchet MS"/>
          <w:sz w:val="12"/>
        </w:rPr>
        <w:t xml:space="preserve">418    </w:t>
      </w:r>
      <w:r>
        <w:rPr>
          <w:rFonts w:ascii="Trebuchet MS"/>
          <w:spacing w:val="19"/>
          <w:sz w:val="1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naval</w:t>
      </w:r>
      <w:r>
        <w:rPr>
          <w:spacing w:val="-2"/>
        </w:rPr>
        <w:t xml:space="preserve"> </w:t>
      </w:r>
      <w:r>
        <w:t>training</w:t>
      </w:r>
      <w:r>
        <w:rPr>
          <w:spacing w:val="-1"/>
        </w:rPr>
        <w:t xml:space="preserve"> </w:t>
      </w:r>
      <w:r>
        <w:t>activities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did</w:t>
      </w:r>
      <w:r>
        <w:rPr>
          <w:spacing w:val="-2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include</w:t>
      </w:r>
      <w:r>
        <w:rPr>
          <w:spacing w:val="-2"/>
        </w:rPr>
        <w:t xml:space="preserve"> </w:t>
      </w:r>
      <w:r>
        <w:t>MFAS.</w:t>
      </w:r>
      <w:r>
        <w:rPr>
          <w:spacing w:val="-2"/>
        </w:rPr>
        <w:t xml:space="preserve"> </w:t>
      </w:r>
      <w:r>
        <w:t>Their</w:t>
      </w:r>
      <w:r>
        <w:rPr>
          <w:spacing w:val="-2"/>
        </w:rPr>
        <w:t xml:space="preserve"> </w:t>
      </w:r>
      <w:r>
        <w:t>baseline</w:t>
      </w:r>
      <w:r>
        <w:rPr>
          <w:spacing w:val="-2"/>
        </w:rPr>
        <w:t xml:space="preserve"> </w:t>
      </w:r>
      <w:r>
        <w:t>period</w:t>
      </w:r>
      <w:r>
        <w:rPr>
          <w:spacing w:val="-2"/>
        </w:rPr>
        <w:t xml:space="preserve"> </w:t>
      </w:r>
      <w:r>
        <w:t>consisted</w:t>
      </w:r>
      <w:r>
        <w:rPr>
          <w:spacing w:val="-2"/>
        </w:rPr>
        <w:t xml:space="preserve"> </w:t>
      </w:r>
      <w:r>
        <w:t>of</w:t>
      </w:r>
    </w:p>
    <w:p w14:paraId="3881840C" w14:textId="131C380E" w:rsidR="00C544BC" w:rsidRDefault="00BD4BDE">
      <w:pPr>
        <w:pStyle w:val="BodyText"/>
      </w:pPr>
      <w:r>
        <w:rPr>
          <w:rFonts w:ascii="Trebuchet MS"/>
          <w:sz w:val="12"/>
        </w:rPr>
        <w:t xml:space="preserve">419    </w:t>
      </w:r>
      <w:r>
        <w:rPr>
          <w:rFonts w:ascii="Trebuchet MS"/>
          <w:spacing w:val="7"/>
          <w:sz w:val="12"/>
        </w:rPr>
        <w:t xml:space="preserve"> </w:t>
      </w:r>
      <w:r>
        <w:t xml:space="preserve">19 </w:t>
      </w:r>
      <w:del w:id="39" w:author="Daryl Boness" w:date="2022-04-15T13:21:00Z">
        <w:r w:rsidDel="00B16A1A">
          <w:delText>hours</w:delText>
        </w:r>
        <w:r w:rsidDel="00B16A1A">
          <w:rPr>
            <w:spacing w:val="1"/>
          </w:rPr>
          <w:delText xml:space="preserve"> </w:delText>
        </w:r>
      </w:del>
      <w:proofErr w:type="spellStart"/>
      <w:ins w:id="40" w:author="Daryl Boness" w:date="2022-04-15T13:21:00Z">
        <w:r w:rsidR="00B16A1A">
          <w:t>hr</w:t>
        </w:r>
        <w:proofErr w:type="spellEnd"/>
        <w:r w:rsidR="00B16A1A">
          <w:rPr>
            <w:spacing w:val="1"/>
          </w:rPr>
          <w:t xml:space="preserve"> </w:t>
        </w:r>
      </w:ins>
      <w:r>
        <w:t>of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before the</w:t>
      </w:r>
      <w:r>
        <w:rPr>
          <w:spacing w:val="1"/>
        </w:rPr>
        <w:t xml:space="preserve"> </w:t>
      </w:r>
      <w:r>
        <w:t>onset of MFAS;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at PMRF,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likely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training activities</w:t>
      </w:r>
    </w:p>
    <w:p w14:paraId="5BB389A3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420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during</w:t>
      </w:r>
      <w:r>
        <w:rPr>
          <w:spacing w:val="1"/>
          <w:w w:val="95"/>
        </w:rPr>
        <w:t xml:space="preserve"> </w:t>
      </w:r>
      <w:r>
        <w:rPr>
          <w:w w:val="95"/>
        </w:rPr>
        <w:t>this</w:t>
      </w:r>
      <w:r>
        <w:rPr>
          <w:spacing w:val="1"/>
          <w:w w:val="95"/>
        </w:rPr>
        <w:t xml:space="preserve"> </w:t>
      </w:r>
      <w:r>
        <w:rPr>
          <w:w w:val="95"/>
        </w:rPr>
        <w:t>period</w:t>
      </w:r>
      <w:r>
        <w:rPr>
          <w:spacing w:val="1"/>
          <w:w w:val="95"/>
        </w:rPr>
        <w:t xml:space="preserve"> </w:t>
      </w:r>
      <w:r>
        <w:rPr>
          <w:w w:val="95"/>
        </w:rPr>
        <w:t>included</w:t>
      </w:r>
      <w:r>
        <w:rPr>
          <w:spacing w:val="1"/>
          <w:w w:val="95"/>
        </w:rPr>
        <w:t xml:space="preserve"> </w:t>
      </w:r>
      <w:r>
        <w:rPr>
          <w:w w:val="95"/>
        </w:rPr>
        <w:t>sound sources</w:t>
      </w:r>
      <w:r>
        <w:rPr>
          <w:spacing w:val="1"/>
          <w:w w:val="95"/>
        </w:rPr>
        <w:t xml:space="preserve"> </w:t>
      </w:r>
      <w:r>
        <w:rPr>
          <w:w w:val="95"/>
        </w:rPr>
        <w:t>other than MFAS.</w:t>
      </w:r>
      <w:r>
        <w:rPr>
          <w:spacing w:val="1"/>
          <w:w w:val="95"/>
        </w:rPr>
        <w:t xml:space="preserve"> </w:t>
      </w:r>
      <w:r>
        <w:rPr>
          <w:w w:val="95"/>
        </w:rPr>
        <w:t>Therefore,</w:t>
      </w:r>
      <w:r>
        <w:rPr>
          <w:spacing w:val="1"/>
          <w:w w:val="95"/>
        </w:rPr>
        <w:t xml:space="preserve"> </w:t>
      </w:r>
      <w:r>
        <w:rPr>
          <w:w w:val="95"/>
        </w:rPr>
        <w:t>their risk function</w:t>
      </w:r>
      <w:r>
        <w:rPr>
          <w:spacing w:val="1"/>
          <w:w w:val="95"/>
        </w:rPr>
        <w:t xml:space="preserve"> </w:t>
      </w:r>
      <w:r>
        <w:rPr>
          <w:w w:val="95"/>
        </w:rPr>
        <w:t>is</w:t>
      </w:r>
    </w:p>
    <w:p w14:paraId="11B424C9" w14:textId="77777777" w:rsidR="00C544BC" w:rsidRDefault="00BD4BDE">
      <w:pPr>
        <w:pStyle w:val="BodyText"/>
        <w:spacing w:before="155"/>
      </w:pPr>
      <w:r>
        <w:rPr>
          <w:rFonts w:ascii="Trebuchet MS"/>
          <w:sz w:val="12"/>
        </w:rPr>
        <w:t xml:space="preserve">421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likely</w:t>
      </w:r>
      <w:r>
        <w:rPr>
          <w:spacing w:val="-3"/>
          <w:w w:val="95"/>
        </w:rPr>
        <w:t xml:space="preserve"> </w:t>
      </w:r>
      <w:r>
        <w:rPr>
          <w:w w:val="95"/>
        </w:rPr>
        <w:t>more</w:t>
      </w:r>
      <w:r>
        <w:rPr>
          <w:spacing w:val="-4"/>
          <w:w w:val="95"/>
        </w:rPr>
        <w:t xml:space="preserve"> </w:t>
      </w:r>
      <w:r>
        <w:rPr>
          <w:w w:val="95"/>
        </w:rPr>
        <w:t>analogous</w:t>
      </w:r>
      <w:r>
        <w:rPr>
          <w:spacing w:val="-4"/>
          <w:w w:val="95"/>
        </w:rPr>
        <w:t xml:space="preserve"> </w:t>
      </w:r>
      <w:r>
        <w:rPr>
          <w:w w:val="95"/>
        </w:rPr>
        <w:t>to</w:t>
      </w:r>
      <w:r>
        <w:rPr>
          <w:spacing w:val="-4"/>
          <w:w w:val="95"/>
        </w:rPr>
        <w:t xml:space="preserve"> </w:t>
      </w:r>
      <w:r>
        <w:rPr>
          <w:w w:val="95"/>
        </w:rPr>
        <w:t>our</w:t>
      </w:r>
      <w:r>
        <w:rPr>
          <w:spacing w:val="-3"/>
          <w:w w:val="95"/>
        </w:rPr>
        <w:t xml:space="preserve"> </w:t>
      </w:r>
      <w:r>
        <w:rPr>
          <w:w w:val="95"/>
        </w:rPr>
        <w:t>expected</w:t>
      </w:r>
      <w:r>
        <w:rPr>
          <w:spacing w:val="-4"/>
          <w:w w:val="95"/>
        </w:rPr>
        <w:t xml:space="preserve"> </w:t>
      </w:r>
      <w:r>
        <w:rPr>
          <w:w w:val="95"/>
        </w:rPr>
        <w:t>change</w:t>
      </w:r>
      <w:r>
        <w:rPr>
          <w:spacing w:val="-4"/>
          <w:w w:val="95"/>
        </w:rPr>
        <w:t xml:space="preserve"> </w:t>
      </w:r>
      <w:r>
        <w:rPr>
          <w:w w:val="95"/>
        </w:rPr>
        <w:t>in</w:t>
      </w:r>
      <w:r>
        <w:rPr>
          <w:spacing w:val="-4"/>
          <w:w w:val="95"/>
        </w:rPr>
        <w:t xml:space="preserve"> </w:t>
      </w:r>
      <w:r>
        <w:rPr>
          <w:w w:val="95"/>
        </w:rPr>
        <w:t>the</w:t>
      </w:r>
      <w:r>
        <w:rPr>
          <w:spacing w:val="-3"/>
          <w:w w:val="95"/>
        </w:rPr>
        <w:t xml:space="preserve"> </w:t>
      </w:r>
      <w:r>
        <w:rPr>
          <w:w w:val="95"/>
        </w:rPr>
        <w:t>probability</w:t>
      </w:r>
      <w:r>
        <w:rPr>
          <w:spacing w:val="-4"/>
          <w:w w:val="95"/>
        </w:rPr>
        <w:t xml:space="preserve"> </w:t>
      </w:r>
      <w:r>
        <w:rPr>
          <w:w w:val="95"/>
        </w:rPr>
        <w:t>of</w:t>
      </w:r>
      <w:r>
        <w:rPr>
          <w:spacing w:val="-4"/>
          <w:w w:val="95"/>
        </w:rPr>
        <w:t xml:space="preserve"> </w:t>
      </w:r>
      <w:r>
        <w:rPr>
          <w:w w:val="95"/>
        </w:rPr>
        <w:t>a</w:t>
      </w:r>
      <w:r>
        <w:rPr>
          <w:spacing w:val="-4"/>
          <w:w w:val="95"/>
        </w:rPr>
        <w:t xml:space="preserve"> </w:t>
      </w:r>
      <w:r>
        <w:rPr>
          <w:w w:val="95"/>
        </w:rPr>
        <w:t>detection</w:t>
      </w:r>
      <w:r>
        <w:rPr>
          <w:spacing w:val="-3"/>
          <w:w w:val="95"/>
        </w:rPr>
        <w:t xml:space="preserve"> </w:t>
      </w:r>
      <w:r>
        <w:rPr>
          <w:w w:val="95"/>
        </w:rPr>
        <w:t>when</w:t>
      </w:r>
      <w:r>
        <w:rPr>
          <w:spacing w:val="-4"/>
          <w:w w:val="95"/>
        </w:rPr>
        <w:t xml:space="preserve"> </w:t>
      </w:r>
      <w:r>
        <w:rPr>
          <w:w w:val="95"/>
        </w:rPr>
        <w:t>MFAS</w:t>
      </w:r>
      <w:r>
        <w:rPr>
          <w:spacing w:val="-4"/>
          <w:w w:val="95"/>
        </w:rPr>
        <w:t xml:space="preserve"> </w:t>
      </w:r>
      <w:r>
        <w:rPr>
          <w:w w:val="95"/>
        </w:rPr>
        <w:t>is</w:t>
      </w:r>
    </w:p>
    <w:p w14:paraId="46F3DC15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422    </w:t>
      </w:r>
      <w:r>
        <w:rPr>
          <w:rFonts w:ascii="Trebuchet MS"/>
          <w:spacing w:val="19"/>
          <w:sz w:val="12"/>
        </w:rPr>
        <w:t xml:space="preserve"> </w:t>
      </w:r>
      <w:r>
        <w:t>present</w:t>
      </w:r>
      <w:r>
        <w:rPr>
          <w:spacing w:val="-5"/>
        </w:rPr>
        <w:t xml:space="preserve"> </w:t>
      </w:r>
      <w:r>
        <w:t>relative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when</w:t>
      </w:r>
      <w:r>
        <w:rPr>
          <w:spacing w:val="-5"/>
        </w:rPr>
        <w:t xml:space="preserve"> </w:t>
      </w:r>
      <w:r>
        <w:t>naval</w:t>
      </w:r>
      <w:r>
        <w:rPr>
          <w:spacing w:val="-6"/>
        </w:rPr>
        <w:t xml:space="preserve"> </w:t>
      </w:r>
      <w:r>
        <w:t>training</w:t>
      </w:r>
      <w:r>
        <w:rPr>
          <w:spacing w:val="-5"/>
        </w:rPr>
        <w:t xml:space="preserve"> </w:t>
      </w:r>
      <w:r>
        <w:t>activity</w:t>
      </w:r>
      <w:r>
        <w:rPr>
          <w:spacing w:val="-6"/>
        </w:rPr>
        <w:t xml:space="preserve"> </w:t>
      </w:r>
      <w:r>
        <w:t>was</w:t>
      </w:r>
      <w:r>
        <w:rPr>
          <w:spacing w:val="-6"/>
        </w:rPr>
        <w:t xml:space="preserve"> </w:t>
      </w:r>
      <w:r>
        <w:t>present</w:t>
      </w:r>
      <w:r>
        <w:rPr>
          <w:spacing w:val="-5"/>
        </w:rPr>
        <w:t xml:space="preserve"> </w:t>
      </w:r>
      <w:r>
        <w:t>(Fig.</w:t>
      </w:r>
      <w:r>
        <w:rPr>
          <w:spacing w:val="15"/>
        </w:rPr>
        <w:t xml:space="preserve"> </w:t>
      </w:r>
      <w:hyperlink w:anchor="_bookmark4" w:history="1">
        <w:r>
          <w:t>4).</w:t>
        </w:r>
      </w:hyperlink>
      <w:r>
        <w:rPr>
          <w:spacing w:val="16"/>
        </w:rPr>
        <w:t xml:space="preserve"> </w:t>
      </w:r>
      <w:r>
        <w:t>Future</w:t>
      </w:r>
      <w:r>
        <w:rPr>
          <w:spacing w:val="-6"/>
        </w:rPr>
        <w:t xml:space="preserve"> </w:t>
      </w:r>
      <w:r>
        <w:t>research</w:t>
      </w:r>
      <w:r>
        <w:rPr>
          <w:spacing w:val="-6"/>
        </w:rPr>
        <w:t xml:space="preserve"> </w:t>
      </w:r>
      <w:r>
        <w:t>will</w:t>
      </w:r>
    </w:p>
    <w:p w14:paraId="144ED9CA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423    </w:t>
      </w:r>
      <w:r>
        <w:rPr>
          <w:rFonts w:ascii="Trebuchet MS"/>
          <w:spacing w:val="19"/>
          <w:sz w:val="12"/>
        </w:rPr>
        <w:t xml:space="preserve"> </w:t>
      </w:r>
      <w:r>
        <w:t>investigate the specific causes of changes in the probability of detecting GVPs before the</w:t>
      </w:r>
    </w:p>
    <w:p w14:paraId="3005CACA" w14:textId="77777777" w:rsidR="00C544BC" w:rsidRDefault="00BD4BDE">
      <w:pPr>
        <w:pStyle w:val="BodyText"/>
        <w:spacing w:before="155"/>
      </w:pPr>
      <w:r>
        <w:rPr>
          <w:rFonts w:ascii="Trebuchet MS"/>
          <w:sz w:val="12"/>
        </w:rPr>
        <w:t xml:space="preserve">424    </w:t>
      </w:r>
      <w:r>
        <w:rPr>
          <w:rFonts w:ascii="Trebuchet MS"/>
          <w:spacing w:val="19"/>
          <w:sz w:val="12"/>
        </w:rPr>
        <w:t xml:space="preserve"> </w:t>
      </w:r>
      <w:proofErr w:type="gramStart"/>
      <w:r>
        <w:rPr>
          <w:w w:val="95"/>
        </w:rPr>
        <w:t>onset</w:t>
      </w:r>
      <w:proofErr w:type="gramEnd"/>
      <w:r>
        <w:rPr>
          <w:spacing w:val="14"/>
          <w:w w:val="95"/>
        </w:rPr>
        <w:t xml:space="preserve"> </w:t>
      </w:r>
      <w:r>
        <w:rPr>
          <w:w w:val="95"/>
        </w:rPr>
        <w:t>of</w:t>
      </w:r>
      <w:r>
        <w:rPr>
          <w:spacing w:val="12"/>
          <w:w w:val="95"/>
        </w:rPr>
        <w:t xml:space="preserve"> </w:t>
      </w:r>
      <w:r>
        <w:rPr>
          <w:w w:val="95"/>
        </w:rPr>
        <w:t>MFAS.</w:t>
      </w:r>
      <w:r>
        <w:rPr>
          <w:spacing w:val="13"/>
          <w:w w:val="95"/>
        </w:rPr>
        <w:t xml:space="preserve"> </w:t>
      </w:r>
      <w:r>
        <w:rPr>
          <w:w w:val="95"/>
        </w:rPr>
        <w:t>The</w:t>
      </w:r>
      <w:r>
        <w:rPr>
          <w:spacing w:val="14"/>
          <w:w w:val="95"/>
        </w:rPr>
        <w:t xml:space="preserve"> </w:t>
      </w:r>
      <w:r>
        <w:rPr>
          <w:w w:val="95"/>
        </w:rPr>
        <w:t>reduction</w:t>
      </w:r>
      <w:r>
        <w:rPr>
          <w:spacing w:val="13"/>
          <w:w w:val="95"/>
        </w:rPr>
        <w:t xml:space="preserve"> </w:t>
      </w:r>
      <w:r>
        <w:rPr>
          <w:w w:val="95"/>
        </w:rPr>
        <w:t>in</w:t>
      </w:r>
      <w:r>
        <w:rPr>
          <w:spacing w:val="13"/>
          <w:w w:val="95"/>
        </w:rPr>
        <w:t xml:space="preserve"> </w:t>
      </w:r>
      <w:r>
        <w:rPr>
          <w:w w:val="95"/>
        </w:rPr>
        <w:t>detection</w:t>
      </w:r>
      <w:r>
        <w:rPr>
          <w:spacing w:val="14"/>
          <w:w w:val="95"/>
        </w:rPr>
        <w:t xml:space="preserve"> </w:t>
      </w:r>
      <w:r>
        <w:rPr>
          <w:w w:val="95"/>
        </w:rPr>
        <w:t>of</w:t>
      </w:r>
      <w:r>
        <w:rPr>
          <w:spacing w:val="12"/>
          <w:w w:val="95"/>
        </w:rPr>
        <w:t xml:space="preserve"> </w:t>
      </w:r>
      <w:r>
        <w:rPr>
          <w:w w:val="95"/>
        </w:rPr>
        <w:t>foraging</w:t>
      </w:r>
      <w:r>
        <w:rPr>
          <w:spacing w:val="14"/>
          <w:w w:val="95"/>
        </w:rPr>
        <w:t xml:space="preserve"> </w:t>
      </w:r>
      <w:r>
        <w:rPr>
          <w:w w:val="95"/>
        </w:rPr>
        <w:t>dives</w:t>
      </w:r>
      <w:r>
        <w:rPr>
          <w:spacing w:val="13"/>
          <w:w w:val="95"/>
        </w:rPr>
        <w:t xml:space="preserve"> </w:t>
      </w:r>
      <w:r>
        <w:rPr>
          <w:w w:val="95"/>
        </w:rPr>
        <w:t>could</w:t>
      </w:r>
      <w:r>
        <w:rPr>
          <w:spacing w:val="12"/>
          <w:w w:val="95"/>
        </w:rPr>
        <w:t xml:space="preserve"> </w:t>
      </w:r>
      <w:r>
        <w:rPr>
          <w:w w:val="95"/>
        </w:rPr>
        <w:t>be</w:t>
      </w:r>
      <w:r>
        <w:rPr>
          <w:spacing w:val="13"/>
          <w:w w:val="95"/>
        </w:rPr>
        <w:t xml:space="preserve"> </w:t>
      </w:r>
      <w:r>
        <w:rPr>
          <w:w w:val="95"/>
        </w:rPr>
        <w:t>a</w:t>
      </w:r>
      <w:r>
        <w:rPr>
          <w:spacing w:val="13"/>
          <w:w w:val="95"/>
        </w:rPr>
        <w:t xml:space="preserve"> </w:t>
      </w:r>
      <w:r>
        <w:rPr>
          <w:w w:val="95"/>
        </w:rPr>
        <w:t>response</w:t>
      </w:r>
      <w:r>
        <w:rPr>
          <w:spacing w:val="13"/>
          <w:w w:val="95"/>
        </w:rPr>
        <w:t xml:space="preserve"> </w:t>
      </w:r>
      <w:r>
        <w:rPr>
          <w:w w:val="95"/>
        </w:rPr>
        <w:t>to</w:t>
      </w:r>
      <w:r>
        <w:rPr>
          <w:spacing w:val="14"/>
          <w:w w:val="95"/>
        </w:rPr>
        <w:t xml:space="preserve"> </w:t>
      </w:r>
      <w:r>
        <w:rPr>
          <w:w w:val="95"/>
        </w:rPr>
        <w:t>general</w:t>
      </w:r>
    </w:p>
    <w:p w14:paraId="694167E5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425    </w:t>
      </w:r>
      <w:r>
        <w:rPr>
          <w:rFonts w:ascii="Trebuchet MS"/>
          <w:spacing w:val="19"/>
          <w:sz w:val="12"/>
        </w:rPr>
        <w:t xml:space="preserve"> </w:t>
      </w:r>
      <w:r>
        <w:t>naval</w:t>
      </w:r>
      <w:r>
        <w:rPr>
          <w:spacing w:val="-7"/>
        </w:rPr>
        <w:t xml:space="preserve"> </w:t>
      </w:r>
      <w:r>
        <w:t>training</w:t>
      </w:r>
      <w:r>
        <w:rPr>
          <w:spacing w:val="-7"/>
        </w:rPr>
        <w:t xml:space="preserve"> </w:t>
      </w:r>
      <w:r>
        <w:t>activity</w:t>
      </w:r>
      <w:r>
        <w:rPr>
          <w:spacing w:val="-7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range,</w:t>
      </w:r>
      <w:r>
        <w:rPr>
          <w:spacing w:val="-6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specific</w:t>
      </w:r>
      <w:r>
        <w:rPr>
          <w:spacing w:val="-7"/>
        </w:rPr>
        <w:t xml:space="preserve"> </w:t>
      </w:r>
      <w:r>
        <w:t>sound</w:t>
      </w:r>
      <w:r>
        <w:rPr>
          <w:spacing w:val="-7"/>
        </w:rPr>
        <w:t xml:space="preserve"> </w:t>
      </w:r>
      <w:r>
        <w:t>sources</w:t>
      </w:r>
      <w:r>
        <w:rPr>
          <w:spacing w:val="-7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have</w:t>
      </w:r>
      <w:r>
        <w:rPr>
          <w:spacing w:val="-7"/>
        </w:rPr>
        <w:t xml:space="preserve"> </w:t>
      </w:r>
      <w:r>
        <w:t>not</w:t>
      </w:r>
      <w:r>
        <w:rPr>
          <w:spacing w:val="-7"/>
        </w:rPr>
        <w:t xml:space="preserve"> </w:t>
      </w:r>
      <w:r>
        <w:t>previously</w:t>
      </w:r>
    </w:p>
    <w:p w14:paraId="0D3BA518" w14:textId="77777777" w:rsidR="00C544BC" w:rsidRDefault="00BD4BDE">
      <w:pPr>
        <w:pStyle w:val="BodyText"/>
        <w:spacing w:before="155"/>
      </w:pPr>
      <w:r>
        <w:rPr>
          <w:rFonts w:ascii="Trebuchet MS" w:hAnsi="Trebuchet MS"/>
          <w:sz w:val="12"/>
        </w:rPr>
        <w:t xml:space="preserve">426    </w:t>
      </w:r>
      <w:r>
        <w:rPr>
          <w:rFonts w:ascii="Trebuchet MS" w:hAnsi="Trebuchet MS"/>
          <w:spacing w:val="19"/>
          <w:sz w:val="12"/>
        </w:rPr>
        <w:t xml:space="preserve"> </w:t>
      </w:r>
      <w:r>
        <w:rPr>
          <w:w w:val="95"/>
        </w:rPr>
        <w:t>been</w:t>
      </w:r>
      <w:r>
        <w:rPr>
          <w:spacing w:val="23"/>
          <w:w w:val="95"/>
        </w:rPr>
        <w:t xml:space="preserve"> </w:t>
      </w:r>
      <w:r>
        <w:rPr>
          <w:w w:val="95"/>
        </w:rPr>
        <w:t>studied.</w:t>
      </w:r>
      <w:r>
        <w:rPr>
          <w:spacing w:val="49"/>
          <w:w w:val="95"/>
        </w:rPr>
        <w:t xml:space="preserve"> </w:t>
      </w:r>
      <w:r>
        <w:rPr>
          <w:w w:val="95"/>
        </w:rPr>
        <w:t>Alternatively,</w:t>
      </w:r>
      <w:r>
        <w:rPr>
          <w:spacing w:val="23"/>
          <w:w w:val="95"/>
        </w:rPr>
        <w:t xml:space="preserve"> </w:t>
      </w:r>
      <w:r>
        <w:rPr>
          <w:w w:val="95"/>
        </w:rPr>
        <w:t>it</w:t>
      </w:r>
      <w:r>
        <w:rPr>
          <w:spacing w:val="23"/>
          <w:w w:val="95"/>
        </w:rPr>
        <w:t xml:space="preserve"> </w:t>
      </w:r>
      <w:r>
        <w:rPr>
          <w:w w:val="95"/>
        </w:rPr>
        <w:t>is</w:t>
      </w:r>
      <w:r>
        <w:rPr>
          <w:spacing w:val="22"/>
          <w:w w:val="95"/>
        </w:rPr>
        <w:t xml:space="preserve"> </w:t>
      </w:r>
      <w:r>
        <w:rPr>
          <w:w w:val="95"/>
        </w:rPr>
        <w:t>possible</w:t>
      </w:r>
      <w:r>
        <w:rPr>
          <w:spacing w:val="22"/>
          <w:w w:val="95"/>
        </w:rPr>
        <w:t xml:space="preserve"> </w:t>
      </w:r>
      <w:r>
        <w:rPr>
          <w:w w:val="95"/>
        </w:rPr>
        <w:t>that</w:t>
      </w:r>
      <w:r>
        <w:rPr>
          <w:spacing w:val="23"/>
          <w:w w:val="95"/>
        </w:rPr>
        <w:t xml:space="preserve"> </w:t>
      </w:r>
      <w:r>
        <w:rPr>
          <w:w w:val="95"/>
        </w:rPr>
        <w:t>Blainville’s</w:t>
      </w:r>
      <w:r>
        <w:rPr>
          <w:spacing w:val="22"/>
          <w:w w:val="95"/>
        </w:rPr>
        <w:t xml:space="preserve"> </w:t>
      </w:r>
      <w:r>
        <w:rPr>
          <w:w w:val="95"/>
        </w:rPr>
        <w:t>beaked</w:t>
      </w:r>
      <w:r>
        <w:rPr>
          <w:spacing w:val="23"/>
          <w:w w:val="95"/>
        </w:rPr>
        <w:t xml:space="preserve"> </w:t>
      </w:r>
      <w:r>
        <w:rPr>
          <w:w w:val="95"/>
        </w:rPr>
        <w:t>whales</w:t>
      </w:r>
      <w:r>
        <w:rPr>
          <w:spacing w:val="23"/>
          <w:w w:val="95"/>
        </w:rPr>
        <w:t xml:space="preserve"> </w:t>
      </w:r>
      <w:r>
        <w:rPr>
          <w:w w:val="95"/>
        </w:rPr>
        <w:t>are</w:t>
      </w:r>
      <w:r>
        <w:rPr>
          <w:spacing w:val="21"/>
          <w:w w:val="95"/>
        </w:rPr>
        <w:t xml:space="preserve"> </w:t>
      </w:r>
      <w:r>
        <w:rPr>
          <w:w w:val="95"/>
        </w:rPr>
        <w:t>semi-resident</w:t>
      </w:r>
    </w:p>
    <w:p w14:paraId="44394895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427    </w:t>
      </w:r>
      <w:r>
        <w:rPr>
          <w:rFonts w:ascii="Trebuchet MS"/>
          <w:spacing w:val="19"/>
          <w:sz w:val="12"/>
        </w:rPr>
        <w:t xml:space="preserve"> </w:t>
      </w:r>
      <w:r>
        <w:rPr>
          <w:spacing w:val="-1"/>
        </w:rPr>
        <w:t>on</w:t>
      </w:r>
      <w:r>
        <w:rPr>
          <w:spacing w:val="-10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range</w:t>
      </w:r>
      <w:r>
        <w:rPr>
          <w:spacing w:val="-10"/>
        </w:rPr>
        <w:t xml:space="preserve"> </w:t>
      </w:r>
      <w:r>
        <w:rPr>
          <w:spacing w:val="-1"/>
        </w:rPr>
        <w:t>and</w:t>
      </w:r>
      <w:r>
        <w:rPr>
          <w:spacing w:val="-10"/>
        </w:rPr>
        <w:t xml:space="preserve"> </w:t>
      </w:r>
      <w:r>
        <w:rPr>
          <w:spacing w:val="-1"/>
        </w:rPr>
        <w:t>have</w:t>
      </w:r>
      <w:r>
        <w:rPr>
          <w:spacing w:val="-10"/>
        </w:rPr>
        <w:t xml:space="preserve"> </w:t>
      </w:r>
      <w:r>
        <w:rPr>
          <w:spacing w:val="-1"/>
        </w:rPr>
        <w:t>become</w:t>
      </w:r>
      <w:r>
        <w:rPr>
          <w:spacing w:val="-10"/>
        </w:rPr>
        <w:t xml:space="preserve"> </w:t>
      </w:r>
      <w:r>
        <w:rPr>
          <w:spacing w:val="-1"/>
        </w:rPr>
        <w:t>habituated</w:t>
      </w:r>
      <w:r>
        <w:rPr>
          <w:spacing w:val="-10"/>
        </w:rPr>
        <w:t xml:space="preserve"> </w:t>
      </w:r>
      <w:r>
        <w:rPr>
          <w:spacing w:val="-1"/>
        </w:rPr>
        <w:t>to</w:t>
      </w:r>
      <w:r>
        <w:rPr>
          <w:spacing w:val="-10"/>
        </w:rPr>
        <w:t xml:space="preserve"> </w:t>
      </w:r>
      <w:r>
        <w:rPr>
          <w:spacing w:val="-1"/>
        </w:rPr>
        <w:t>SCC</w:t>
      </w:r>
      <w:r>
        <w:rPr>
          <w:spacing w:val="-10"/>
        </w:rPr>
        <w:t xml:space="preserve"> </w:t>
      </w:r>
      <w:r>
        <w:rPr>
          <w:spacing w:val="-1"/>
        </w:rPr>
        <w:t>activity;</w:t>
      </w:r>
      <w:r>
        <w:rPr>
          <w:spacing w:val="-10"/>
        </w:rPr>
        <w:t xml:space="preserve"> </w:t>
      </w:r>
      <w:r>
        <w:rPr>
          <w:spacing w:val="-1"/>
        </w:rPr>
        <w:t>they</w:t>
      </w:r>
      <w:r>
        <w:rPr>
          <w:spacing w:val="-9"/>
        </w:rPr>
        <w:t xml:space="preserve"> </w:t>
      </w:r>
      <w:r>
        <w:rPr>
          <w:spacing w:val="-1"/>
        </w:rPr>
        <w:t>may</w:t>
      </w:r>
      <w:r>
        <w:rPr>
          <w:spacing w:val="-10"/>
        </w:rPr>
        <w:t xml:space="preserve"> </w:t>
      </w:r>
      <w:r>
        <w:t>move</w:t>
      </w:r>
      <w:r>
        <w:rPr>
          <w:spacing w:val="-10"/>
        </w:rPr>
        <w:t xml:space="preserve"> </w:t>
      </w:r>
      <w:r>
        <w:t>off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range</w:t>
      </w:r>
      <w:r>
        <w:rPr>
          <w:spacing w:val="-10"/>
        </w:rPr>
        <w:t xml:space="preserve"> </w:t>
      </w:r>
      <w:r>
        <w:t>in</w:t>
      </w:r>
    </w:p>
    <w:p w14:paraId="64A2652D" w14:textId="77777777" w:rsidR="00C544BC" w:rsidRDefault="00C544BC">
      <w:pPr>
        <w:sectPr w:rsidR="00C544BC">
          <w:pgSz w:w="12240" w:h="15840"/>
          <w:pgMar w:top="1320" w:right="1280" w:bottom="1100" w:left="900" w:header="0" w:footer="832" w:gutter="0"/>
          <w:cols w:space="720"/>
        </w:sectPr>
      </w:pPr>
    </w:p>
    <w:p w14:paraId="45106283" w14:textId="77777777" w:rsidR="00C544BC" w:rsidRDefault="00BD4BDE">
      <w:pPr>
        <w:pStyle w:val="BodyText"/>
        <w:spacing w:before="107"/>
      </w:pPr>
      <w:r>
        <w:rPr>
          <w:rFonts w:ascii="Trebuchet MS"/>
          <w:sz w:val="12"/>
        </w:rPr>
        <w:lastRenderedPageBreak/>
        <w:t xml:space="preserve">428    </w:t>
      </w:r>
      <w:r>
        <w:rPr>
          <w:rFonts w:ascii="Trebuchet MS"/>
          <w:spacing w:val="19"/>
          <w:sz w:val="12"/>
        </w:rPr>
        <w:t xml:space="preserve"> </w:t>
      </w:r>
      <w:proofErr w:type="gramStart"/>
      <w:r>
        <w:rPr>
          <w:w w:val="95"/>
        </w:rPr>
        <w:t>anticipation</w:t>
      </w:r>
      <w:proofErr w:type="gramEnd"/>
      <w:r>
        <w:rPr>
          <w:spacing w:val="10"/>
          <w:w w:val="95"/>
        </w:rPr>
        <w:t xml:space="preserve"> </w:t>
      </w:r>
      <w:r>
        <w:rPr>
          <w:w w:val="95"/>
        </w:rPr>
        <w:t>of</w:t>
      </w:r>
      <w:r>
        <w:rPr>
          <w:spacing w:val="10"/>
          <w:w w:val="95"/>
        </w:rPr>
        <w:t xml:space="preserve"> </w:t>
      </w:r>
      <w:r>
        <w:rPr>
          <w:w w:val="95"/>
        </w:rPr>
        <w:t>MFAS.</w:t>
      </w:r>
      <w:r>
        <w:rPr>
          <w:spacing w:val="10"/>
          <w:w w:val="95"/>
        </w:rPr>
        <w:t xml:space="preserve"> </w:t>
      </w:r>
      <w:r>
        <w:rPr>
          <w:w w:val="95"/>
        </w:rPr>
        <w:t>Resident</w:t>
      </w:r>
      <w:r>
        <w:rPr>
          <w:spacing w:val="10"/>
          <w:w w:val="95"/>
        </w:rPr>
        <w:t xml:space="preserve"> </w:t>
      </w:r>
      <w:r>
        <w:rPr>
          <w:w w:val="95"/>
        </w:rPr>
        <w:t>animals</w:t>
      </w:r>
      <w:r>
        <w:rPr>
          <w:spacing w:val="10"/>
          <w:w w:val="95"/>
        </w:rPr>
        <w:t xml:space="preserve"> </w:t>
      </w:r>
      <w:r>
        <w:rPr>
          <w:w w:val="95"/>
        </w:rPr>
        <w:t>that</w:t>
      </w:r>
      <w:r>
        <w:rPr>
          <w:spacing w:val="9"/>
          <w:w w:val="95"/>
        </w:rPr>
        <w:t xml:space="preserve"> </w:t>
      </w:r>
      <w:r>
        <w:rPr>
          <w:w w:val="95"/>
        </w:rPr>
        <w:t>are</w:t>
      </w:r>
      <w:r>
        <w:rPr>
          <w:spacing w:val="10"/>
          <w:w w:val="95"/>
        </w:rPr>
        <w:t xml:space="preserve"> </w:t>
      </w:r>
      <w:r>
        <w:rPr>
          <w:w w:val="95"/>
        </w:rPr>
        <w:t>frequently</w:t>
      </w:r>
      <w:r>
        <w:rPr>
          <w:spacing w:val="10"/>
          <w:w w:val="95"/>
        </w:rPr>
        <w:t xml:space="preserve"> </w:t>
      </w:r>
      <w:r>
        <w:rPr>
          <w:w w:val="95"/>
        </w:rPr>
        <w:t>exposed</w:t>
      </w:r>
      <w:r>
        <w:rPr>
          <w:spacing w:val="10"/>
          <w:w w:val="95"/>
        </w:rPr>
        <w:t xml:space="preserve"> </w:t>
      </w:r>
      <w:r>
        <w:rPr>
          <w:w w:val="95"/>
        </w:rPr>
        <w:t>to</w:t>
      </w:r>
      <w:r>
        <w:rPr>
          <w:spacing w:val="10"/>
          <w:w w:val="95"/>
        </w:rPr>
        <w:t xml:space="preserve"> </w:t>
      </w:r>
      <w:r>
        <w:rPr>
          <w:w w:val="95"/>
        </w:rPr>
        <w:t>training</w:t>
      </w:r>
      <w:r>
        <w:rPr>
          <w:spacing w:val="10"/>
          <w:w w:val="95"/>
        </w:rPr>
        <w:t xml:space="preserve"> </w:t>
      </w:r>
      <w:r>
        <w:rPr>
          <w:w w:val="95"/>
        </w:rPr>
        <w:t>activity</w:t>
      </w:r>
      <w:r>
        <w:rPr>
          <w:spacing w:val="9"/>
          <w:w w:val="95"/>
        </w:rPr>
        <w:t xml:space="preserve"> </w:t>
      </w:r>
      <w:r>
        <w:rPr>
          <w:w w:val="95"/>
        </w:rPr>
        <w:t>and</w:t>
      </w:r>
    </w:p>
    <w:p w14:paraId="20A01C66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429    </w:t>
      </w:r>
      <w:r>
        <w:rPr>
          <w:rFonts w:ascii="Trebuchet MS"/>
          <w:spacing w:val="19"/>
          <w:sz w:val="12"/>
        </w:rPr>
        <w:t xml:space="preserve"> </w:t>
      </w:r>
      <w:r>
        <w:rPr>
          <w:spacing w:val="-1"/>
        </w:rPr>
        <w:t>transient</w:t>
      </w:r>
      <w:r>
        <w:rPr>
          <w:spacing w:val="-7"/>
        </w:rPr>
        <w:t xml:space="preserve"> </w:t>
      </w:r>
      <w:r>
        <w:rPr>
          <w:spacing w:val="-1"/>
        </w:rPr>
        <w:t>animals</w:t>
      </w:r>
      <w:r>
        <w:rPr>
          <w:spacing w:val="-7"/>
        </w:rPr>
        <w:t xml:space="preserve"> </w:t>
      </w:r>
      <w:r>
        <w:rPr>
          <w:spacing w:val="-1"/>
        </w:rPr>
        <w:t>that</w:t>
      </w:r>
      <w:r>
        <w:rPr>
          <w:spacing w:val="-7"/>
        </w:rPr>
        <w:t xml:space="preserve"> </w:t>
      </w:r>
      <w:r>
        <w:rPr>
          <w:spacing w:val="-1"/>
        </w:rPr>
        <w:t>only</w:t>
      </w:r>
      <w:r>
        <w:rPr>
          <w:spacing w:val="-7"/>
        </w:rPr>
        <w:t xml:space="preserve"> </w:t>
      </w:r>
      <w:r>
        <w:rPr>
          <w:spacing w:val="-1"/>
        </w:rPr>
        <w:t>encounter</w:t>
      </w:r>
      <w:r>
        <w:rPr>
          <w:spacing w:val="-7"/>
        </w:rPr>
        <w:t xml:space="preserve"> </w:t>
      </w:r>
      <w:r>
        <w:rPr>
          <w:spacing w:val="-1"/>
        </w:rPr>
        <w:t>MFAS</w:t>
      </w:r>
      <w:r>
        <w:rPr>
          <w:spacing w:val="-8"/>
        </w:rPr>
        <w:t xml:space="preserve"> </w:t>
      </w:r>
      <w:r>
        <w:rPr>
          <w:spacing w:val="-1"/>
        </w:rPr>
        <w:t>occasionally</w:t>
      </w:r>
      <w:r>
        <w:rPr>
          <w:spacing w:val="-6"/>
        </w:rPr>
        <w:t xml:space="preserve"> </w:t>
      </w:r>
      <w:r>
        <w:rPr>
          <w:spacing w:val="-1"/>
        </w:rPr>
        <w:t>are</w:t>
      </w:r>
      <w:r>
        <w:rPr>
          <w:spacing w:val="-7"/>
        </w:rPr>
        <w:t xml:space="preserve"> </w:t>
      </w:r>
      <w:r>
        <w:rPr>
          <w:spacing w:val="-1"/>
        </w:rPr>
        <w:t>likely</w:t>
      </w:r>
      <w:r>
        <w:rPr>
          <w:spacing w:val="-7"/>
        </w:rPr>
        <w:t xml:space="preserve"> </w:t>
      </w:r>
      <w:r>
        <w:rPr>
          <w:spacing w:val="-1"/>
        </w:rPr>
        <w:t>to</w:t>
      </w:r>
      <w:r>
        <w:rPr>
          <w:spacing w:val="-7"/>
        </w:rPr>
        <w:t xml:space="preserve"> </w:t>
      </w:r>
      <w:r>
        <w:rPr>
          <w:spacing w:val="-1"/>
        </w:rPr>
        <w:t>respond</w:t>
      </w:r>
      <w:r>
        <w:rPr>
          <w:spacing w:val="-8"/>
        </w:rPr>
        <w:t xml:space="preserve"> </w:t>
      </w:r>
      <w:r>
        <w:rPr>
          <w:spacing w:val="-1"/>
        </w:rPr>
        <w:t>differently</w:t>
      </w:r>
    </w:p>
    <w:p w14:paraId="396E429B" w14:textId="77777777" w:rsidR="00C544BC" w:rsidRDefault="00BD4BDE">
      <w:pPr>
        <w:pStyle w:val="BodyText"/>
        <w:spacing w:before="155"/>
      </w:pPr>
      <w:r>
        <w:rPr>
          <w:rFonts w:ascii="Trebuchet MS" w:hAnsi="Trebuchet MS"/>
          <w:sz w:val="12"/>
        </w:rPr>
        <w:t xml:space="preserve">430    </w:t>
      </w:r>
      <w:r>
        <w:rPr>
          <w:rFonts w:ascii="Trebuchet MS" w:hAnsi="Trebuchet MS"/>
          <w:spacing w:val="19"/>
          <w:sz w:val="12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sonar.</w:t>
      </w:r>
      <w:r>
        <w:rPr>
          <w:spacing w:val="41"/>
        </w:rPr>
        <w:t xml:space="preserve"> </w:t>
      </w:r>
      <w:r>
        <w:t>It</w:t>
      </w:r>
      <w:r>
        <w:rPr>
          <w:spacing w:val="6"/>
        </w:rPr>
        <w:t xml:space="preserve"> </w:t>
      </w:r>
      <w:r>
        <w:t>is</w:t>
      </w:r>
      <w:r>
        <w:rPr>
          <w:spacing w:val="8"/>
        </w:rPr>
        <w:t xml:space="preserve"> </w:t>
      </w:r>
      <w:r>
        <w:t>not</w:t>
      </w:r>
      <w:r>
        <w:rPr>
          <w:spacing w:val="7"/>
        </w:rPr>
        <w:t xml:space="preserve"> </w:t>
      </w:r>
      <w:r>
        <w:t>known</w:t>
      </w:r>
      <w:r>
        <w:rPr>
          <w:spacing w:val="6"/>
        </w:rPr>
        <w:t xml:space="preserve"> </w:t>
      </w:r>
      <w:r>
        <w:t>how</w:t>
      </w:r>
      <w:r>
        <w:rPr>
          <w:spacing w:val="8"/>
        </w:rPr>
        <w:t xml:space="preserve"> </w:t>
      </w:r>
      <w:r>
        <w:t>resident</w:t>
      </w:r>
      <w:r>
        <w:rPr>
          <w:spacing w:val="6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Blainville’s</w:t>
      </w:r>
      <w:r>
        <w:rPr>
          <w:spacing w:val="7"/>
        </w:rPr>
        <w:t xml:space="preserve"> </w:t>
      </w:r>
      <w:r>
        <w:t>beaked</w:t>
      </w:r>
      <w:r>
        <w:rPr>
          <w:spacing w:val="8"/>
        </w:rPr>
        <w:t xml:space="preserve"> </w:t>
      </w:r>
      <w:r>
        <w:t>whales</w:t>
      </w:r>
      <w:r>
        <w:rPr>
          <w:spacing w:val="7"/>
        </w:rPr>
        <w:t xml:space="preserve"> </w:t>
      </w:r>
      <w:r>
        <w:t>are</w:t>
      </w:r>
      <w:r>
        <w:rPr>
          <w:spacing w:val="7"/>
        </w:rPr>
        <w:t xml:space="preserve"> </w:t>
      </w:r>
      <w:r>
        <w:t>at</w:t>
      </w:r>
      <w:r>
        <w:rPr>
          <w:spacing w:val="7"/>
        </w:rPr>
        <w:t xml:space="preserve"> </w:t>
      </w:r>
      <w:r>
        <w:t>PMRF,</w:t>
      </w:r>
      <w:r>
        <w:rPr>
          <w:spacing w:val="6"/>
        </w:rPr>
        <w:t xml:space="preserve"> </w:t>
      </w:r>
      <w:r>
        <w:t>and</w:t>
      </w:r>
    </w:p>
    <w:p w14:paraId="55FE0E12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431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offshore</w:t>
      </w:r>
      <w:r>
        <w:rPr>
          <w:spacing w:val="4"/>
          <w:w w:val="95"/>
        </w:rPr>
        <w:t xml:space="preserve"> </w:t>
      </w:r>
      <w:r>
        <w:rPr>
          <w:w w:val="95"/>
        </w:rPr>
        <w:t>animals</w:t>
      </w:r>
      <w:r>
        <w:rPr>
          <w:spacing w:val="5"/>
          <w:w w:val="95"/>
        </w:rPr>
        <w:t xml:space="preserve"> </w:t>
      </w:r>
      <w:r>
        <w:rPr>
          <w:w w:val="95"/>
        </w:rPr>
        <w:t>may</w:t>
      </w:r>
      <w:r>
        <w:rPr>
          <w:spacing w:val="5"/>
          <w:w w:val="95"/>
        </w:rPr>
        <w:t xml:space="preserve"> </w:t>
      </w:r>
      <w:r>
        <w:rPr>
          <w:w w:val="95"/>
        </w:rPr>
        <w:t>be</w:t>
      </w:r>
      <w:r>
        <w:rPr>
          <w:spacing w:val="5"/>
          <w:w w:val="95"/>
        </w:rPr>
        <w:t xml:space="preserve"> </w:t>
      </w:r>
      <w:r>
        <w:rPr>
          <w:w w:val="95"/>
        </w:rPr>
        <w:t>detected</w:t>
      </w:r>
      <w:r>
        <w:rPr>
          <w:spacing w:val="5"/>
          <w:w w:val="95"/>
        </w:rPr>
        <w:t xml:space="preserve"> </w:t>
      </w:r>
      <w:r>
        <w:rPr>
          <w:w w:val="95"/>
        </w:rPr>
        <w:t>on</w:t>
      </w:r>
      <w:r>
        <w:rPr>
          <w:spacing w:val="5"/>
          <w:w w:val="95"/>
        </w:rPr>
        <w:t xml:space="preserve"> </w:t>
      </w:r>
      <w:r>
        <w:rPr>
          <w:w w:val="95"/>
        </w:rPr>
        <w:t>the</w:t>
      </w:r>
      <w:r>
        <w:rPr>
          <w:spacing w:val="4"/>
          <w:w w:val="95"/>
        </w:rPr>
        <w:t xml:space="preserve"> </w:t>
      </w:r>
      <w:r>
        <w:rPr>
          <w:w w:val="95"/>
        </w:rPr>
        <w:t>northern</w:t>
      </w:r>
      <w:r>
        <w:rPr>
          <w:spacing w:val="4"/>
          <w:w w:val="95"/>
        </w:rPr>
        <w:t xml:space="preserve"> </w:t>
      </w:r>
      <w:r>
        <w:rPr>
          <w:w w:val="95"/>
        </w:rPr>
        <w:t>hydrophones.</w:t>
      </w:r>
    </w:p>
    <w:p w14:paraId="0E6EB99C" w14:textId="77777777" w:rsidR="00C544BC" w:rsidRDefault="00BD4BDE">
      <w:pPr>
        <w:pStyle w:val="BodyText"/>
        <w:spacing w:before="299"/>
      </w:pPr>
      <w:r>
        <w:rPr>
          <w:rFonts w:ascii="Trebuchet MS" w:hAnsi="Trebuchet MS"/>
          <w:sz w:val="12"/>
        </w:rPr>
        <w:t xml:space="preserve">432    </w:t>
      </w:r>
      <w:r>
        <w:rPr>
          <w:rFonts w:ascii="Trebuchet MS" w:hAnsi="Trebuchet MS"/>
          <w:spacing w:val="19"/>
          <w:sz w:val="12"/>
        </w:rPr>
        <w:t xml:space="preserve"> </w:t>
      </w:r>
      <w:r>
        <w:t>Blainville’s</w:t>
      </w:r>
      <w:r>
        <w:rPr>
          <w:spacing w:val="3"/>
        </w:rPr>
        <w:t xml:space="preserve"> </w:t>
      </w:r>
      <w:r>
        <w:t>beaked</w:t>
      </w:r>
      <w:r>
        <w:rPr>
          <w:spacing w:val="2"/>
        </w:rPr>
        <w:t xml:space="preserve"> </w:t>
      </w:r>
      <w:r>
        <w:t>whales</w:t>
      </w:r>
      <w:r>
        <w:rPr>
          <w:spacing w:val="3"/>
        </w:rPr>
        <w:t xml:space="preserve"> </w:t>
      </w:r>
      <w:r>
        <w:t>occur</w:t>
      </w:r>
      <w:r>
        <w:rPr>
          <w:spacing w:val="3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multiple</w:t>
      </w:r>
      <w:r>
        <w:rPr>
          <w:spacing w:val="3"/>
        </w:rPr>
        <w:t xml:space="preserve"> </w:t>
      </w:r>
      <w:r>
        <w:t>ocean</w:t>
      </w:r>
      <w:r>
        <w:rPr>
          <w:spacing w:val="2"/>
        </w:rPr>
        <w:t xml:space="preserve"> </w:t>
      </w:r>
      <w:r>
        <w:t>basins</w:t>
      </w:r>
      <w:r>
        <w:rPr>
          <w:spacing w:val="3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have</w:t>
      </w:r>
      <w:r>
        <w:rPr>
          <w:spacing w:val="3"/>
        </w:rPr>
        <w:t xml:space="preserve"> </w:t>
      </w:r>
      <w:r>
        <w:t>been</w:t>
      </w:r>
      <w:r>
        <w:rPr>
          <w:spacing w:val="3"/>
        </w:rPr>
        <w:t xml:space="preserve"> </w:t>
      </w:r>
      <w:r>
        <w:t>studied</w:t>
      </w:r>
      <w:r>
        <w:rPr>
          <w:spacing w:val="2"/>
        </w:rPr>
        <w:t xml:space="preserve"> </w:t>
      </w:r>
      <w:r>
        <w:t>on</w:t>
      </w:r>
      <w:r>
        <w:rPr>
          <w:spacing w:val="3"/>
        </w:rPr>
        <w:t xml:space="preserve"> </w:t>
      </w:r>
      <w:r>
        <w:t>U.S.</w:t>
      </w:r>
    </w:p>
    <w:p w14:paraId="48D34CD2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433    </w:t>
      </w:r>
      <w:r>
        <w:rPr>
          <w:rFonts w:ascii="Trebuchet MS"/>
          <w:spacing w:val="19"/>
          <w:sz w:val="12"/>
        </w:rPr>
        <w:t xml:space="preserve"> </w:t>
      </w:r>
      <w:r>
        <w:t>Navy training ranges</w:t>
      </w:r>
      <w:r>
        <w:rPr>
          <w:spacing w:val="1"/>
        </w:rPr>
        <w:t xml:space="preserve"> </w:t>
      </w:r>
      <w:r>
        <w:t>in both the Atlantic (AUTEC) and the Pacific (PMRF) Oceans.</w:t>
      </w:r>
      <w:r>
        <w:rPr>
          <w:spacing w:val="20"/>
        </w:rPr>
        <w:t xml:space="preserve"> </w:t>
      </w:r>
      <w:r>
        <w:t>The</w:t>
      </w:r>
    </w:p>
    <w:p w14:paraId="6D36E223" w14:textId="77777777" w:rsidR="00C544BC" w:rsidRDefault="00BD4BDE">
      <w:pPr>
        <w:pStyle w:val="BodyText"/>
        <w:spacing w:before="155"/>
      </w:pPr>
      <w:r>
        <w:rPr>
          <w:rFonts w:ascii="Trebuchet MS"/>
          <w:sz w:val="12"/>
        </w:rPr>
        <w:t xml:space="preserve">434    </w:t>
      </w:r>
      <w:r>
        <w:rPr>
          <w:rFonts w:ascii="Trebuchet MS"/>
          <w:spacing w:val="10"/>
          <w:sz w:val="12"/>
        </w:rPr>
        <w:t xml:space="preserve"> </w:t>
      </w:r>
      <w:r>
        <w:t>AUTEC</w:t>
      </w:r>
      <w:r>
        <w:rPr>
          <w:spacing w:val="-1"/>
        </w:rPr>
        <w:t xml:space="preserve"> </w:t>
      </w:r>
      <w:r>
        <w:t>range</w:t>
      </w:r>
      <w:r>
        <w:rPr>
          <w:spacing w:val="-3"/>
        </w:rPr>
        <w:t xml:space="preserve"> </w:t>
      </w:r>
      <w:proofErr w:type="gramStart"/>
      <w:r>
        <w:t>is</w:t>
      </w:r>
      <w:r>
        <w:rPr>
          <w:spacing w:val="-1"/>
        </w:rPr>
        <w:t xml:space="preserve"> </w:t>
      </w:r>
      <w:r>
        <w:t>located</w:t>
      </w:r>
      <w:r>
        <w:rPr>
          <w:spacing w:val="-2"/>
        </w:rPr>
        <w:t xml:space="preserve"> </w:t>
      </w:r>
      <w:r>
        <w:t>in</w:t>
      </w:r>
      <w:proofErr w:type="gramEnd"/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deep</w:t>
      </w:r>
      <w:r>
        <w:rPr>
          <w:spacing w:val="-2"/>
        </w:rPr>
        <w:t xml:space="preserve"> </w:t>
      </w:r>
      <w:r>
        <w:t>basin</w:t>
      </w:r>
      <w:r>
        <w:rPr>
          <w:spacing w:val="-2"/>
        </w:rPr>
        <w:t xml:space="preserve"> </w:t>
      </w:r>
      <w:r>
        <w:t>bounded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south,</w:t>
      </w:r>
      <w:r>
        <w:rPr>
          <w:spacing w:val="-1"/>
        </w:rPr>
        <w:t xml:space="preserve"> </w:t>
      </w:r>
      <w:r>
        <w:t>east,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west</w:t>
      </w:r>
      <w:r>
        <w:rPr>
          <w:spacing w:val="-2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shallow</w:t>
      </w:r>
    </w:p>
    <w:p w14:paraId="6D8E4E5A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435    </w:t>
      </w:r>
      <w:r>
        <w:rPr>
          <w:rFonts w:ascii="Trebuchet MS"/>
          <w:spacing w:val="11"/>
          <w:sz w:val="12"/>
        </w:rPr>
        <w:t xml:space="preserve"> </w:t>
      </w:r>
      <w:r>
        <w:rPr>
          <w:spacing w:val="-1"/>
        </w:rPr>
        <w:t>waters</w:t>
      </w:r>
      <w:r>
        <w:rPr>
          <w:spacing w:val="-9"/>
        </w:rPr>
        <w:t xml:space="preserve"> </w:t>
      </w:r>
      <w:r>
        <w:rPr>
          <w:spacing w:val="-1"/>
        </w:rPr>
        <w:t>and</w:t>
      </w:r>
      <w:r>
        <w:rPr>
          <w:spacing w:val="-9"/>
        </w:rPr>
        <w:t xml:space="preserve"> </w:t>
      </w:r>
      <w:r>
        <w:rPr>
          <w:spacing w:val="-1"/>
        </w:rPr>
        <w:t>with</w:t>
      </w:r>
      <w:r>
        <w:rPr>
          <w:spacing w:val="-10"/>
        </w:rPr>
        <w:t xml:space="preserve"> </w:t>
      </w:r>
      <w:r>
        <w:rPr>
          <w:spacing w:val="-1"/>
        </w:rPr>
        <w:t>maximum</w:t>
      </w:r>
      <w:r>
        <w:rPr>
          <w:spacing w:val="-9"/>
        </w:rPr>
        <w:t xml:space="preserve"> </w:t>
      </w:r>
      <w:r>
        <w:rPr>
          <w:spacing w:val="-1"/>
        </w:rPr>
        <w:t>depths</w:t>
      </w:r>
      <w:r>
        <w:rPr>
          <w:spacing w:val="-9"/>
        </w:rPr>
        <w:t xml:space="preserve"> </w:t>
      </w:r>
      <w:r>
        <w:rPr>
          <w:spacing w:val="-1"/>
        </w:rPr>
        <w:t>of</w:t>
      </w:r>
      <w:r>
        <w:rPr>
          <w:spacing w:val="-10"/>
        </w:rPr>
        <w:t xml:space="preserve"> </w:t>
      </w:r>
      <w:r>
        <w:t>2,000</w:t>
      </w:r>
      <w:r>
        <w:rPr>
          <w:spacing w:val="-9"/>
        </w:rPr>
        <w:t xml:space="preserve"> </w:t>
      </w:r>
      <w:r>
        <w:t>m.</w:t>
      </w:r>
      <w:r>
        <w:rPr>
          <w:spacing w:val="8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contrast,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PMRF</w:t>
      </w:r>
      <w:r>
        <w:rPr>
          <w:spacing w:val="-9"/>
        </w:rPr>
        <w:t xml:space="preserve"> </w:t>
      </w:r>
      <w:r>
        <w:t>occurs</w:t>
      </w:r>
      <w:r>
        <w:rPr>
          <w:spacing w:val="-10"/>
        </w:rPr>
        <w:t xml:space="preserve"> </w:t>
      </w:r>
      <w:r>
        <w:t>across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steep</w:t>
      </w:r>
    </w:p>
    <w:p w14:paraId="0760B36E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436    </w:t>
      </w:r>
      <w:r>
        <w:rPr>
          <w:rFonts w:ascii="Trebuchet MS"/>
          <w:spacing w:val="19"/>
          <w:sz w:val="12"/>
        </w:rPr>
        <w:t xml:space="preserve"> </w:t>
      </w:r>
      <w:r>
        <w:t>slope</w:t>
      </w:r>
      <w:r>
        <w:rPr>
          <w:spacing w:val="5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into</w:t>
      </w:r>
      <w:r>
        <w:rPr>
          <w:spacing w:val="5"/>
        </w:rPr>
        <w:t xml:space="preserve"> </w:t>
      </w:r>
      <w:r>
        <w:t>deep</w:t>
      </w:r>
      <w:r>
        <w:rPr>
          <w:spacing w:val="5"/>
        </w:rPr>
        <w:t xml:space="preserve"> </w:t>
      </w:r>
      <w:r>
        <w:t>water,</w:t>
      </w:r>
      <w:r>
        <w:rPr>
          <w:spacing w:val="6"/>
        </w:rPr>
        <w:t xml:space="preserve"> </w:t>
      </w:r>
      <w:r>
        <w:t>over</w:t>
      </w:r>
      <w:r>
        <w:rPr>
          <w:spacing w:val="5"/>
        </w:rPr>
        <w:t xml:space="preserve"> </w:t>
      </w:r>
      <w:r>
        <w:t>5,000</w:t>
      </w:r>
      <w:r>
        <w:rPr>
          <w:spacing w:val="5"/>
        </w:rPr>
        <w:t xml:space="preserve"> </w:t>
      </w:r>
      <w:r>
        <w:t>m</w:t>
      </w:r>
      <w:r>
        <w:rPr>
          <w:spacing w:val="5"/>
        </w:rPr>
        <w:t xml:space="preserve"> </w:t>
      </w:r>
      <w:r>
        <w:t>in</w:t>
      </w:r>
      <w:r>
        <w:rPr>
          <w:spacing w:val="5"/>
        </w:rPr>
        <w:t xml:space="preserve"> </w:t>
      </w:r>
      <w:r>
        <w:t>depth.</w:t>
      </w:r>
      <w:r>
        <w:rPr>
          <w:spacing w:val="38"/>
        </w:rPr>
        <w:t xml:space="preserve"> </w:t>
      </w:r>
      <w:r>
        <w:t>Although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environments</w:t>
      </w:r>
      <w:r>
        <w:rPr>
          <w:spacing w:val="5"/>
        </w:rPr>
        <w:t xml:space="preserve"> </w:t>
      </w:r>
      <w:r>
        <w:t>at</w:t>
      </w:r>
      <w:r>
        <w:rPr>
          <w:spacing w:val="5"/>
        </w:rPr>
        <w:t xml:space="preserve"> </w:t>
      </w:r>
      <w:r>
        <w:t>PMRF</w:t>
      </w:r>
    </w:p>
    <w:p w14:paraId="23D0499F" w14:textId="77777777" w:rsidR="00C544BC" w:rsidRDefault="00BD4BDE">
      <w:pPr>
        <w:pStyle w:val="BodyText"/>
        <w:spacing w:before="155"/>
      </w:pPr>
      <w:r>
        <w:rPr>
          <w:rFonts w:ascii="Trebuchet MS" w:hAnsi="Trebuchet MS"/>
          <w:sz w:val="12"/>
        </w:rPr>
        <w:t xml:space="preserve">437    </w:t>
      </w:r>
      <w:r>
        <w:rPr>
          <w:rFonts w:ascii="Trebuchet MS" w:hAnsi="Trebuchet MS"/>
          <w:spacing w:val="19"/>
          <w:sz w:val="12"/>
        </w:rPr>
        <w:t xml:space="preserve"> </w:t>
      </w:r>
      <w:r>
        <w:rPr>
          <w:w w:val="95"/>
        </w:rPr>
        <w:t>and</w:t>
      </w:r>
      <w:r>
        <w:rPr>
          <w:spacing w:val="1"/>
          <w:w w:val="95"/>
        </w:rPr>
        <w:t xml:space="preserve"> </w:t>
      </w:r>
      <w:r>
        <w:rPr>
          <w:w w:val="95"/>
        </w:rPr>
        <w:t>AUTEC</w:t>
      </w:r>
      <w:r>
        <w:rPr>
          <w:spacing w:val="1"/>
          <w:w w:val="95"/>
        </w:rPr>
        <w:t xml:space="preserve"> </w:t>
      </w:r>
      <w:r>
        <w:rPr>
          <w:w w:val="95"/>
        </w:rPr>
        <w:t>are</w:t>
      </w:r>
      <w:r>
        <w:rPr>
          <w:spacing w:val="2"/>
          <w:w w:val="95"/>
        </w:rPr>
        <w:t xml:space="preserve"> </w:t>
      </w:r>
      <w:r>
        <w:rPr>
          <w:w w:val="95"/>
        </w:rPr>
        <w:t>different,</w:t>
      </w:r>
      <w:r>
        <w:rPr>
          <w:spacing w:val="1"/>
          <w:w w:val="95"/>
        </w:rPr>
        <w:t xml:space="preserve"> </w:t>
      </w:r>
      <w:r>
        <w:rPr>
          <w:w w:val="95"/>
        </w:rPr>
        <w:t>the</w:t>
      </w:r>
      <w:r>
        <w:rPr>
          <w:spacing w:val="1"/>
          <w:w w:val="95"/>
        </w:rPr>
        <w:t xml:space="preserve"> </w:t>
      </w:r>
      <w:r>
        <w:rPr>
          <w:w w:val="95"/>
        </w:rPr>
        <w:t>foraging</w:t>
      </w:r>
      <w:r>
        <w:rPr>
          <w:spacing w:val="1"/>
          <w:w w:val="95"/>
        </w:rPr>
        <w:t xml:space="preserve"> </w:t>
      </w:r>
      <w:r>
        <w:rPr>
          <w:w w:val="95"/>
        </w:rPr>
        <w:t>dive</w:t>
      </w:r>
      <w:r>
        <w:rPr>
          <w:spacing w:val="1"/>
          <w:w w:val="95"/>
        </w:rPr>
        <w:t xml:space="preserve"> </w:t>
      </w:r>
      <w:r>
        <w:rPr>
          <w:w w:val="95"/>
        </w:rPr>
        <w:t>behavior</w:t>
      </w:r>
      <w:r>
        <w:rPr>
          <w:spacing w:val="1"/>
          <w:w w:val="95"/>
        </w:rPr>
        <w:t xml:space="preserve"> </w:t>
      </w:r>
      <w:r>
        <w:rPr>
          <w:w w:val="95"/>
        </w:rPr>
        <w:t>of</w:t>
      </w:r>
      <w:r>
        <w:rPr>
          <w:spacing w:val="1"/>
          <w:w w:val="95"/>
        </w:rPr>
        <w:t xml:space="preserve"> </w:t>
      </w:r>
      <w:r>
        <w:rPr>
          <w:w w:val="95"/>
        </w:rPr>
        <w:t>Blainville’s</w:t>
      </w:r>
      <w:r>
        <w:rPr>
          <w:spacing w:val="1"/>
          <w:w w:val="95"/>
        </w:rPr>
        <w:t xml:space="preserve"> </w:t>
      </w:r>
      <w:r>
        <w:rPr>
          <w:w w:val="95"/>
        </w:rPr>
        <w:t>beaked</w:t>
      </w:r>
      <w:r>
        <w:rPr>
          <w:spacing w:val="1"/>
          <w:w w:val="95"/>
        </w:rPr>
        <w:t xml:space="preserve"> </w:t>
      </w:r>
      <w:r>
        <w:rPr>
          <w:w w:val="95"/>
        </w:rPr>
        <w:t>whales</w:t>
      </w:r>
      <w:r>
        <w:rPr>
          <w:spacing w:val="1"/>
          <w:w w:val="95"/>
        </w:rPr>
        <w:t xml:space="preserve"> </w:t>
      </w:r>
      <w:r>
        <w:rPr>
          <w:w w:val="95"/>
        </w:rPr>
        <w:t>is</w:t>
      </w:r>
      <w:r>
        <w:rPr>
          <w:spacing w:val="1"/>
          <w:w w:val="95"/>
        </w:rPr>
        <w:t xml:space="preserve"> </w:t>
      </w:r>
      <w:r>
        <w:rPr>
          <w:w w:val="95"/>
        </w:rPr>
        <w:t>similar:</w:t>
      </w:r>
    </w:p>
    <w:p w14:paraId="08A51741" w14:textId="3C9F1F2B" w:rsidR="00C544BC" w:rsidRDefault="00BD4BDE">
      <w:pPr>
        <w:pStyle w:val="BodyText"/>
      </w:pPr>
      <w:r>
        <w:rPr>
          <w:rFonts w:ascii="Trebuchet MS"/>
          <w:sz w:val="12"/>
        </w:rPr>
        <w:t xml:space="preserve">438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dives</w:t>
      </w:r>
      <w:r>
        <w:rPr>
          <w:spacing w:val="16"/>
          <w:w w:val="95"/>
        </w:rPr>
        <w:t xml:space="preserve"> </w:t>
      </w:r>
      <w:r>
        <w:rPr>
          <w:w w:val="95"/>
        </w:rPr>
        <w:t>occur</w:t>
      </w:r>
      <w:r>
        <w:rPr>
          <w:spacing w:val="15"/>
          <w:w w:val="95"/>
        </w:rPr>
        <w:t xml:space="preserve"> </w:t>
      </w:r>
      <w:r>
        <w:rPr>
          <w:w w:val="95"/>
        </w:rPr>
        <w:t>in</w:t>
      </w:r>
      <w:r>
        <w:rPr>
          <w:spacing w:val="14"/>
          <w:w w:val="95"/>
        </w:rPr>
        <w:t xml:space="preserve"> </w:t>
      </w:r>
      <w:r>
        <w:rPr>
          <w:w w:val="95"/>
        </w:rPr>
        <w:t>waters</w:t>
      </w:r>
      <w:r>
        <w:rPr>
          <w:spacing w:val="15"/>
          <w:w w:val="95"/>
        </w:rPr>
        <w:t xml:space="preserve"> </w:t>
      </w:r>
      <w:r>
        <w:rPr>
          <w:w w:val="95"/>
        </w:rPr>
        <w:t>over</w:t>
      </w:r>
      <w:r>
        <w:rPr>
          <w:spacing w:val="14"/>
          <w:w w:val="95"/>
        </w:rPr>
        <w:t xml:space="preserve"> </w:t>
      </w:r>
      <w:r>
        <w:rPr>
          <w:w w:val="95"/>
        </w:rPr>
        <w:t>steep</w:t>
      </w:r>
      <w:r>
        <w:rPr>
          <w:spacing w:val="15"/>
          <w:w w:val="95"/>
        </w:rPr>
        <w:t xml:space="preserve"> </w:t>
      </w:r>
      <w:r>
        <w:rPr>
          <w:w w:val="95"/>
        </w:rPr>
        <w:t>slopes</w:t>
      </w:r>
      <w:r>
        <w:rPr>
          <w:spacing w:val="16"/>
          <w:w w:val="95"/>
        </w:rPr>
        <w:t xml:space="preserve"> </w:t>
      </w:r>
      <w:r>
        <w:rPr>
          <w:w w:val="95"/>
        </w:rPr>
        <w:t>with</w:t>
      </w:r>
      <w:r>
        <w:rPr>
          <w:spacing w:val="15"/>
          <w:w w:val="95"/>
        </w:rPr>
        <w:t xml:space="preserve"> </w:t>
      </w:r>
      <w:r>
        <w:rPr>
          <w:w w:val="95"/>
        </w:rPr>
        <w:t>gradients</w:t>
      </w:r>
      <w:r>
        <w:rPr>
          <w:spacing w:val="14"/>
          <w:w w:val="95"/>
        </w:rPr>
        <w:t xml:space="preserve"> </w:t>
      </w:r>
      <w:r>
        <w:rPr>
          <w:w w:val="95"/>
        </w:rPr>
        <w:t>ranging</w:t>
      </w:r>
      <w:r>
        <w:rPr>
          <w:spacing w:val="15"/>
          <w:w w:val="95"/>
        </w:rPr>
        <w:t xml:space="preserve"> </w:t>
      </w:r>
      <w:r>
        <w:rPr>
          <w:w w:val="95"/>
        </w:rPr>
        <w:t>from</w:t>
      </w:r>
      <w:r>
        <w:rPr>
          <w:spacing w:val="15"/>
          <w:w w:val="95"/>
        </w:rPr>
        <w:t xml:space="preserve"> </w:t>
      </w:r>
      <w:r>
        <w:rPr>
          <w:w w:val="95"/>
        </w:rPr>
        <w:t>3</w:t>
      </w:r>
      <w:ins w:id="41" w:author="Daryl Boness" w:date="2022-04-15T13:22:00Z">
        <w:r w:rsidR="00B16A1A">
          <w:rPr>
            <w:w w:val="95"/>
          </w:rPr>
          <w:t>%</w:t>
        </w:r>
      </w:ins>
      <w:r>
        <w:rPr>
          <w:w w:val="95"/>
        </w:rPr>
        <w:t>-23%,</w:t>
      </w:r>
      <w:r>
        <w:rPr>
          <w:spacing w:val="15"/>
          <w:w w:val="95"/>
        </w:rPr>
        <w:t xml:space="preserve"> </w:t>
      </w:r>
      <w:r>
        <w:rPr>
          <w:w w:val="95"/>
        </w:rPr>
        <w:t>although</w:t>
      </w:r>
      <w:r>
        <w:rPr>
          <w:spacing w:val="14"/>
          <w:w w:val="95"/>
        </w:rPr>
        <w:t xml:space="preserve"> </w:t>
      </w:r>
      <w:r>
        <w:rPr>
          <w:w w:val="95"/>
        </w:rPr>
        <w:t>dives</w:t>
      </w:r>
    </w:p>
    <w:p w14:paraId="4079DED2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439    </w:t>
      </w:r>
      <w:r>
        <w:rPr>
          <w:rFonts w:ascii="Trebuchet MS"/>
          <w:spacing w:val="19"/>
          <w:sz w:val="12"/>
        </w:rPr>
        <w:t xml:space="preserve"> </w:t>
      </w:r>
      <w:r>
        <w:t>occur</w:t>
      </w:r>
      <w:r>
        <w:rPr>
          <w:spacing w:val="13"/>
        </w:rPr>
        <w:t xml:space="preserve"> </w:t>
      </w:r>
      <w:r>
        <w:t>in</w:t>
      </w:r>
      <w:r>
        <w:rPr>
          <w:spacing w:val="13"/>
        </w:rPr>
        <w:t xml:space="preserve"> </w:t>
      </w:r>
      <w:r>
        <w:t>deeper</w:t>
      </w:r>
      <w:r>
        <w:rPr>
          <w:spacing w:val="13"/>
        </w:rPr>
        <w:t xml:space="preserve"> </w:t>
      </w:r>
      <w:r>
        <w:t>waters</w:t>
      </w:r>
      <w:r>
        <w:rPr>
          <w:spacing w:val="12"/>
        </w:rPr>
        <w:t xml:space="preserve"> </w:t>
      </w:r>
      <w:r>
        <w:t>(2,000-3,000</w:t>
      </w:r>
      <w:r>
        <w:rPr>
          <w:spacing w:val="13"/>
        </w:rPr>
        <w:t xml:space="preserve"> </w:t>
      </w:r>
      <w:r>
        <w:t>m,</w:t>
      </w:r>
      <w:r>
        <w:rPr>
          <w:spacing w:val="13"/>
        </w:rPr>
        <w:t xml:space="preserve"> </w:t>
      </w:r>
      <w:r>
        <w:t>Henderson</w:t>
      </w:r>
      <w:r>
        <w:rPr>
          <w:spacing w:val="13"/>
        </w:rPr>
        <w:t xml:space="preserve"> </w:t>
      </w:r>
      <w:r>
        <w:t>et</w:t>
      </w:r>
      <w:r>
        <w:rPr>
          <w:spacing w:val="12"/>
        </w:rPr>
        <w:t xml:space="preserve"> </w:t>
      </w:r>
      <w:r>
        <w:t>al.,</w:t>
      </w:r>
      <w:r>
        <w:rPr>
          <w:spacing w:val="13"/>
        </w:rPr>
        <w:t xml:space="preserve"> </w:t>
      </w:r>
      <w:r>
        <w:t>2016)</w:t>
      </w:r>
      <w:r>
        <w:rPr>
          <w:spacing w:val="13"/>
        </w:rPr>
        <w:t xml:space="preserve"> </w:t>
      </w:r>
      <w:r>
        <w:t>at</w:t>
      </w:r>
      <w:r>
        <w:rPr>
          <w:spacing w:val="13"/>
        </w:rPr>
        <w:t xml:space="preserve"> </w:t>
      </w:r>
      <w:r>
        <w:t>PMRF</w:t>
      </w:r>
      <w:r>
        <w:rPr>
          <w:spacing w:val="12"/>
        </w:rPr>
        <w:t xml:space="preserve"> </w:t>
      </w:r>
      <w:r>
        <w:t>that</w:t>
      </w:r>
      <w:r>
        <w:rPr>
          <w:spacing w:val="13"/>
        </w:rPr>
        <w:t xml:space="preserve"> </w:t>
      </w:r>
      <w:r>
        <w:t>at</w:t>
      </w:r>
      <w:r>
        <w:rPr>
          <w:spacing w:val="13"/>
        </w:rPr>
        <w:t xml:space="preserve"> </w:t>
      </w:r>
      <w:r>
        <w:t>AUTEC</w:t>
      </w:r>
    </w:p>
    <w:p w14:paraId="1E65FFB3" w14:textId="77777777" w:rsidR="00C544BC" w:rsidRDefault="00BD4BDE">
      <w:pPr>
        <w:pStyle w:val="BodyText"/>
        <w:spacing w:before="155"/>
      </w:pPr>
      <w:r>
        <w:rPr>
          <w:rFonts w:ascii="Trebuchet MS" w:hAnsi="Trebuchet MS"/>
          <w:sz w:val="12"/>
        </w:rPr>
        <w:t xml:space="preserve">440 </w:t>
      </w:r>
      <w:proofErr w:type="gramStart"/>
      <w:r>
        <w:rPr>
          <w:rFonts w:ascii="Trebuchet MS" w:hAnsi="Trebuchet MS"/>
          <w:sz w:val="12"/>
        </w:rPr>
        <w:t xml:space="preserve">  </w:t>
      </w:r>
      <w:r>
        <w:rPr>
          <w:rFonts w:ascii="Trebuchet MS" w:hAnsi="Trebuchet MS"/>
          <w:spacing w:val="28"/>
          <w:sz w:val="12"/>
        </w:rPr>
        <w:t xml:space="preserve"> </w:t>
      </w:r>
      <w:r>
        <w:t>(</w:t>
      </w:r>
      <w:proofErr w:type="gramEnd"/>
      <w:r>
        <w:t>Hazen</w:t>
      </w:r>
      <w:r>
        <w:rPr>
          <w:spacing w:val="3"/>
        </w:rPr>
        <w:t xml:space="preserve"> </w:t>
      </w:r>
      <w:r>
        <w:t>et</w:t>
      </w:r>
      <w:r>
        <w:rPr>
          <w:spacing w:val="3"/>
        </w:rPr>
        <w:t xml:space="preserve"> </w:t>
      </w:r>
      <w:r>
        <w:t>al.,</w:t>
      </w:r>
      <w:r>
        <w:rPr>
          <w:spacing w:val="3"/>
        </w:rPr>
        <w:t xml:space="preserve"> </w:t>
      </w:r>
      <w:r>
        <w:t>2011;</w:t>
      </w:r>
      <w:r>
        <w:rPr>
          <w:spacing w:val="5"/>
        </w:rPr>
        <w:t xml:space="preserve"> </w:t>
      </w:r>
      <w:r>
        <w:t>500-1,300</w:t>
      </w:r>
      <w:r>
        <w:rPr>
          <w:spacing w:val="2"/>
        </w:rPr>
        <w:t xml:space="preserve"> </w:t>
      </w:r>
      <w:r>
        <w:t>m,</w:t>
      </w:r>
      <w:r>
        <w:rPr>
          <w:spacing w:val="4"/>
        </w:rPr>
        <w:t xml:space="preserve"> </w:t>
      </w:r>
      <w:r>
        <w:t>MacLeod</w:t>
      </w:r>
      <w:r>
        <w:rPr>
          <w:spacing w:val="3"/>
        </w:rPr>
        <w:t xml:space="preserve"> </w:t>
      </w:r>
      <w:r>
        <w:t>and</w:t>
      </w:r>
      <w:r>
        <w:rPr>
          <w:spacing w:val="3"/>
        </w:rPr>
        <w:t xml:space="preserve"> </w:t>
      </w:r>
      <w:proofErr w:type="spellStart"/>
      <w:r>
        <w:t>Zuur</w:t>
      </w:r>
      <w:proofErr w:type="spellEnd"/>
      <w:r>
        <w:t>,</w:t>
      </w:r>
      <w:r>
        <w:rPr>
          <w:spacing w:val="3"/>
        </w:rPr>
        <w:t xml:space="preserve"> </w:t>
      </w:r>
      <w:r>
        <w:t>2005).</w:t>
      </w:r>
      <w:r>
        <w:rPr>
          <w:spacing w:val="30"/>
        </w:rPr>
        <w:t xml:space="preserve"> </w:t>
      </w:r>
      <w:r>
        <w:t>Resident</w:t>
      </w:r>
      <w:r>
        <w:rPr>
          <w:spacing w:val="2"/>
        </w:rPr>
        <w:t xml:space="preserve"> </w:t>
      </w:r>
      <w:r>
        <w:t>Blainville’s</w:t>
      </w:r>
      <w:r>
        <w:rPr>
          <w:spacing w:val="3"/>
        </w:rPr>
        <w:t xml:space="preserve"> </w:t>
      </w:r>
      <w:r>
        <w:t>beaked</w:t>
      </w:r>
    </w:p>
    <w:p w14:paraId="4A0F2E99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441    </w:t>
      </w:r>
      <w:r>
        <w:rPr>
          <w:rFonts w:ascii="Trebuchet MS"/>
          <w:spacing w:val="11"/>
          <w:sz w:val="12"/>
        </w:rPr>
        <w:t xml:space="preserve"> </w:t>
      </w:r>
      <w:r>
        <w:rPr>
          <w:w w:val="95"/>
        </w:rPr>
        <w:t>whales</w:t>
      </w:r>
      <w:r>
        <w:rPr>
          <w:spacing w:val="15"/>
          <w:w w:val="95"/>
        </w:rPr>
        <w:t xml:space="preserve"> </w:t>
      </w:r>
      <w:r>
        <w:rPr>
          <w:w w:val="95"/>
        </w:rPr>
        <w:t>off</w:t>
      </w:r>
      <w:r>
        <w:rPr>
          <w:spacing w:val="15"/>
          <w:w w:val="95"/>
        </w:rPr>
        <w:t xml:space="preserve"> </w:t>
      </w:r>
      <w:r>
        <w:rPr>
          <w:w w:val="95"/>
        </w:rPr>
        <w:t>the</w:t>
      </w:r>
      <w:r>
        <w:rPr>
          <w:spacing w:val="15"/>
          <w:w w:val="95"/>
        </w:rPr>
        <w:t xml:space="preserve"> </w:t>
      </w:r>
      <w:r>
        <w:rPr>
          <w:w w:val="95"/>
        </w:rPr>
        <w:t>island</w:t>
      </w:r>
      <w:r>
        <w:rPr>
          <w:spacing w:val="16"/>
          <w:w w:val="95"/>
        </w:rPr>
        <w:t xml:space="preserve"> </w:t>
      </w:r>
      <w:r>
        <w:rPr>
          <w:w w:val="95"/>
        </w:rPr>
        <w:t>of</w:t>
      </w:r>
      <w:r>
        <w:rPr>
          <w:spacing w:val="14"/>
          <w:w w:val="95"/>
        </w:rPr>
        <w:t xml:space="preserve"> </w:t>
      </w:r>
      <w:r>
        <w:rPr>
          <w:w w:val="95"/>
        </w:rPr>
        <w:t>Hawaii</w:t>
      </w:r>
      <w:r>
        <w:rPr>
          <w:spacing w:val="16"/>
          <w:w w:val="95"/>
        </w:rPr>
        <w:t xml:space="preserve"> </w:t>
      </w:r>
      <w:r>
        <w:rPr>
          <w:w w:val="95"/>
        </w:rPr>
        <w:t>also</w:t>
      </w:r>
      <w:r>
        <w:rPr>
          <w:spacing w:val="15"/>
          <w:w w:val="95"/>
        </w:rPr>
        <w:t xml:space="preserve"> </w:t>
      </w:r>
      <w:r>
        <w:rPr>
          <w:w w:val="95"/>
        </w:rPr>
        <w:t>occur</w:t>
      </w:r>
      <w:r>
        <w:rPr>
          <w:spacing w:val="15"/>
          <w:w w:val="95"/>
        </w:rPr>
        <w:t xml:space="preserve"> </w:t>
      </w:r>
      <w:r>
        <w:rPr>
          <w:w w:val="95"/>
        </w:rPr>
        <w:t>in</w:t>
      </w:r>
      <w:r>
        <w:rPr>
          <w:spacing w:val="15"/>
          <w:w w:val="95"/>
        </w:rPr>
        <w:t xml:space="preserve"> </w:t>
      </w:r>
      <w:r>
        <w:rPr>
          <w:w w:val="95"/>
        </w:rPr>
        <w:t>slightly</w:t>
      </w:r>
      <w:r>
        <w:rPr>
          <w:spacing w:val="16"/>
          <w:w w:val="95"/>
        </w:rPr>
        <w:t xml:space="preserve"> </w:t>
      </w:r>
      <w:r>
        <w:rPr>
          <w:w w:val="95"/>
        </w:rPr>
        <w:t>shallower</w:t>
      </w:r>
      <w:r>
        <w:rPr>
          <w:spacing w:val="14"/>
          <w:w w:val="95"/>
        </w:rPr>
        <w:t xml:space="preserve"> </w:t>
      </w:r>
      <w:r>
        <w:rPr>
          <w:w w:val="95"/>
        </w:rPr>
        <w:t>waters</w:t>
      </w:r>
      <w:r>
        <w:rPr>
          <w:spacing w:val="16"/>
          <w:w w:val="95"/>
        </w:rPr>
        <w:t xml:space="preserve"> </w:t>
      </w:r>
      <w:r>
        <w:rPr>
          <w:w w:val="95"/>
        </w:rPr>
        <w:t>than</w:t>
      </w:r>
      <w:r>
        <w:rPr>
          <w:spacing w:val="15"/>
          <w:w w:val="95"/>
        </w:rPr>
        <w:t xml:space="preserve"> </w:t>
      </w:r>
      <w:r>
        <w:rPr>
          <w:w w:val="95"/>
        </w:rPr>
        <w:t>at</w:t>
      </w:r>
      <w:r>
        <w:rPr>
          <w:spacing w:val="15"/>
          <w:w w:val="95"/>
        </w:rPr>
        <w:t xml:space="preserve"> </w:t>
      </w:r>
      <w:r>
        <w:rPr>
          <w:w w:val="95"/>
        </w:rPr>
        <w:t>PMRF,</w:t>
      </w:r>
      <w:r>
        <w:rPr>
          <w:spacing w:val="15"/>
          <w:w w:val="95"/>
        </w:rPr>
        <w:t xml:space="preserve"> </w:t>
      </w:r>
      <w:r>
        <w:rPr>
          <w:w w:val="95"/>
        </w:rPr>
        <w:t>from</w:t>
      </w:r>
    </w:p>
    <w:p w14:paraId="437B82BE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442    </w:t>
      </w:r>
      <w:r>
        <w:rPr>
          <w:rFonts w:ascii="Trebuchet MS"/>
          <w:spacing w:val="19"/>
          <w:sz w:val="12"/>
        </w:rPr>
        <w:t xml:space="preserve"> </w:t>
      </w:r>
      <w:r>
        <w:rPr>
          <w:spacing w:val="-1"/>
        </w:rPr>
        <w:t>980-1,410</w:t>
      </w:r>
      <w:r>
        <w:rPr>
          <w:spacing w:val="-10"/>
        </w:rPr>
        <w:t xml:space="preserve"> </w:t>
      </w:r>
      <w:r>
        <w:rPr>
          <w:spacing w:val="-1"/>
        </w:rPr>
        <w:t>m</w:t>
      </w:r>
      <w:r>
        <w:rPr>
          <w:spacing w:val="-9"/>
        </w:rPr>
        <w:t xml:space="preserve"> </w:t>
      </w:r>
      <w:r>
        <w:rPr>
          <w:spacing w:val="-1"/>
        </w:rPr>
        <w:t>(Baird,</w:t>
      </w:r>
      <w:r>
        <w:rPr>
          <w:spacing w:val="-10"/>
        </w:rPr>
        <w:t xml:space="preserve"> </w:t>
      </w:r>
      <w:r>
        <w:rPr>
          <w:spacing w:val="-1"/>
        </w:rPr>
        <w:t>2011;</w:t>
      </w:r>
      <w:r>
        <w:rPr>
          <w:spacing w:val="-10"/>
        </w:rPr>
        <w:t xml:space="preserve"> </w:t>
      </w:r>
      <w:r>
        <w:rPr>
          <w:spacing w:val="-1"/>
        </w:rPr>
        <w:t>Baird</w:t>
      </w:r>
      <w:r>
        <w:rPr>
          <w:spacing w:val="-10"/>
        </w:rPr>
        <w:t xml:space="preserve"> </w:t>
      </w:r>
      <w:r>
        <w:rPr>
          <w:spacing w:val="-1"/>
        </w:rPr>
        <w:t>et</w:t>
      </w:r>
      <w:r>
        <w:rPr>
          <w:spacing w:val="-9"/>
        </w:rPr>
        <w:t xml:space="preserve"> </w:t>
      </w:r>
      <w:r>
        <w:rPr>
          <w:spacing w:val="-1"/>
        </w:rPr>
        <w:t>al.,</w:t>
      </w:r>
      <w:r>
        <w:rPr>
          <w:spacing w:val="-10"/>
        </w:rPr>
        <w:t xml:space="preserve"> </w:t>
      </w:r>
      <w:r>
        <w:rPr>
          <w:spacing w:val="-1"/>
        </w:rPr>
        <w:t>2008).</w:t>
      </w:r>
      <w:r>
        <w:rPr>
          <w:spacing w:val="8"/>
        </w:rPr>
        <w:t xml:space="preserve"> </w:t>
      </w:r>
      <w:r>
        <w:t>It</w:t>
      </w:r>
      <w:r>
        <w:rPr>
          <w:spacing w:val="-10"/>
        </w:rPr>
        <w:t xml:space="preserve"> </w:t>
      </w:r>
      <w:r>
        <w:t>seems</w:t>
      </w:r>
      <w:r>
        <w:rPr>
          <w:spacing w:val="-9"/>
        </w:rPr>
        <w:t xml:space="preserve"> </w:t>
      </w:r>
      <w:r>
        <w:t>likely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location</w:t>
      </w:r>
      <w:r>
        <w:rPr>
          <w:spacing w:val="-9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mesopelagic</w:t>
      </w:r>
    </w:p>
    <w:p w14:paraId="745380B9" w14:textId="77777777" w:rsidR="00C544BC" w:rsidRDefault="00BD4BDE">
      <w:pPr>
        <w:pStyle w:val="BodyText"/>
        <w:spacing w:before="155"/>
      </w:pPr>
      <w:r>
        <w:rPr>
          <w:rFonts w:ascii="Trebuchet MS"/>
          <w:sz w:val="12"/>
        </w:rPr>
        <w:t xml:space="preserve">443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scattering</w:t>
      </w:r>
      <w:r>
        <w:rPr>
          <w:spacing w:val="17"/>
          <w:w w:val="95"/>
        </w:rPr>
        <w:t xml:space="preserve"> </w:t>
      </w:r>
      <w:proofErr w:type="gramStart"/>
      <w:r>
        <w:rPr>
          <w:w w:val="95"/>
        </w:rPr>
        <w:t>layer</w:t>
      </w:r>
      <w:proofErr w:type="gramEnd"/>
      <w:r>
        <w:rPr>
          <w:spacing w:val="17"/>
          <w:w w:val="95"/>
        </w:rPr>
        <w:t xml:space="preserve"> </w:t>
      </w:r>
      <w:r>
        <w:rPr>
          <w:w w:val="95"/>
        </w:rPr>
        <w:t>(indicating</w:t>
      </w:r>
      <w:r>
        <w:rPr>
          <w:spacing w:val="18"/>
          <w:w w:val="95"/>
        </w:rPr>
        <w:t xml:space="preserve"> </w:t>
      </w:r>
      <w:r>
        <w:rPr>
          <w:w w:val="95"/>
        </w:rPr>
        <w:t>the</w:t>
      </w:r>
      <w:r>
        <w:rPr>
          <w:spacing w:val="17"/>
          <w:w w:val="95"/>
        </w:rPr>
        <w:t xml:space="preserve"> </w:t>
      </w:r>
      <w:r>
        <w:rPr>
          <w:w w:val="95"/>
        </w:rPr>
        <w:t>presence</w:t>
      </w:r>
      <w:r>
        <w:rPr>
          <w:spacing w:val="18"/>
          <w:w w:val="95"/>
        </w:rPr>
        <w:t xml:space="preserve"> </w:t>
      </w:r>
      <w:r>
        <w:rPr>
          <w:w w:val="95"/>
        </w:rPr>
        <w:t>of</w:t>
      </w:r>
      <w:r>
        <w:rPr>
          <w:spacing w:val="16"/>
          <w:w w:val="95"/>
        </w:rPr>
        <w:t xml:space="preserve"> </w:t>
      </w:r>
      <w:r>
        <w:rPr>
          <w:w w:val="95"/>
        </w:rPr>
        <w:t>prey)</w:t>
      </w:r>
      <w:r>
        <w:rPr>
          <w:spacing w:val="18"/>
          <w:w w:val="95"/>
        </w:rPr>
        <w:t xml:space="preserve"> </w:t>
      </w:r>
      <w:r>
        <w:rPr>
          <w:w w:val="95"/>
        </w:rPr>
        <w:t>along</w:t>
      </w:r>
      <w:r>
        <w:rPr>
          <w:spacing w:val="17"/>
          <w:w w:val="95"/>
        </w:rPr>
        <w:t xml:space="preserve"> </w:t>
      </w:r>
      <w:r>
        <w:rPr>
          <w:w w:val="95"/>
        </w:rPr>
        <w:t>the</w:t>
      </w:r>
      <w:r>
        <w:rPr>
          <w:spacing w:val="17"/>
          <w:w w:val="95"/>
        </w:rPr>
        <w:t xml:space="preserve"> </w:t>
      </w:r>
      <w:r>
        <w:rPr>
          <w:w w:val="95"/>
        </w:rPr>
        <w:t>slope</w:t>
      </w:r>
      <w:r>
        <w:rPr>
          <w:spacing w:val="18"/>
          <w:w w:val="95"/>
        </w:rPr>
        <w:t xml:space="preserve"> </w:t>
      </w:r>
      <w:r>
        <w:rPr>
          <w:w w:val="95"/>
        </w:rPr>
        <w:t>that</w:t>
      </w:r>
      <w:r>
        <w:rPr>
          <w:spacing w:val="16"/>
          <w:w w:val="95"/>
        </w:rPr>
        <w:t xml:space="preserve"> </w:t>
      </w:r>
      <w:r>
        <w:rPr>
          <w:w w:val="95"/>
        </w:rPr>
        <w:t>drives</w:t>
      </w:r>
      <w:r>
        <w:rPr>
          <w:spacing w:val="18"/>
          <w:w w:val="95"/>
        </w:rPr>
        <w:t xml:space="preserve"> </w:t>
      </w:r>
      <w:r>
        <w:rPr>
          <w:w w:val="95"/>
        </w:rPr>
        <w:t>the</w:t>
      </w:r>
      <w:r>
        <w:rPr>
          <w:spacing w:val="16"/>
          <w:w w:val="95"/>
        </w:rPr>
        <w:t xml:space="preserve"> </w:t>
      </w:r>
      <w:r>
        <w:rPr>
          <w:w w:val="95"/>
        </w:rPr>
        <w:t>location</w:t>
      </w:r>
      <w:r>
        <w:rPr>
          <w:spacing w:val="18"/>
          <w:w w:val="95"/>
        </w:rPr>
        <w:t xml:space="preserve"> </w:t>
      </w:r>
      <w:r>
        <w:rPr>
          <w:w w:val="95"/>
        </w:rPr>
        <w:t>of</w:t>
      </w:r>
    </w:p>
    <w:p w14:paraId="427E20E8" w14:textId="77777777" w:rsidR="00C544BC" w:rsidRDefault="00BD4BDE">
      <w:pPr>
        <w:pStyle w:val="BodyText"/>
      </w:pPr>
      <w:r>
        <w:rPr>
          <w:rFonts w:ascii="Trebuchet MS" w:hAnsi="Trebuchet MS"/>
          <w:sz w:val="12"/>
        </w:rPr>
        <w:t xml:space="preserve">444    </w:t>
      </w:r>
      <w:r>
        <w:rPr>
          <w:rFonts w:ascii="Trebuchet MS" w:hAnsi="Trebuchet MS"/>
          <w:spacing w:val="19"/>
          <w:sz w:val="12"/>
        </w:rPr>
        <w:t xml:space="preserve"> </w:t>
      </w:r>
      <w:r>
        <w:rPr>
          <w:spacing w:val="-1"/>
        </w:rPr>
        <w:t>Blainville’s</w:t>
      </w:r>
      <w:r>
        <w:rPr>
          <w:spacing w:val="-9"/>
        </w:rPr>
        <w:t xml:space="preserve"> </w:t>
      </w:r>
      <w:r>
        <w:rPr>
          <w:spacing w:val="-1"/>
        </w:rPr>
        <w:t>beaked</w:t>
      </w:r>
      <w:r>
        <w:rPr>
          <w:spacing w:val="-10"/>
        </w:rPr>
        <w:t xml:space="preserve"> </w:t>
      </w:r>
      <w:r>
        <w:rPr>
          <w:spacing w:val="-1"/>
        </w:rPr>
        <w:t>whales</w:t>
      </w:r>
      <w:r>
        <w:rPr>
          <w:spacing w:val="-10"/>
        </w:rPr>
        <w:t xml:space="preserve"> </w:t>
      </w:r>
      <w:r>
        <w:rPr>
          <w:spacing w:val="-1"/>
        </w:rPr>
        <w:t>rather</w:t>
      </w:r>
      <w:r>
        <w:rPr>
          <w:spacing w:val="-9"/>
        </w:rPr>
        <w:t xml:space="preserve"> </w:t>
      </w:r>
      <w:r>
        <w:rPr>
          <w:spacing w:val="-1"/>
        </w:rPr>
        <w:t>than</w:t>
      </w:r>
      <w:r>
        <w:rPr>
          <w:spacing w:val="-10"/>
        </w:rPr>
        <w:t xml:space="preserve"> </w:t>
      </w:r>
      <w:r>
        <w:rPr>
          <w:spacing w:val="-1"/>
        </w:rPr>
        <w:t>the</w:t>
      </w:r>
      <w:r>
        <w:rPr>
          <w:spacing w:val="-10"/>
        </w:rPr>
        <w:t xml:space="preserve"> </w:t>
      </w:r>
      <w:r>
        <w:rPr>
          <w:spacing w:val="-1"/>
        </w:rPr>
        <w:t>bathymetric</w:t>
      </w:r>
      <w:r>
        <w:rPr>
          <w:spacing w:val="-10"/>
        </w:rPr>
        <w:t xml:space="preserve"> </w:t>
      </w:r>
      <w:r>
        <w:rPr>
          <w:spacing w:val="-1"/>
        </w:rPr>
        <w:t>depth;</w:t>
      </w:r>
      <w:r>
        <w:rPr>
          <w:spacing w:val="-9"/>
        </w:rPr>
        <w:t xml:space="preserve"> </w:t>
      </w:r>
      <w:r>
        <w:rPr>
          <w:spacing w:val="-1"/>
        </w:rPr>
        <w:t>this</w:t>
      </w:r>
      <w:r>
        <w:rPr>
          <w:spacing w:val="-10"/>
        </w:rPr>
        <w:t xml:space="preserve"> </w:t>
      </w:r>
      <w:r>
        <w:rPr>
          <w:spacing w:val="-1"/>
        </w:rPr>
        <w:t>is</w:t>
      </w:r>
      <w:r>
        <w:rPr>
          <w:spacing w:val="-9"/>
        </w:rPr>
        <w:t xml:space="preserve"> </w:t>
      </w:r>
      <w:r>
        <w:rPr>
          <w:spacing w:val="-1"/>
        </w:rPr>
        <w:t>supported</w:t>
      </w:r>
      <w:r>
        <w:rPr>
          <w:spacing w:val="-10"/>
        </w:rPr>
        <w:t xml:space="preserve"> </w:t>
      </w:r>
      <w:r>
        <w:rPr>
          <w:spacing w:val="-1"/>
        </w:rPr>
        <w:t>by</w:t>
      </w:r>
      <w:r>
        <w:rPr>
          <w:spacing w:val="-9"/>
        </w:rPr>
        <w:t xml:space="preserve"> </w:t>
      </w:r>
      <w:r>
        <w:rPr>
          <w:spacing w:val="-1"/>
        </w:rPr>
        <w:t>the</w:t>
      </w:r>
      <w:r>
        <w:rPr>
          <w:spacing w:val="-10"/>
        </w:rPr>
        <w:t xml:space="preserve"> </w:t>
      </w:r>
      <w:r>
        <w:rPr>
          <w:spacing w:val="-1"/>
        </w:rPr>
        <w:t>fact</w:t>
      </w:r>
    </w:p>
    <w:p w14:paraId="7BC14D1A" w14:textId="3F7B834C" w:rsidR="00C544BC" w:rsidRDefault="00BD4BDE">
      <w:pPr>
        <w:pStyle w:val="BodyText"/>
        <w:spacing w:before="155"/>
      </w:pPr>
      <w:r>
        <w:rPr>
          <w:rFonts w:ascii="Trebuchet MS"/>
          <w:sz w:val="12"/>
        </w:rPr>
        <w:t xml:space="preserve">445    </w:t>
      </w:r>
      <w:r>
        <w:rPr>
          <w:rFonts w:ascii="Trebuchet MS"/>
          <w:spacing w:val="19"/>
          <w:sz w:val="12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dive</w:t>
      </w:r>
      <w:r>
        <w:rPr>
          <w:spacing w:val="-6"/>
        </w:rPr>
        <w:t xml:space="preserve"> </w:t>
      </w:r>
      <w:r>
        <w:t>depths</w:t>
      </w:r>
      <w:r>
        <w:rPr>
          <w:spacing w:val="-6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similar</w:t>
      </w:r>
      <w:r>
        <w:rPr>
          <w:spacing w:val="-6"/>
        </w:rPr>
        <w:t xml:space="preserve"> </w:t>
      </w:r>
      <w:r>
        <w:t>across</w:t>
      </w:r>
      <w:r>
        <w:rPr>
          <w:spacing w:val="-6"/>
        </w:rPr>
        <w:t xml:space="preserve"> </w:t>
      </w:r>
      <w:r>
        <w:t>areas,</w:t>
      </w:r>
      <w:r>
        <w:rPr>
          <w:spacing w:val="-5"/>
        </w:rPr>
        <w:t xml:space="preserve"> </w:t>
      </w:r>
      <w:r>
        <w:t>occurring</w:t>
      </w:r>
      <w:r>
        <w:rPr>
          <w:spacing w:val="-6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average</w:t>
      </w:r>
      <w:r>
        <w:rPr>
          <w:spacing w:val="-6"/>
        </w:rPr>
        <w:t xml:space="preserve"> </w:t>
      </w:r>
      <w:r>
        <w:t>down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del w:id="42" w:author="Daryl Boness" w:date="2022-04-15T13:23:00Z">
        <w:r w:rsidDel="00B16A1A">
          <w:delText>1,050-</w:delText>
        </w:r>
      </w:del>
      <w:r>
        <w:t>1,150</w:t>
      </w:r>
      <w:r>
        <w:rPr>
          <w:spacing w:val="-6"/>
        </w:rPr>
        <w:t xml:space="preserve"> </w:t>
      </w:r>
      <w:r>
        <w:t>m</w:t>
      </w:r>
      <w:r>
        <w:rPr>
          <w:spacing w:val="-6"/>
        </w:rPr>
        <w:t xml:space="preserve"> </w:t>
      </w:r>
      <w:r>
        <w:t>for</w:t>
      </w:r>
    </w:p>
    <w:p w14:paraId="41B7E312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446    </w:t>
      </w:r>
      <w:r>
        <w:rPr>
          <w:rFonts w:ascii="Trebuchet MS"/>
          <w:spacing w:val="11"/>
          <w:sz w:val="12"/>
        </w:rPr>
        <w:t xml:space="preserve"> </w:t>
      </w:r>
      <w:r>
        <w:t>46-60</w:t>
      </w:r>
      <w:r>
        <w:rPr>
          <w:spacing w:val="-9"/>
        </w:rPr>
        <w:t xml:space="preserve"> </w:t>
      </w:r>
      <w:r>
        <w:t>min</w:t>
      </w:r>
      <w:r>
        <w:rPr>
          <w:spacing w:val="-9"/>
        </w:rPr>
        <w:t xml:space="preserve"> </w:t>
      </w:r>
      <w:r>
        <w:t>(Baird</w:t>
      </w:r>
      <w:r>
        <w:rPr>
          <w:spacing w:val="-8"/>
        </w:rPr>
        <w:t xml:space="preserve"> </w:t>
      </w:r>
      <w:r>
        <w:t>et</w:t>
      </w:r>
      <w:r>
        <w:rPr>
          <w:spacing w:val="-9"/>
        </w:rPr>
        <w:t xml:space="preserve"> </w:t>
      </w:r>
      <w:r>
        <w:t>al.,</w:t>
      </w:r>
      <w:r>
        <w:rPr>
          <w:spacing w:val="-9"/>
        </w:rPr>
        <w:t xml:space="preserve"> </w:t>
      </w:r>
      <w:r>
        <w:t>2008;</w:t>
      </w:r>
      <w:r>
        <w:rPr>
          <w:spacing w:val="-8"/>
        </w:rPr>
        <w:t xml:space="preserve"> </w:t>
      </w:r>
      <w:r>
        <w:t>Joyce</w:t>
      </w:r>
      <w:r>
        <w:rPr>
          <w:spacing w:val="-9"/>
        </w:rPr>
        <w:t xml:space="preserve"> </w:t>
      </w:r>
      <w:r>
        <w:t>et</w:t>
      </w:r>
      <w:r>
        <w:rPr>
          <w:spacing w:val="-9"/>
        </w:rPr>
        <w:t xml:space="preserve"> </w:t>
      </w:r>
      <w:r>
        <w:t>al.,</w:t>
      </w:r>
      <w:r>
        <w:rPr>
          <w:spacing w:val="-9"/>
        </w:rPr>
        <w:t xml:space="preserve"> </w:t>
      </w:r>
      <w:r>
        <w:t>2017;</w:t>
      </w:r>
      <w:r>
        <w:rPr>
          <w:spacing w:val="-9"/>
        </w:rPr>
        <w:t xml:space="preserve"> </w:t>
      </w:r>
      <w:r>
        <w:t>Schorr</w:t>
      </w:r>
      <w:r>
        <w:rPr>
          <w:spacing w:val="-9"/>
        </w:rPr>
        <w:t xml:space="preserve"> </w:t>
      </w:r>
      <w:r>
        <w:t>et</w:t>
      </w:r>
      <w:r>
        <w:rPr>
          <w:spacing w:val="-8"/>
        </w:rPr>
        <w:t xml:space="preserve"> </w:t>
      </w:r>
      <w:r>
        <w:t>al.,</w:t>
      </w:r>
      <w:r>
        <w:rPr>
          <w:spacing w:val="-9"/>
        </w:rPr>
        <w:t xml:space="preserve"> </w:t>
      </w:r>
      <w:r>
        <w:t>2009).</w:t>
      </w:r>
      <w:r>
        <w:rPr>
          <w:spacing w:val="9"/>
        </w:rPr>
        <w:t xml:space="preserve"> </w:t>
      </w:r>
      <w:r>
        <w:t>Documented</w:t>
      </w:r>
      <w:r>
        <w:rPr>
          <w:spacing w:val="-9"/>
        </w:rPr>
        <w:t xml:space="preserve"> </w:t>
      </w:r>
      <w:r>
        <w:t>responses</w:t>
      </w:r>
    </w:p>
    <w:p w14:paraId="468EF07F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447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to</w:t>
      </w:r>
      <w:r>
        <w:rPr>
          <w:spacing w:val="3"/>
          <w:w w:val="95"/>
        </w:rPr>
        <w:t xml:space="preserve"> </w:t>
      </w:r>
      <w:r>
        <w:rPr>
          <w:w w:val="95"/>
        </w:rPr>
        <w:t>MFAS</w:t>
      </w:r>
      <w:r>
        <w:rPr>
          <w:spacing w:val="4"/>
          <w:w w:val="95"/>
        </w:rPr>
        <w:t xml:space="preserve"> </w:t>
      </w:r>
      <w:r>
        <w:rPr>
          <w:w w:val="95"/>
        </w:rPr>
        <w:t>activity</w:t>
      </w:r>
      <w:r>
        <w:rPr>
          <w:spacing w:val="3"/>
          <w:w w:val="95"/>
        </w:rPr>
        <w:t xml:space="preserve"> </w:t>
      </w:r>
      <w:r>
        <w:rPr>
          <w:w w:val="95"/>
        </w:rPr>
        <w:t>are</w:t>
      </w:r>
      <w:r>
        <w:rPr>
          <w:spacing w:val="4"/>
          <w:w w:val="95"/>
        </w:rPr>
        <w:t xml:space="preserve"> </w:t>
      </w:r>
      <w:r>
        <w:rPr>
          <w:w w:val="95"/>
        </w:rPr>
        <w:t>comparable</w:t>
      </w:r>
      <w:r>
        <w:rPr>
          <w:spacing w:val="4"/>
          <w:w w:val="95"/>
        </w:rPr>
        <w:t xml:space="preserve"> </w:t>
      </w:r>
      <w:r>
        <w:rPr>
          <w:w w:val="95"/>
        </w:rPr>
        <w:t>at</w:t>
      </w:r>
      <w:r>
        <w:rPr>
          <w:spacing w:val="3"/>
          <w:w w:val="95"/>
        </w:rPr>
        <w:t xml:space="preserve"> </w:t>
      </w:r>
      <w:r>
        <w:rPr>
          <w:w w:val="95"/>
        </w:rPr>
        <w:t>both</w:t>
      </w:r>
      <w:r>
        <w:rPr>
          <w:spacing w:val="3"/>
          <w:w w:val="95"/>
        </w:rPr>
        <w:t xml:space="preserve"> </w:t>
      </w:r>
      <w:r>
        <w:rPr>
          <w:w w:val="95"/>
        </w:rPr>
        <w:t>ranges,</w:t>
      </w:r>
      <w:r>
        <w:rPr>
          <w:spacing w:val="4"/>
          <w:w w:val="95"/>
        </w:rPr>
        <w:t xml:space="preserve"> </w:t>
      </w:r>
      <w:r>
        <w:rPr>
          <w:w w:val="95"/>
        </w:rPr>
        <w:t>with</w:t>
      </w:r>
      <w:r>
        <w:rPr>
          <w:spacing w:val="4"/>
          <w:w w:val="95"/>
        </w:rPr>
        <w:t xml:space="preserve"> </w:t>
      </w:r>
      <w:r>
        <w:rPr>
          <w:w w:val="95"/>
        </w:rPr>
        <w:t>individuals</w:t>
      </w:r>
      <w:r>
        <w:rPr>
          <w:spacing w:val="4"/>
          <w:w w:val="95"/>
        </w:rPr>
        <w:t xml:space="preserve"> </w:t>
      </w:r>
      <w:r>
        <w:rPr>
          <w:w w:val="95"/>
        </w:rPr>
        <w:t>and</w:t>
      </w:r>
      <w:r>
        <w:rPr>
          <w:spacing w:val="3"/>
          <w:w w:val="95"/>
        </w:rPr>
        <w:t xml:space="preserve"> </w:t>
      </w:r>
      <w:r>
        <w:rPr>
          <w:w w:val="95"/>
        </w:rPr>
        <w:t>groups</w:t>
      </w:r>
      <w:r>
        <w:rPr>
          <w:spacing w:val="4"/>
          <w:w w:val="95"/>
        </w:rPr>
        <w:t xml:space="preserve"> </w:t>
      </w:r>
      <w:r>
        <w:rPr>
          <w:w w:val="95"/>
        </w:rPr>
        <w:t>moving</w:t>
      </w:r>
      <w:r>
        <w:rPr>
          <w:spacing w:val="3"/>
          <w:w w:val="95"/>
        </w:rPr>
        <w:t xml:space="preserve"> </w:t>
      </w:r>
      <w:r>
        <w:rPr>
          <w:w w:val="95"/>
        </w:rPr>
        <w:t>to</w:t>
      </w:r>
      <w:r>
        <w:rPr>
          <w:spacing w:val="4"/>
          <w:w w:val="95"/>
        </w:rPr>
        <w:t xml:space="preserve"> </w:t>
      </w:r>
      <w:r>
        <w:rPr>
          <w:w w:val="95"/>
        </w:rPr>
        <w:t>the</w:t>
      </w:r>
    </w:p>
    <w:p w14:paraId="74AD127F" w14:textId="77777777" w:rsidR="00C544BC" w:rsidRDefault="00BD4BDE">
      <w:pPr>
        <w:pStyle w:val="BodyText"/>
        <w:spacing w:before="155"/>
      </w:pPr>
      <w:r>
        <w:rPr>
          <w:rFonts w:ascii="Trebuchet MS"/>
          <w:sz w:val="12"/>
        </w:rPr>
        <w:t xml:space="preserve">448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periphery of</w:t>
      </w:r>
      <w:r>
        <w:rPr>
          <w:spacing w:val="-1"/>
          <w:w w:val="95"/>
        </w:rPr>
        <w:t xml:space="preserve"> </w:t>
      </w:r>
      <w:r>
        <w:rPr>
          <w:w w:val="95"/>
        </w:rPr>
        <w:t>the</w:t>
      </w:r>
      <w:r>
        <w:rPr>
          <w:spacing w:val="-1"/>
          <w:w w:val="95"/>
        </w:rPr>
        <w:t xml:space="preserve"> </w:t>
      </w:r>
      <w:r>
        <w:rPr>
          <w:w w:val="95"/>
        </w:rPr>
        <w:t>range</w:t>
      </w:r>
      <w:r>
        <w:rPr>
          <w:spacing w:val="-1"/>
          <w:w w:val="95"/>
        </w:rPr>
        <w:t xml:space="preserve"> </w:t>
      </w:r>
      <w:r>
        <w:rPr>
          <w:w w:val="95"/>
        </w:rPr>
        <w:t>or off</w:t>
      </w:r>
      <w:r>
        <w:rPr>
          <w:spacing w:val="-1"/>
          <w:w w:val="95"/>
        </w:rPr>
        <w:t xml:space="preserve"> </w:t>
      </w:r>
      <w:r>
        <w:rPr>
          <w:w w:val="95"/>
        </w:rPr>
        <w:t>the</w:t>
      </w:r>
      <w:r>
        <w:rPr>
          <w:spacing w:val="-1"/>
          <w:w w:val="95"/>
        </w:rPr>
        <w:t xml:space="preserve"> </w:t>
      </w:r>
      <w:r>
        <w:rPr>
          <w:w w:val="95"/>
        </w:rPr>
        <w:t>range and</w:t>
      </w:r>
      <w:r>
        <w:rPr>
          <w:spacing w:val="-1"/>
          <w:w w:val="95"/>
        </w:rPr>
        <w:t xml:space="preserve"> </w:t>
      </w:r>
      <w:r>
        <w:rPr>
          <w:w w:val="95"/>
        </w:rPr>
        <w:t>returning</w:t>
      </w:r>
      <w:r>
        <w:rPr>
          <w:spacing w:val="-1"/>
          <w:w w:val="95"/>
        </w:rPr>
        <w:t xml:space="preserve"> </w:t>
      </w:r>
      <w:r>
        <w:rPr>
          <w:w w:val="95"/>
        </w:rPr>
        <w:t>2-4</w:t>
      </w:r>
      <w:r>
        <w:rPr>
          <w:spacing w:val="-1"/>
          <w:w w:val="95"/>
        </w:rPr>
        <w:t xml:space="preserve"> </w:t>
      </w:r>
      <w:r>
        <w:rPr>
          <w:w w:val="95"/>
        </w:rPr>
        <w:t>days after</w:t>
      </w:r>
      <w:r>
        <w:rPr>
          <w:spacing w:val="-1"/>
          <w:w w:val="95"/>
        </w:rPr>
        <w:t xml:space="preserve"> </w:t>
      </w:r>
      <w:r>
        <w:rPr>
          <w:w w:val="95"/>
        </w:rPr>
        <w:t>the</w:t>
      </w:r>
      <w:r>
        <w:rPr>
          <w:spacing w:val="-1"/>
          <w:w w:val="95"/>
        </w:rPr>
        <w:t xml:space="preserve"> </w:t>
      </w:r>
      <w:r>
        <w:rPr>
          <w:w w:val="95"/>
        </w:rPr>
        <w:t>cessation of</w:t>
      </w:r>
      <w:r>
        <w:rPr>
          <w:spacing w:val="-1"/>
          <w:w w:val="95"/>
        </w:rPr>
        <w:t xml:space="preserve"> </w:t>
      </w:r>
      <w:r>
        <w:rPr>
          <w:w w:val="95"/>
        </w:rPr>
        <w:t>the</w:t>
      </w:r>
      <w:r>
        <w:rPr>
          <w:spacing w:val="-1"/>
          <w:w w:val="95"/>
        </w:rPr>
        <w:t xml:space="preserve"> </w:t>
      </w:r>
      <w:r>
        <w:rPr>
          <w:w w:val="95"/>
        </w:rPr>
        <w:t>sonar</w:t>
      </w:r>
    </w:p>
    <w:p w14:paraId="2EAB9497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449 </w:t>
      </w:r>
      <w:proofErr w:type="gramStart"/>
      <w:r>
        <w:rPr>
          <w:rFonts w:ascii="Trebuchet MS"/>
          <w:sz w:val="12"/>
        </w:rPr>
        <w:t xml:space="preserve">  </w:t>
      </w:r>
      <w:r>
        <w:rPr>
          <w:rFonts w:ascii="Trebuchet MS"/>
          <w:spacing w:val="28"/>
          <w:sz w:val="12"/>
        </w:rPr>
        <w:t xml:space="preserve"> </w:t>
      </w:r>
      <w:r>
        <w:t>(</w:t>
      </w:r>
      <w:proofErr w:type="gramEnd"/>
      <w:r>
        <w:t>Joyce</w:t>
      </w:r>
      <w:r>
        <w:rPr>
          <w:spacing w:val="7"/>
        </w:rPr>
        <w:t xml:space="preserve"> </w:t>
      </w:r>
      <w:r>
        <w:t>et</w:t>
      </w:r>
      <w:r>
        <w:rPr>
          <w:spacing w:val="8"/>
        </w:rPr>
        <w:t xml:space="preserve"> </w:t>
      </w:r>
      <w:r>
        <w:t>al.,</w:t>
      </w:r>
      <w:r>
        <w:rPr>
          <w:spacing w:val="7"/>
        </w:rPr>
        <w:t xml:space="preserve"> </w:t>
      </w:r>
      <w:r>
        <w:t>2019;</w:t>
      </w:r>
      <w:r>
        <w:rPr>
          <w:spacing w:val="7"/>
        </w:rPr>
        <w:t xml:space="preserve"> </w:t>
      </w:r>
      <w:r>
        <w:t>Manzano-Roth</w:t>
      </w:r>
      <w:r>
        <w:rPr>
          <w:spacing w:val="8"/>
        </w:rPr>
        <w:t xml:space="preserve"> </w:t>
      </w:r>
      <w:r>
        <w:t>et</w:t>
      </w:r>
      <w:r>
        <w:rPr>
          <w:spacing w:val="7"/>
        </w:rPr>
        <w:t xml:space="preserve"> </w:t>
      </w:r>
      <w:r>
        <w:t>al.,</w:t>
      </w:r>
      <w:r>
        <w:rPr>
          <w:spacing w:val="7"/>
        </w:rPr>
        <w:t xml:space="preserve"> </w:t>
      </w:r>
      <w:r>
        <w:t>2016;</w:t>
      </w:r>
      <w:r>
        <w:rPr>
          <w:spacing w:val="7"/>
        </w:rPr>
        <w:t xml:space="preserve"> </w:t>
      </w:r>
      <w:r>
        <w:t>McCarthy</w:t>
      </w:r>
      <w:r>
        <w:rPr>
          <w:spacing w:val="7"/>
        </w:rPr>
        <w:t xml:space="preserve"> </w:t>
      </w:r>
      <w:r>
        <w:t>et</w:t>
      </w:r>
      <w:r>
        <w:rPr>
          <w:spacing w:val="7"/>
        </w:rPr>
        <w:t xml:space="preserve"> </w:t>
      </w:r>
      <w:r>
        <w:t>al.,</w:t>
      </w:r>
      <w:r>
        <w:rPr>
          <w:spacing w:val="7"/>
        </w:rPr>
        <w:t xml:space="preserve"> </w:t>
      </w:r>
      <w:r>
        <w:t>2011).</w:t>
      </w:r>
    </w:p>
    <w:p w14:paraId="0770217A" w14:textId="77777777" w:rsidR="00C544BC" w:rsidRDefault="00BD4BDE">
      <w:pPr>
        <w:pStyle w:val="BodyText"/>
        <w:spacing w:before="299"/>
      </w:pPr>
      <w:r>
        <w:rPr>
          <w:rFonts w:ascii="Trebuchet MS" w:hAnsi="Trebuchet MS"/>
          <w:sz w:val="12"/>
        </w:rPr>
        <w:t xml:space="preserve">450    </w:t>
      </w:r>
      <w:r>
        <w:rPr>
          <w:rFonts w:ascii="Trebuchet MS" w:hAnsi="Trebuchet MS"/>
          <w:spacing w:val="11"/>
          <w:sz w:val="12"/>
        </w:rPr>
        <w:t xml:space="preserve"> </w:t>
      </w:r>
      <w:r>
        <w:rPr>
          <w:w w:val="95"/>
        </w:rPr>
        <w:t>The</w:t>
      </w:r>
      <w:r>
        <w:rPr>
          <w:spacing w:val="22"/>
          <w:w w:val="95"/>
        </w:rPr>
        <w:t xml:space="preserve"> </w:t>
      </w:r>
      <w:r>
        <w:rPr>
          <w:w w:val="95"/>
        </w:rPr>
        <w:t>similarities</w:t>
      </w:r>
      <w:r>
        <w:rPr>
          <w:spacing w:val="22"/>
          <w:w w:val="95"/>
        </w:rPr>
        <w:t xml:space="preserve"> </w:t>
      </w:r>
      <w:r>
        <w:rPr>
          <w:w w:val="95"/>
        </w:rPr>
        <w:t>in</w:t>
      </w:r>
      <w:r>
        <w:rPr>
          <w:spacing w:val="21"/>
          <w:w w:val="95"/>
        </w:rPr>
        <w:t xml:space="preserve"> </w:t>
      </w:r>
      <w:r>
        <w:rPr>
          <w:w w:val="95"/>
        </w:rPr>
        <w:t>Blainville’s</w:t>
      </w:r>
      <w:r>
        <w:rPr>
          <w:spacing w:val="22"/>
          <w:w w:val="95"/>
        </w:rPr>
        <w:t xml:space="preserve"> </w:t>
      </w:r>
      <w:r>
        <w:rPr>
          <w:w w:val="95"/>
        </w:rPr>
        <w:t>beaked</w:t>
      </w:r>
      <w:r>
        <w:rPr>
          <w:spacing w:val="22"/>
          <w:w w:val="95"/>
        </w:rPr>
        <w:t xml:space="preserve"> </w:t>
      </w:r>
      <w:r>
        <w:rPr>
          <w:w w:val="95"/>
        </w:rPr>
        <w:t>whale</w:t>
      </w:r>
      <w:r>
        <w:rPr>
          <w:spacing w:val="21"/>
          <w:w w:val="95"/>
        </w:rPr>
        <w:t xml:space="preserve"> </w:t>
      </w:r>
      <w:r>
        <w:rPr>
          <w:w w:val="95"/>
        </w:rPr>
        <w:t>behavioral</w:t>
      </w:r>
      <w:r>
        <w:rPr>
          <w:spacing w:val="22"/>
          <w:w w:val="95"/>
        </w:rPr>
        <w:t xml:space="preserve"> </w:t>
      </w:r>
      <w:r>
        <w:rPr>
          <w:w w:val="95"/>
        </w:rPr>
        <w:t>responses</w:t>
      </w:r>
      <w:r>
        <w:rPr>
          <w:spacing w:val="22"/>
          <w:w w:val="95"/>
        </w:rPr>
        <w:t xml:space="preserve"> </w:t>
      </w:r>
      <w:r>
        <w:rPr>
          <w:w w:val="95"/>
        </w:rPr>
        <w:t>to</w:t>
      </w:r>
      <w:r>
        <w:rPr>
          <w:spacing w:val="21"/>
          <w:w w:val="95"/>
        </w:rPr>
        <w:t xml:space="preserve"> </w:t>
      </w:r>
      <w:r>
        <w:rPr>
          <w:w w:val="95"/>
        </w:rPr>
        <w:t>navy</w:t>
      </w:r>
      <w:r>
        <w:rPr>
          <w:spacing w:val="22"/>
          <w:w w:val="95"/>
        </w:rPr>
        <w:t xml:space="preserve"> </w:t>
      </w:r>
      <w:r>
        <w:rPr>
          <w:w w:val="95"/>
        </w:rPr>
        <w:t>training</w:t>
      </w:r>
      <w:r>
        <w:rPr>
          <w:spacing w:val="22"/>
          <w:w w:val="95"/>
        </w:rPr>
        <w:t xml:space="preserve"> </w:t>
      </w:r>
      <w:r>
        <w:rPr>
          <w:w w:val="95"/>
        </w:rPr>
        <w:t>activity</w:t>
      </w:r>
    </w:p>
    <w:p w14:paraId="73C0F6C5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451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across</w:t>
      </w:r>
      <w:r>
        <w:rPr>
          <w:spacing w:val="-2"/>
          <w:w w:val="95"/>
        </w:rPr>
        <w:t xml:space="preserve"> </w:t>
      </w:r>
      <w:r>
        <w:rPr>
          <w:w w:val="95"/>
        </w:rPr>
        <w:t>different</w:t>
      </w:r>
      <w:r>
        <w:rPr>
          <w:spacing w:val="-3"/>
          <w:w w:val="95"/>
        </w:rPr>
        <w:t xml:space="preserve"> </w:t>
      </w:r>
      <w:r>
        <w:rPr>
          <w:w w:val="95"/>
        </w:rPr>
        <w:t>ranges</w:t>
      </w:r>
      <w:r>
        <w:rPr>
          <w:spacing w:val="-2"/>
          <w:w w:val="95"/>
        </w:rPr>
        <w:t xml:space="preserve"> </w:t>
      </w:r>
      <w:r>
        <w:rPr>
          <w:w w:val="95"/>
        </w:rPr>
        <w:t>and</w:t>
      </w:r>
      <w:r>
        <w:rPr>
          <w:spacing w:val="-3"/>
          <w:w w:val="95"/>
        </w:rPr>
        <w:t xml:space="preserve"> </w:t>
      </w:r>
      <w:r>
        <w:rPr>
          <w:w w:val="95"/>
        </w:rPr>
        <w:t>environments</w:t>
      </w:r>
      <w:r>
        <w:rPr>
          <w:spacing w:val="-2"/>
          <w:w w:val="95"/>
        </w:rPr>
        <w:t xml:space="preserve"> </w:t>
      </w:r>
      <w:r>
        <w:rPr>
          <w:w w:val="95"/>
        </w:rPr>
        <w:t>at</w:t>
      </w:r>
      <w:r>
        <w:rPr>
          <w:spacing w:val="-3"/>
          <w:w w:val="95"/>
        </w:rPr>
        <w:t xml:space="preserve"> </w:t>
      </w:r>
      <w:r>
        <w:rPr>
          <w:w w:val="95"/>
        </w:rPr>
        <w:t>similar</w:t>
      </w:r>
      <w:r>
        <w:rPr>
          <w:spacing w:val="-3"/>
          <w:w w:val="95"/>
        </w:rPr>
        <w:t xml:space="preserve"> </w:t>
      </w:r>
      <w:r>
        <w:rPr>
          <w:w w:val="95"/>
        </w:rPr>
        <w:t>received</w:t>
      </w:r>
      <w:r>
        <w:rPr>
          <w:spacing w:val="-2"/>
          <w:w w:val="95"/>
        </w:rPr>
        <w:t xml:space="preserve"> </w:t>
      </w:r>
      <w:r>
        <w:rPr>
          <w:w w:val="95"/>
        </w:rPr>
        <w:t>levels</w:t>
      </w:r>
      <w:r>
        <w:rPr>
          <w:spacing w:val="-2"/>
          <w:w w:val="95"/>
        </w:rPr>
        <w:t xml:space="preserve"> </w:t>
      </w:r>
      <w:r>
        <w:rPr>
          <w:w w:val="95"/>
        </w:rPr>
        <w:t>may</w:t>
      </w:r>
      <w:r>
        <w:rPr>
          <w:spacing w:val="-3"/>
          <w:w w:val="95"/>
        </w:rPr>
        <w:t xml:space="preserve"> </w:t>
      </w:r>
      <w:r>
        <w:rPr>
          <w:w w:val="95"/>
        </w:rPr>
        <w:t>indicate</w:t>
      </w:r>
      <w:r>
        <w:rPr>
          <w:spacing w:val="-3"/>
          <w:w w:val="95"/>
        </w:rPr>
        <w:t xml:space="preserve"> </w:t>
      </w:r>
      <w:r>
        <w:rPr>
          <w:w w:val="95"/>
        </w:rPr>
        <w:t>the</w:t>
      </w:r>
      <w:r>
        <w:rPr>
          <w:spacing w:val="-2"/>
          <w:w w:val="95"/>
        </w:rPr>
        <w:t xml:space="preserve"> </w:t>
      </w:r>
      <w:r>
        <w:rPr>
          <w:w w:val="95"/>
        </w:rPr>
        <w:t>intrinsic</w:t>
      </w:r>
    </w:p>
    <w:p w14:paraId="4CC7DF46" w14:textId="77777777" w:rsidR="00C544BC" w:rsidRDefault="00BD4BDE">
      <w:pPr>
        <w:pStyle w:val="BodyText"/>
        <w:spacing w:before="155"/>
      </w:pPr>
      <w:r>
        <w:rPr>
          <w:rFonts w:ascii="Trebuchet MS"/>
          <w:sz w:val="12"/>
        </w:rPr>
        <w:t xml:space="preserve">452    </w:t>
      </w:r>
      <w:r>
        <w:rPr>
          <w:rFonts w:ascii="Trebuchet MS"/>
          <w:spacing w:val="19"/>
          <w:sz w:val="12"/>
        </w:rPr>
        <w:t xml:space="preserve"> </w:t>
      </w:r>
      <w:proofErr w:type="gramStart"/>
      <w:r>
        <w:t>nature</w:t>
      </w:r>
      <w:proofErr w:type="gramEnd"/>
      <w:r>
        <w:rPr>
          <w:spacing w:val="8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response.</w:t>
      </w:r>
      <w:r>
        <w:rPr>
          <w:spacing w:val="42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findings</w:t>
      </w:r>
      <w:r>
        <w:rPr>
          <w:spacing w:val="7"/>
        </w:rPr>
        <w:t xml:space="preserve"> </w:t>
      </w:r>
      <w:r>
        <w:t>presented</w:t>
      </w:r>
      <w:r>
        <w:rPr>
          <w:spacing w:val="8"/>
        </w:rPr>
        <w:t xml:space="preserve"> </w:t>
      </w:r>
      <w:r>
        <w:t>here</w:t>
      </w:r>
      <w:r>
        <w:rPr>
          <w:spacing w:val="8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in</w:t>
      </w:r>
      <w:r>
        <w:rPr>
          <w:spacing w:val="7"/>
        </w:rPr>
        <w:t xml:space="preserve"> </w:t>
      </w:r>
      <w:r>
        <w:t>Moretti</w:t>
      </w:r>
      <w:r>
        <w:rPr>
          <w:spacing w:val="8"/>
        </w:rPr>
        <w:t xml:space="preserve"> </w:t>
      </w:r>
      <w:r>
        <w:t>et</w:t>
      </w:r>
      <w:r>
        <w:rPr>
          <w:spacing w:val="8"/>
        </w:rPr>
        <w:t xml:space="preserve"> </w:t>
      </w:r>
      <w:r>
        <w:t>al.</w:t>
      </w:r>
      <w:r>
        <w:rPr>
          <w:spacing w:val="42"/>
        </w:rPr>
        <w:t xml:space="preserve"> </w:t>
      </w:r>
      <w:r>
        <w:t>(2014)</w:t>
      </w:r>
      <w:r>
        <w:rPr>
          <w:spacing w:val="8"/>
        </w:rPr>
        <w:t xml:space="preserve"> </w:t>
      </w:r>
      <w:r>
        <w:t>may</w:t>
      </w:r>
      <w:r>
        <w:rPr>
          <w:spacing w:val="8"/>
        </w:rPr>
        <w:t xml:space="preserve"> </w:t>
      </w:r>
      <w:r>
        <w:t>be</w:t>
      </w:r>
    </w:p>
    <w:p w14:paraId="2ACD5613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453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applicable</w:t>
      </w:r>
      <w:r>
        <w:rPr>
          <w:spacing w:val="9"/>
          <w:w w:val="95"/>
        </w:rPr>
        <w:t xml:space="preserve"> </w:t>
      </w:r>
      <w:r>
        <w:rPr>
          <w:w w:val="95"/>
        </w:rPr>
        <w:t>to</w:t>
      </w:r>
      <w:r>
        <w:rPr>
          <w:spacing w:val="9"/>
          <w:w w:val="95"/>
        </w:rPr>
        <w:t xml:space="preserve"> </w:t>
      </w:r>
      <w:r>
        <w:rPr>
          <w:w w:val="95"/>
        </w:rPr>
        <w:t>other</w:t>
      </w:r>
      <w:r>
        <w:rPr>
          <w:spacing w:val="8"/>
          <w:w w:val="95"/>
        </w:rPr>
        <w:t xml:space="preserve"> </w:t>
      </w:r>
      <w:r>
        <w:rPr>
          <w:w w:val="95"/>
        </w:rPr>
        <w:t>species</w:t>
      </w:r>
      <w:r>
        <w:rPr>
          <w:spacing w:val="9"/>
          <w:w w:val="95"/>
        </w:rPr>
        <w:t xml:space="preserve"> </w:t>
      </w:r>
      <w:r>
        <w:rPr>
          <w:w w:val="95"/>
        </w:rPr>
        <w:t>and</w:t>
      </w:r>
      <w:r>
        <w:rPr>
          <w:spacing w:val="8"/>
          <w:w w:val="95"/>
        </w:rPr>
        <w:t xml:space="preserve"> </w:t>
      </w:r>
      <w:r>
        <w:rPr>
          <w:w w:val="95"/>
        </w:rPr>
        <w:t>regions,</w:t>
      </w:r>
      <w:r>
        <w:rPr>
          <w:spacing w:val="9"/>
          <w:w w:val="95"/>
        </w:rPr>
        <w:t xml:space="preserve"> </w:t>
      </w:r>
      <w:r>
        <w:rPr>
          <w:w w:val="95"/>
        </w:rPr>
        <w:t>though</w:t>
      </w:r>
      <w:r>
        <w:rPr>
          <w:spacing w:val="8"/>
          <w:w w:val="95"/>
        </w:rPr>
        <w:t xml:space="preserve"> </w:t>
      </w:r>
      <w:r>
        <w:rPr>
          <w:w w:val="95"/>
        </w:rPr>
        <w:t>species-specific</w:t>
      </w:r>
      <w:r>
        <w:rPr>
          <w:spacing w:val="9"/>
          <w:w w:val="95"/>
        </w:rPr>
        <w:t xml:space="preserve"> </w:t>
      </w:r>
      <w:r>
        <w:rPr>
          <w:w w:val="95"/>
        </w:rPr>
        <w:t>dive</w:t>
      </w:r>
      <w:r>
        <w:rPr>
          <w:spacing w:val="9"/>
          <w:w w:val="95"/>
        </w:rPr>
        <w:t xml:space="preserve"> </w:t>
      </w:r>
      <w:r>
        <w:rPr>
          <w:w w:val="95"/>
        </w:rPr>
        <w:t>behaviors</w:t>
      </w:r>
      <w:r>
        <w:rPr>
          <w:spacing w:val="8"/>
          <w:w w:val="95"/>
        </w:rPr>
        <w:t xml:space="preserve"> </w:t>
      </w:r>
      <w:r>
        <w:rPr>
          <w:w w:val="95"/>
        </w:rPr>
        <w:t>and</w:t>
      </w:r>
      <w:r>
        <w:rPr>
          <w:spacing w:val="9"/>
          <w:w w:val="95"/>
        </w:rPr>
        <w:t xml:space="preserve"> </w:t>
      </w:r>
      <w:r>
        <w:rPr>
          <w:w w:val="95"/>
        </w:rPr>
        <w:t>regional</w:t>
      </w:r>
    </w:p>
    <w:p w14:paraId="226BE1FC" w14:textId="77777777" w:rsidR="00C544BC" w:rsidRDefault="00C544BC">
      <w:pPr>
        <w:sectPr w:rsidR="00C544BC">
          <w:pgSz w:w="12240" w:h="15840"/>
          <w:pgMar w:top="1320" w:right="1280" w:bottom="1100" w:left="900" w:header="0" w:footer="832" w:gutter="0"/>
          <w:cols w:space="720"/>
        </w:sectPr>
      </w:pPr>
    </w:p>
    <w:p w14:paraId="1FC9342D" w14:textId="77777777" w:rsidR="00C544BC" w:rsidRDefault="00BD4BDE">
      <w:pPr>
        <w:pStyle w:val="BodyText"/>
        <w:spacing w:before="107"/>
      </w:pPr>
      <w:r>
        <w:rPr>
          <w:rFonts w:ascii="Trebuchet MS"/>
          <w:sz w:val="12"/>
        </w:rPr>
        <w:lastRenderedPageBreak/>
        <w:t xml:space="preserve">454    </w:t>
      </w:r>
      <w:r>
        <w:rPr>
          <w:rFonts w:ascii="Trebuchet MS"/>
          <w:spacing w:val="19"/>
          <w:sz w:val="12"/>
        </w:rPr>
        <w:t xml:space="preserve"> </w:t>
      </w:r>
      <w:r>
        <w:rPr>
          <w:spacing w:val="-1"/>
        </w:rPr>
        <w:t>differences</w:t>
      </w:r>
      <w:r>
        <w:rPr>
          <w:spacing w:val="5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oceanography</w:t>
      </w:r>
      <w:r>
        <w:rPr>
          <w:spacing w:val="5"/>
        </w:rPr>
        <w:t xml:space="preserve"> </w:t>
      </w:r>
      <w:r>
        <w:t>likely</w:t>
      </w:r>
      <w:r>
        <w:rPr>
          <w:spacing w:val="4"/>
        </w:rPr>
        <w:t xml:space="preserve"> </w:t>
      </w:r>
      <w:r>
        <w:t>modulate</w:t>
      </w:r>
      <w:r>
        <w:rPr>
          <w:spacing w:val="5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impact</w:t>
      </w:r>
      <w:r>
        <w:rPr>
          <w:spacing w:val="5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MFAS.</w:t>
      </w:r>
      <w:r>
        <w:rPr>
          <w:spacing w:val="4"/>
        </w:rPr>
        <w:t xml:space="preserve"> </w:t>
      </w:r>
      <w:r>
        <w:t>For</w:t>
      </w:r>
      <w:r>
        <w:rPr>
          <w:spacing w:val="4"/>
        </w:rPr>
        <w:t xml:space="preserve"> </w:t>
      </w:r>
      <w:r>
        <w:t>example,</w:t>
      </w:r>
      <w:r>
        <w:rPr>
          <w:spacing w:val="8"/>
        </w:rPr>
        <w:t xml:space="preserve"> </w:t>
      </w:r>
      <w:r>
        <w:t>existing</w:t>
      </w:r>
    </w:p>
    <w:p w14:paraId="04E35B99" w14:textId="77777777" w:rsidR="00C544BC" w:rsidRDefault="00BD4BDE">
      <w:pPr>
        <w:pStyle w:val="BodyText"/>
      </w:pPr>
      <w:r>
        <w:rPr>
          <w:rFonts w:ascii="Trebuchet MS" w:hAnsi="Trebuchet MS"/>
          <w:sz w:val="12"/>
        </w:rPr>
        <w:t xml:space="preserve">455    </w:t>
      </w:r>
      <w:r>
        <w:rPr>
          <w:rFonts w:ascii="Trebuchet MS" w:hAnsi="Trebuchet MS"/>
          <w:spacing w:val="19"/>
          <w:sz w:val="12"/>
        </w:rPr>
        <w:t xml:space="preserve"> </w:t>
      </w:r>
      <w:r>
        <w:rPr>
          <w:w w:val="95"/>
        </w:rPr>
        <w:t>findings</w:t>
      </w:r>
      <w:r>
        <w:rPr>
          <w:spacing w:val="24"/>
          <w:w w:val="95"/>
        </w:rPr>
        <w:t xml:space="preserve"> </w:t>
      </w:r>
      <w:r>
        <w:rPr>
          <w:w w:val="95"/>
        </w:rPr>
        <w:t>already</w:t>
      </w:r>
      <w:r>
        <w:rPr>
          <w:spacing w:val="24"/>
          <w:w w:val="95"/>
        </w:rPr>
        <w:t xml:space="preserve"> </w:t>
      </w:r>
      <w:r>
        <w:rPr>
          <w:w w:val="95"/>
        </w:rPr>
        <w:t>demonstrate</w:t>
      </w:r>
      <w:r>
        <w:rPr>
          <w:spacing w:val="24"/>
          <w:w w:val="95"/>
        </w:rPr>
        <w:t xml:space="preserve"> </w:t>
      </w:r>
      <w:r>
        <w:rPr>
          <w:w w:val="95"/>
        </w:rPr>
        <w:t>that</w:t>
      </w:r>
      <w:r>
        <w:rPr>
          <w:spacing w:val="24"/>
          <w:w w:val="95"/>
        </w:rPr>
        <w:t xml:space="preserve"> </w:t>
      </w:r>
      <w:r>
        <w:rPr>
          <w:w w:val="95"/>
        </w:rPr>
        <w:t>Cuvier’s</w:t>
      </w:r>
      <w:r>
        <w:rPr>
          <w:spacing w:val="24"/>
          <w:w w:val="95"/>
        </w:rPr>
        <w:t xml:space="preserve"> </w:t>
      </w:r>
      <w:r>
        <w:rPr>
          <w:w w:val="95"/>
        </w:rPr>
        <w:t>respond</w:t>
      </w:r>
      <w:r>
        <w:rPr>
          <w:spacing w:val="25"/>
          <w:w w:val="95"/>
        </w:rPr>
        <w:t xml:space="preserve"> </w:t>
      </w:r>
      <w:r>
        <w:rPr>
          <w:w w:val="95"/>
        </w:rPr>
        <w:t>in</w:t>
      </w:r>
      <w:r>
        <w:rPr>
          <w:spacing w:val="24"/>
          <w:w w:val="95"/>
        </w:rPr>
        <w:t xml:space="preserve"> </w:t>
      </w:r>
      <w:r>
        <w:rPr>
          <w:w w:val="95"/>
        </w:rPr>
        <w:t>a</w:t>
      </w:r>
      <w:r>
        <w:rPr>
          <w:spacing w:val="24"/>
          <w:w w:val="95"/>
        </w:rPr>
        <w:t xml:space="preserve"> </w:t>
      </w:r>
      <w:r>
        <w:rPr>
          <w:w w:val="95"/>
        </w:rPr>
        <w:t>similar</w:t>
      </w:r>
      <w:r>
        <w:rPr>
          <w:spacing w:val="24"/>
          <w:w w:val="95"/>
        </w:rPr>
        <w:t xml:space="preserve"> </w:t>
      </w:r>
      <w:r>
        <w:rPr>
          <w:w w:val="95"/>
        </w:rPr>
        <w:t>manner</w:t>
      </w:r>
      <w:r>
        <w:rPr>
          <w:spacing w:val="24"/>
          <w:w w:val="95"/>
        </w:rPr>
        <w:t xml:space="preserve"> </w:t>
      </w:r>
      <w:r>
        <w:rPr>
          <w:w w:val="95"/>
        </w:rPr>
        <w:t>by</w:t>
      </w:r>
      <w:r>
        <w:rPr>
          <w:spacing w:val="24"/>
          <w:w w:val="95"/>
        </w:rPr>
        <w:t xml:space="preserve"> </w:t>
      </w:r>
      <w:r>
        <w:rPr>
          <w:w w:val="95"/>
        </w:rPr>
        <w:t>reducing</w:t>
      </w:r>
      <w:r>
        <w:rPr>
          <w:spacing w:val="24"/>
          <w:w w:val="95"/>
        </w:rPr>
        <w:t xml:space="preserve"> </w:t>
      </w:r>
      <w:proofErr w:type="gramStart"/>
      <w:r>
        <w:rPr>
          <w:w w:val="95"/>
        </w:rPr>
        <w:t>their</w:t>
      </w:r>
      <w:proofErr w:type="gramEnd"/>
    </w:p>
    <w:p w14:paraId="213DA75E" w14:textId="77777777" w:rsidR="00C544BC" w:rsidRDefault="00BD4BDE">
      <w:pPr>
        <w:pStyle w:val="BodyText"/>
        <w:spacing w:before="155"/>
      </w:pPr>
      <w:r>
        <w:rPr>
          <w:rFonts w:ascii="Trebuchet MS"/>
          <w:sz w:val="12"/>
        </w:rPr>
        <w:t xml:space="preserve">456    </w:t>
      </w:r>
      <w:r>
        <w:rPr>
          <w:rFonts w:ascii="Trebuchet MS"/>
          <w:spacing w:val="19"/>
          <w:sz w:val="12"/>
        </w:rPr>
        <w:t xml:space="preserve"> </w:t>
      </w:r>
      <w:r>
        <w:t>foraging</w:t>
      </w:r>
      <w:r>
        <w:rPr>
          <w:spacing w:val="-4"/>
        </w:rPr>
        <w:t xml:space="preserve"> </w:t>
      </w:r>
      <w:r>
        <w:t>dives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moving</w:t>
      </w:r>
      <w:r>
        <w:rPr>
          <w:spacing w:val="-5"/>
        </w:rPr>
        <w:t xml:space="preserve"> </w:t>
      </w:r>
      <w:r>
        <w:t>away</w:t>
      </w:r>
      <w:r>
        <w:rPr>
          <w:spacing w:val="-5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sonar</w:t>
      </w:r>
      <w:r>
        <w:rPr>
          <w:spacing w:val="-5"/>
        </w:rPr>
        <w:t xml:space="preserve"> </w:t>
      </w:r>
      <w:r>
        <w:t>sources</w:t>
      </w:r>
      <w:r>
        <w:rPr>
          <w:spacing w:val="-4"/>
        </w:rPr>
        <w:t xml:space="preserve"> </w:t>
      </w:r>
      <w:r>
        <w:t>(</w:t>
      </w:r>
      <w:proofErr w:type="spellStart"/>
      <w:r>
        <w:t>DeRuiter</w:t>
      </w:r>
      <w:proofErr w:type="spellEnd"/>
      <w:r>
        <w:rPr>
          <w:spacing w:val="-5"/>
        </w:rPr>
        <w:t xml:space="preserve"> </w:t>
      </w:r>
      <w:r>
        <w:t>et</w:t>
      </w:r>
      <w:r>
        <w:rPr>
          <w:spacing w:val="-5"/>
        </w:rPr>
        <w:t xml:space="preserve"> </w:t>
      </w:r>
      <w:r>
        <w:t>al.,</w:t>
      </w:r>
      <w:r>
        <w:rPr>
          <w:spacing w:val="-3"/>
        </w:rPr>
        <w:t xml:space="preserve"> </w:t>
      </w:r>
      <w:r>
        <w:t>2013;</w:t>
      </w:r>
      <w:r>
        <w:rPr>
          <w:spacing w:val="-2"/>
        </w:rPr>
        <w:t xml:space="preserve"> </w:t>
      </w:r>
      <w:r>
        <w:t>Falcone</w:t>
      </w:r>
      <w:r>
        <w:rPr>
          <w:spacing w:val="-5"/>
        </w:rPr>
        <w:t xml:space="preserve"> </w:t>
      </w:r>
      <w:r>
        <w:t>et</w:t>
      </w:r>
      <w:r>
        <w:rPr>
          <w:spacing w:val="-5"/>
        </w:rPr>
        <w:t xml:space="preserve"> </w:t>
      </w:r>
      <w:r>
        <w:t>al.,</w:t>
      </w:r>
    </w:p>
    <w:p w14:paraId="554A901F" w14:textId="77777777" w:rsidR="00C544BC" w:rsidRDefault="00BD4BDE">
      <w:pPr>
        <w:pStyle w:val="BodyText"/>
      </w:pPr>
      <w:r>
        <w:rPr>
          <w:rFonts w:ascii="Trebuchet MS" w:hAnsi="Trebuchet MS"/>
          <w:sz w:val="12"/>
        </w:rPr>
        <w:t xml:space="preserve">457    </w:t>
      </w:r>
      <w:r>
        <w:rPr>
          <w:rFonts w:ascii="Trebuchet MS" w:hAnsi="Trebuchet MS"/>
          <w:spacing w:val="13"/>
          <w:sz w:val="12"/>
        </w:rPr>
        <w:t xml:space="preserve"> </w:t>
      </w:r>
      <w:r>
        <w:t>2017).</w:t>
      </w:r>
      <w:r>
        <w:rPr>
          <w:spacing w:val="19"/>
        </w:rPr>
        <w:t xml:space="preserve"> </w:t>
      </w:r>
      <w:r>
        <w:t>Conducting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similar</w:t>
      </w:r>
      <w:r>
        <w:rPr>
          <w:spacing w:val="-6"/>
        </w:rPr>
        <w:t xml:space="preserve"> </w:t>
      </w:r>
      <w:r>
        <w:t>analysis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Cuvier’s</w:t>
      </w:r>
      <w:r>
        <w:rPr>
          <w:spacing w:val="-5"/>
        </w:rPr>
        <w:t xml:space="preserve"> </w:t>
      </w:r>
      <w:r>
        <w:t>beaked</w:t>
      </w:r>
      <w:r>
        <w:rPr>
          <w:spacing w:val="-5"/>
        </w:rPr>
        <w:t xml:space="preserve"> </w:t>
      </w:r>
      <w:r>
        <w:t>whale</w:t>
      </w:r>
      <w:r>
        <w:rPr>
          <w:spacing w:val="-6"/>
        </w:rPr>
        <w:t xml:space="preserve"> </w:t>
      </w:r>
      <w:r>
        <w:t>responses</w:t>
      </w:r>
      <w:r>
        <w:rPr>
          <w:spacing w:val="-5"/>
        </w:rPr>
        <w:t xml:space="preserve"> </w:t>
      </w:r>
      <w:r>
        <w:t>at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Southern</w:t>
      </w:r>
    </w:p>
    <w:p w14:paraId="2887E056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458    </w:t>
      </w:r>
      <w:r>
        <w:rPr>
          <w:rFonts w:ascii="Trebuchet MS"/>
          <w:spacing w:val="19"/>
          <w:sz w:val="12"/>
        </w:rPr>
        <w:t xml:space="preserve"> </w:t>
      </w:r>
      <w:r>
        <w:rPr>
          <w:spacing w:val="-1"/>
          <w:w w:val="95"/>
        </w:rPr>
        <w:t>California</w:t>
      </w:r>
      <w:r>
        <w:rPr>
          <w:spacing w:val="-5"/>
          <w:w w:val="95"/>
        </w:rPr>
        <w:t xml:space="preserve"> </w:t>
      </w:r>
      <w:r>
        <w:rPr>
          <w:spacing w:val="-1"/>
          <w:w w:val="95"/>
        </w:rPr>
        <w:t>Anti-Submarine</w:t>
      </w:r>
      <w:r>
        <w:rPr>
          <w:spacing w:val="-5"/>
          <w:w w:val="95"/>
        </w:rPr>
        <w:t xml:space="preserve"> </w:t>
      </w:r>
      <w:r>
        <w:rPr>
          <w:w w:val="95"/>
        </w:rPr>
        <w:t>Warfare</w:t>
      </w:r>
      <w:r>
        <w:rPr>
          <w:spacing w:val="-4"/>
          <w:w w:val="95"/>
        </w:rPr>
        <w:t xml:space="preserve"> </w:t>
      </w:r>
      <w:r>
        <w:rPr>
          <w:w w:val="95"/>
        </w:rPr>
        <w:t>Range</w:t>
      </w:r>
      <w:r>
        <w:rPr>
          <w:spacing w:val="-5"/>
          <w:w w:val="95"/>
        </w:rPr>
        <w:t xml:space="preserve"> </w:t>
      </w:r>
      <w:r>
        <w:rPr>
          <w:w w:val="95"/>
        </w:rPr>
        <w:t>(SOAR)</w:t>
      </w:r>
      <w:r>
        <w:rPr>
          <w:spacing w:val="-5"/>
          <w:w w:val="95"/>
        </w:rPr>
        <w:t xml:space="preserve"> </w:t>
      </w:r>
      <w:r>
        <w:rPr>
          <w:w w:val="95"/>
        </w:rPr>
        <w:t>would</w:t>
      </w:r>
      <w:r>
        <w:rPr>
          <w:spacing w:val="-5"/>
          <w:w w:val="95"/>
        </w:rPr>
        <w:t xml:space="preserve"> </w:t>
      </w:r>
      <w:r>
        <w:rPr>
          <w:w w:val="95"/>
        </w:rPr>
        <w:t>further</w:t>
      </w:r>
      <w:r>
        <w:rPr>
          <w:spacing w:val="-5"/>
          <w:w w:val="95"/>
        </w:rPr>
        <w:t xml:space="preserve"> </w:t>
      </w:r>
      <w:r>
        <w:rPr>
          <w:w w:val="95"/>
        </w:rPr>
        <w:t>support</w:t>
      </w:r>
      <w:r>
        <w:rPr>
          <w:spacing w:val="-5"/>
          <w:w w:val="95"/>
        </w:rPr>
        <w:t xml:space="preserve"> </w:t>
      </w:r>
      <w:r>
        <w:rPr>
          <w:w w:val="95"/>
        </w:rPr>
        <w:t>our</w:t>
      </w:r>
      <w:r>
        <w:rPr>
          <w:spacing w:val="-5"/>
          <w:w w:val="95"/>
        </w:rPr>
        <w:t xml:space="preserve"> </w:t>
      </w:r>
      <w:r>
        <w:rPr>
          <w:w w:val="95"/>
        </w:rPr>
        <w:t>understanding</w:t>
      </w:r>
    </w:p>
    <w:p w14:paraId="7FB60C5E" w14:textId="77777777" w:rsidR="00C544BC" w:rsidRDefault="00BD4BDE">
      <w:pPr>
        <w:pStyle w:val="BodyText"/>
        <w:spacing w:before="155"/>
      </w:pPr>
      <w:r>
        <w:rPr>
          <w:rFonts w:ascii="Trebuchet MS"/>
          <w:sz w:val="12"/>
        </w:rPr>
        <w:t xml:space="preserve">459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of how</w:t>
      </w:r>
      <w:r>
        <w:rPr>
          <w:spacing w:val="1"/>
          <w:w w:val="95"/>
        </w:rPr>
        <w:t xml:space="preserve"> </w:t>
      </w:r>
      <w:r>
        <w:rPr>
          <w:w w:val="95"/>
        </w:rPr>
        <w:t>different populations</w:t>
      </w:r>
      <w:r>
        <w:rPr>
          <w:spacing w:val="1"/>
          <w:w w:val="95"/>
        </w:rPr>
        <w:t xml:space="preserve"> </w:t>
      </w:r>
      <w:r>
        <w:rPr>
          <w:w w:val="95"/>
        </w:rPr>
        <w:t>and species</w:t>
      </w:r>
      <w:r>
        <w:rPr>
          <w:spacing w:val="1"/>
          <w:w w:val="95"/>
        </w:rPr>
        <w:t xml:space="preserve"> </w:t>
      </w:r>
      <w:r>
        <w:rPr>
          <w:w w:val="95"/>
        </w:rPr>
        <w:t>respond to</w:t>
      </w:r>
      <w:r>
        <w:rPr>
          <w:spacing w:val="1"/>
          <w:w w:val="95"/>
        </w:rPr>
        <w:t xml:space="preserve"> </w:t>
      </w:r>
      <w:r>
        <w:rPr>
          <w:w w:val="95"/>
        </w:rPr>
        <w:t>naval sonar.</w:t>
      </w:r>
    </w:p>
    <w:p w14:paraId="06057D25" w14:textId="77777777" w:rsidR="00C544BC" w:rsidRDefault="00C544BC">
      <w:pPr>
        <w:pStyle w:val="BodyText"/>
        <w:spacing w:before="0"/>
        <w:ind w:left="0"/>
        <w:rPr>
          <w:sz w:val="20"/>
        </w:rPr>
      </w:pPr>
    </w:p>
    <w:p w14:paraId="1B9EA5D2" w14:textId="77777777" w:rsidR="00C544BC" w:rsidRDefault="00C544BC">
      <w:pPr>
        <w:pStyle w:val="BodyText"/>
        <w:spacing w:before="0"/>
        <w:ind w:left="0"/>
        <w:rPr>
          <w:sz w:val="18"/>
        </w:rPr>
      </w:pPr>
    </w:p>
    <w:p w14:paraId="304C37AA" w14:textId="77777777" w:rsidR="00C544BC" w:rsidRDefault="00BD4BDE">
      <w:pPr>
        <w:spacing w:before="120"/>
        <w:ind w:left="150"/>
        <w:rPr>
          <w:b/>
          <w:sz w:val="24"/>
        </w:rPr>
      </w:pPr>
      <w:r>
        <w:rPr>
          <w:rFonts w:ascii="Trebuchet MS"/>
          <w:sz w:val="12"/>
        </w:rPr>
        <w:t xml:space="preserve">460    </w:t>
      </w:r>
      <w:r>
        <w:rPr>
          <w:rFonts w:ascii="Trebuchet MS"/>
          <w:spacing w:val="19"/>
          <w:sz w:val="12"/>
        </w:rPr>
        <w:t xml:space="preserve"> </w:t>
      </w:r>
      <w:r>
        <w:rPr>
          <w:b/>
          <w:sz w:val="24"/>
        </w:rPr>
        <w:t>Acknowledgements</w:t>
      </w:r>
    </w:p>
    <w:p w14:paraId="77004E72" w14:textId="77777777" w:rsidR="00C544BC" w:rsidRDefault="00C544BC">
      <w:pPr>
        <w:pStyle w:val="BodyText"/>
        <w:spacing w:before="12"/>
        <w:ind w:left="0"/>
        <w:rPr>
          <w:b/>
        </w:rPr>
      </w:pPr>
    </w:p>
    <w:p w14:paraId="61CE5583" w14:textId="77777777" w:rsidR="00C544BC" w:rsidRDefault="00BD4BDE">
      <w:pPr>
        <w:pStyle w:val="BodyText"/>
        <w:spacing w:before="118"/>
      </w:pPr>
      <w:r>
        <w:rPr>
          <w:rFonts w:ascii="Trebuchet MS"/>
          <w:sz w:val="12"/>
        </w:rPr>
        <w:t xml:space="preserve">461    </w:t>
      </w:r>
      <w:r>
        <w:rPr>
          <w:rFonts w:ascii="Trebuchet MS"/>
          <w:spacing w:val="11"/>
          <w:sz w:val="12"/>
        </w:rPr>
        <w:t xml:space="preserve"> </w:t>
      </w:r>
      <w:r>
        <w:t>This</w:t>
      </w:r>
      <w:r>
        <w:rPr>
          <w:spacing w:val="35"/>
        </w:rPr>
        <w:t xml:space="preserve"> </w:t>
      </w:r>
      <w:r>
        <w:t>study</w:t>
      </w:r>
      <w:r>
        <w:rPr>
          <w:spacing w:val="34"/>
        </w:rPr>
        <w:t xml:space="preserve"> </w:t>
      </w:r>
      <w:r>
        <w:t>was</w:t>
      </w:r>
      <w:r>
        <w:rPr>
          <w:spacing w:val="34"/>
        </w:rPr>
        <w:t xml:space="preserve"> </w:t>
      </w:r>
      <w:r>
        <w:t>funded</w:t>
      </w:r>
      <w:r>
        <w:rPr>
          <w:spacing w:val="35"/>
        </w:rPr>
        <w:t xml:space="preserve"> </w:t>
      </w:r>
      <w:r>
        <w:t>by</w:t>
      </w:r>
      <w:r>
        <w:rPr>
          <w:spacing w:val="34"/>
        </w:rPr>
        <w:t xml:space="preserve"> </w:t>
      </w:r>
      <w:r>
        <w:t>the</w:t>
      </w:r>
      <w:r>
        <w:rPr>
          <w:spacing w:val="34"/>
        </w:rPr>
        <w:t xml:space="preserve"> </w:t>
      </w:r>
      <w:r>
        <w:t>US</w:t>
      </w:r>
      <w:r>
        <w:rPr>
          <w:spacing w:val="35"/>
        </w:rPr>
        <w:t xml:space="preserve"> </w:t>
      </w:r>
      <w:r>
        <w:t>Navy</w:t>
      </w:r>
      <w:r>
        <w:rPr>
          <w:spacing w:val="34"/>
        </w:rPr>
        <w:t xml:space="preserve"> </w:t>
      </w:r>
      <w:r>
        <w:t>Living</w:t>
      </w:r>
      <w:r>
        <w:rPr>
          <w:spacing w:val="35"/>
        </w:rPr>
        <w:t xml:space="preserve"> </w:t>
      </w:r>
      <w:r>
        <w:t>Marine</w:t>
      </w:r>
      <w:r>
        <w:rPr>
          <w:spacing w:val="34"/>
        </w:rPr>
        <w:t xml:space="preserve"> </w:t>
      </w:r>
      <w:r>
        <w:t>Resources</w:t>
      </w:r>
      <w:r>
        <w:rPr>
          <w:spacing w:val="34"/>
        </w:rPr>
        <w:t xml:space="preserve"> </w:t>
      </w:r>
      <w:r>
        <w:t>Program</w:t>
      </w:r>
      <w:r>
        <w:rPr>
          <w:spacing w:val="35"/>
        </w:rPr>
        <w:t xml:space="preserve"> </w:t>
      </w:r>
      <w:r>
        <w:t>(Contract</w:t>
      </w:r>
    </w:p>
    <w:p w14:paraId="43B36439" w14:textId="77777777" w:rsidR="00C544BC" w:rsidRDefault="00BD4BDE">
      <w:pPr>
        <w:spacing w:before="154"/>
        <w:ind w:left="150"/>
        <w:rPr>
          <w:sz w:val="24"/>
        </w:rPr>
      </w:pPr>
      <w:r>
        <w:rPr>
          <w:rFonts w:ascii="Trebuchet MS"/>
          <w:sz w:val="12"/>
        </w:rPr>
        <w:t xml:space="preserve">462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  <w:sz w:val="24"/>
        </w:rPr>
        <w:t>No.</w:t>
      </w:r>
      <w:r>
        <w:rPr>
          <w:spacing w:val="56"/>
          <w:sz w:val="24"/>
        </w:rPr>
        <w:t xml:space="preserve"> </w:t>
      </w:r>
      <w:r>
        <w:rPr>
          <w:w w:val="95"/>
          <w:sz w:val="24"/>
        </w:rPr>
        <w:t>N39430-17-P-1983).</w:t>
      </w:r>
    </w:p>
    <w:p w14:paraId="5418AC2F" w14:textId="77777777" w:rsidR="00C544BC" w:rsidRDefault="00C544BC">
      <w:pPr>
        <w:pStyle w:val="BodyText"/>
        <w:spacing w:before="0"/>
        <w:ind w:left="0"/>
        <w:rPr>
          <w:sz w:val="20"/>
        </w:rPr>
      </w:pPr>
    </w:p>
    <w:p w14:paraId="519259DF" w14:textId="77777777" w:rsidR="00C544BC" w:rsidRDefault="00C544BC">
      <w:pPr>
        <w:pStyle w:val="BodyText"/>
        <w:spacing w:before="1"/>
        <w:ind w:left="0"/>
        <w:rPr>
          <w:sz w:val="18"/>
        </w:rPr>
      </w:pPr>
    </w:p>
    <w:p w14:paraId="768E8ED5" w14:textId="77777777" w:rsidR="00C544BC" w:rsidRDefault="00BD4BDE">
      <w:pPr>
        <w:spacing w:before="120"/>
        <w:ind w:left="150"/>
        <w:rPr>
          <w:b/>
          <w:sz w:val="24"/>
        </w:rPr>
      </w:pPr>
      <w:r>
        <w:rPr>
          <w:rFonts w:ascii="Trebuchet MS" w:hAnsi="Trebuchet MS"/>
          <w:sz w:val="12"/>
        </w:rPr>
        <w:t xml:space="preserve">463    </w:t>
      </w:r>
      <w:r>
        <w:rPr>
          <w:rFonts w:ascii="Trebuchet MS" w:hAnsi="Trebuchet MS"/>
          <w:spacing w:val="19"/>
          <w:sz w:val="12"/>
        </w:rPr>
        <w:t xml:space="preserve"> </w:t>
      </w:r>
      <w:r>
        <w:rPr>
          <w:b/>
          <w:w w:val="105"/>
          <w:sz w:val="24"/>
        </w:rPr>
        <w:t>Authors’</w:t>
      </w:r>
      <w:r>
        <w:rPr>
          <w:b/>
          <w:spacing w:val="33"/>
          <w:w w:val="105"/>
          <w:sz w:val="24"/>
        </w:rPr>
        <w:t xml:space="preserve"> </w:t>
      </w:r>
      <w:r>
        <w:rPr>
          <w:b/>
          <w:w w:val="105"/>
          <w:sz w:val="24"/>
        </w:rPr>
        <w:t>Contributions</w:t>
      </w:r>
    </w:p>
    <w:p w14:paraId="560A84E1" w14:textId="77777777" w:rsidR="00C544BC" w:rsidRDefault="00C544BC">
      <w:pPr>
        <w:pStyle w:val="BodyText"/>
        <w:spacing w:before="12"/>
        <w:ind w:left="0"/>
        <w:rPr>
          <w:b/>
        </w:rPr>
      </w:pPr>
    </w:p>
    <w:p w14:paraId="6C987D2F" w14:textId="77777777" w:rsidR="00C544BC" w:rsidRDefault="00BD4BDE">
      <w:pPr>
        <w:pStyle w:val="BodyText"/>
        <w:spacing w:before="117"/>
      </w:pPr>
      <w:r>
        <w:rPr>
          <w:rFonts w:ascii="Trebuchet MS"/>
          <w:sz w:val="12"/>
        </w:rPr>
        <w:t xml:space="preserve">464    </w:t>
      </w:r>
      <w:r>
        <w:rPr>
          <w:rFonts w:ascii="Trebuchet MS"/>
          <w:spacing w:val="19"/>
          <w:sz w:val="12"/>
        </w:rPr>
        <w:t xml:space="preserve"> </w:t>
      </w:r>
      <w:r>
        <w:t>Conceptualization:</w:t>
      </w:r>
      <w:r>
        <w:rPr>
          <w:spacing w:val="39"/>
        </w:rPr>
        <w:t xml:space="preserve"> </w:t>
      </w:r>
      <w:r>
        <w:t>E.E.H.,</w:t>
      </w:r>
      <w:r>
        <w:rPr>
          <w:spacing w:val="14"/>
        </w:rPr>
        <w:t xml:space="preserve"> </w:t>
      </w:r>
      <w:r>
        <w:t>D.J.M,</w:t>
      </w:r>
      <w:r>
        <w:rPr>
          <w:spacing w:val="14"/>
        </w:rPr>
        <w:t xml:space="preserve"> </w:t>
      </w:r>
      <w:r>
        <w:t>L.T.</w:t>
      </w:r>
    </w:p>
    <w:p w14:paraId="31075EEC" w14:textId="77777777" w:rsidR="00C544BC" w:rsidRDefault="00BD4BDE">
      <w:pPr>
        <w:spacing w:before="155"/>
        <w:ind w:left="150"/>
        <w:rPr>
          <w:sz w:val="24"/>
        </w:rPr>
      </w:pPr>
      <w:r>
        <w:rPr>
          <w:rFonts w:ascii="Trebuchet MS"/>
          <w:sz w:val="12"/>
        </w:rPr>
        <w:t xml:space="preserve">465    </w:t>
      </w:r>
      <w:r>
        <w:rPr>
          <w:rFonts w:ascii="Trebuchet MS"/>
          <w:spacing w:val="19"/>
          <w:sz w:val="12"/>
        </w:rPr>
        <w:t xml:space="preserve"> </w:t>
      </w:r>
      <w:r>
        <w:rPr>
          <w:sz w:val="24"/>
        </w:rPr>
        <w:t>Data</w:t>
      </w:r>
      <w:r>
        <w:rPr>
          <w:spacing w:val="33"/>
          <w:sz w:val="24"/>
        </w:rPr>
        <w:t xml:space="preserve"> </w:t>
      </w:r>
      <w:r>
        <w:rPr>
          <w:sz w:val="24"/>
        </w:rPr>
        <w:t>curation:</w:t>
      </w:r>
      <w:r>
        <w:rPr>
          <w:spacing w:val="65"/>
          <w:sz w:val="24"/>
        </w:rPr>
        <w:t xml:space="preserve"> </w:t>
      </w:r>
      <w:r>
        <w:rPr>
          <w:sz w:val="24"/>
        </w:rPr>
        <w:t>E.K.J.,</w:t>
      </w:r>
      <w:r>
        <w:rPr>
          <w:spacing w:val="33"/>
          <w:sz w:val="24"/>
        </w:rPr>
        <w:t xml:space="preserve"> </w:t>
      </w:r>
      <w:r>
        <w:rPr>
          <w:sz w:val="24"/>
        </w:rPr>
        <w:t>E.E.H.</w:t>
      </w:r>
    </w:p>
    <w:p w14:paraId="02D15E7A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466    </w:t>
      </w:r>
      <w:r>
        <w:rPr>
          <w:rFonts w:ascii="Trebuchet MS"/>
          <w:spacing w:val="19"/>
          <w:sz w:val="12"/>
        </w:rPr>
        <w:t xml:space="preserve"> </w:t>
      </w:r>
      <w:r>
        <w:t>Formal</w:t>
      </w:r>
      <w:r>
        <w:rPr>
          <w:spacing w:val="20"/>
        </w:rPr>
        <w:t xml:space="preserve"> </w:t>
      </w:r>
      <w:r>
        <w:t>analysis:</w:t>
      </w:r>
      <w:r>
        <w:rPr>
          <w:spacing w:val="46"/>
        </w:rPr>
        <w:t xml:space="preserve"> </w:t>
      </w:r>
      <w:r>
        <w:t>E.K.J.,</w:t>
      </w:r>
      <w:r>
        <w:rPr>
          <w:spacing w:val="21"/>
        </w:rPr>
        <w:t xml:space="preserve"> </w:t>
      </w:r>
      <w:r>
        <w:t>E.E.H.,</w:t>
      </w:r>
      <w:r>
        <w:rPr>
          <w:spacing w:val="20"/>
        </w:rPr>
        <w:t xml:space="preserve"> </w:t>
      </w:r>
      <w:r>
        <w:t>C.S.O.</w:t>
      </w:r>
    </w:p>
    <w:p w14:paraId="35222086" w14:textId="77777777" w:rsidR="00C544BC" w:rsidRDefault="00BD4BDE">
      <w:pPr>
        <w:pStyle w:val="BodyText"/>
        <w:spacing w:before="155"/>
      </w:pPr>
      <w:r>
        <w:rPr>
          <w:rFonts w:ascii="Trebuchet MS"/>
          <w:sz w:val="12"/>
        </w:rPr>
        <w:t xml:space="preserve">467    </w:t>
      </w:r>
      <w:r>
        <w:rPr>
          <w:rFonts w:ascii="Trebuchet MS"/>
          <w:spacing w:val="19"/>
          <w:sz w:val="12"/>
        </w:rPr>
        <w:t xml:space="preserve"> </w:t>
      </w:r>
      <w:r>
        <w:t>Funding</w:t>
      </w:r>
      <w:r>
        <w:rPr>
          <w:spacing w:val="22"/>
        </w:rPr>
        <w:t xml:space="preserve"> </w:t>
      </w:r>
      <w:r>
        <w:t>acquisition:</w:t>
      </w:r>
      <w:r>
        <w:rPr>
          <w:spacing w:val="48"/>
        </w:rPr>
        <w:t xml:space="preserve"> </w:t>
      </w:r>
      <w:r>
        <w:t>E.E.H.,</w:t>
      </w:r>
      <w:r>
        <w:rPr>
          <w:spacing w:val="22"/>
        </w:rPr>
        <w:t xml:space="preserve"> </w:t>
      </w:r>
      <w:r>
        <w:t>D.J.M.,</w:t>
      </w:r>
      <w:r>
        <w:rPr>
          <w:spacing w:val="21"/>
        </w:rPr>
        <w:t xml:space="preserve"> </w:t>
      </w:r>
      <w:r>
        <w:t>L.T.,</w:t>
      </w:r>
      <w:r>
        <w:rPr>
          <w:spacing w:val="21"/>
        </w:rPr>
        <w:t xml:space="preserve"> </w:t>
      </w:r>
      <w:r>
        <w:t>E.K.J.</w:t>
      </w:r>
    </w:p>
    <w:p w14:paraId="794682FB" w14:textId="77777777" w:rsidR="00C544BC" w:rsidRDefault="00BD4BDE">
      <w:pPr>
        <w:spacing w:before="154"/>
        <w:ind w:left="150"/>
        <w:rPr>
          <w:sz w:val="24"/>
        </w:rPr>
      </w:pPr>
      <w:r>
        <w:rPr>
          <w:rFonts w:ascii="Trebuchet MS"/>
          <w:sz w:val="12"/>
        </w:rPr>
        <w:t xml:space="preserve">468    </w:t>
      </w:r>
      <w:r>
        <w:rPr>
          <w:rFonts w:ascii="Trebuchet MS"/>
          <w:spacing w:val="19"/>
          <w:sz w:val="12"/>
        </w:rPr>
        <w:t xml:space="preserve"> </w:t>
      </w:r>
      <w:r>
        <w:rPr>
          <w:spacing w:val="-1"/>
          <w:sz w:val="24"/>
        </w:rPr>
        <w:t>Investigation:</w:t>
      </w:r>
      <w:r>
        <w:rPr>
          <w:spacing w:val="13"/>
          <w:sz w:val="24"/>
        </w:rPr>
        <w:t xml:space="preserve"> </w:t>
      </w:r>
      <w:r>
        <w:rPr>
          <w:sz w:val="24"/>
        </w:rPr>
        <w:t>E.E.H.</w:t>
      </w:r>
    </w:p>
    <w:p w14:paraId="211BC0E9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469    </w:t>
      </w:r>
      <w:r>
        <w:rPr>
          <w:rFonts w:ascii="Trebuchet MS"/>
          <w:spacing w:val="19"/>
          <w:sz w:val="12"/>
        </w:rPr>
        <w:t xml:space="preserve"> </w:t>
      </w:r>
      <w:r>
        <w:t>Methodology:</w:t>
      </w:r>
      <w:r>
        <w:rPr>
          <w:spacing w:val="54"/>
        </w:rPr>
        <w:t xml:space="preserve"> </w:t>
      </w:r>
      <w:r>
        <w:t>E.K.J.,</w:t>
      </w:r>
      <w:r>
        <w:rPr>
          <w:spacing w:val="25"/>
        </w:rPr>
        <w:t xml:space="preserve"> </w:t>
      </w:r>
      <w:r>
        <w:t>E.E.H.,</w:t>
      </w:r>
      <w:r>
        <w:rPr>
          <w:spacing w:val="25"/>
        </w:rPr>
        <w:t xml:space="preserve"> </w:t>
      </w:r>
      <w:r>
        <w:t>D.L.M.,</w:t>
      </w:r>
      <w:r>
        <w:rPr>
          <w:spacing w:val="25"/>
        </w:rPr>
        <w:t xml:space="preserve"> </w:t>
      </w:r>
      <w:r>
        <w:t>C.S.O.,</w:t>
      </w:r>
      <w:r>
        <w:rPr>
          <w:spacing w:val="25"/>
        </w:rPr>
        <w:t xml:space="preserve"> </w:t>
      </w:r>
      <w:r>
        <w:t>L.T.</w:t>
      </w:r>
    </w:p>
    <w:p w14:paraId="40C46982" w14:textId="77777777" w:rsidR="00C544BC" w:rsidRDefault="00BD4BDE">
      <w:pPr>
        <w:pStyle w:val="BodyText"/>
        <w:spacing w:before="155"/>
      </w:pPr>
      <w:r>
        <w:rPr>
          <w:rFonts w:ascii="Trebuchet MS"/>
          <w:sz w:val="12"/>
        </w:rPr>
        <w:t xml:space="preserve">470    </w:t>
      </w:r>
      <w:r>
        <w:rPr>
          <w:rFonts w:ascii="Trebuchet MS"/>
          <w:spacing w:val="19"/>
          <w:sz w:val="12"/>
        </w:rPr>
        <w:t xml:space="preserve"> </w:t>
      </w:r>
      <w:r>
        <w:t>Software:</w:t>
      </w:r>
      <w:r>
        <w:rPr>
          <w:spacing w:val="52"/>
        </w:rPr>
        <w:t xml:space="preserve"> </w:t>
      </w:r>
      <w:r>
        <w:t>E.K.J.,</w:t>
      </w:r>
      <w:r>
        <w:rPr>
          <w:spacing w:val="23"/>
        </w:rPr>
        <w:t xml:space="preserve"> </w:t>
      </w:r>
      <w:r>
        <w:t>D.L.M.,</w:t>
      </w:r>
      <w:r>
        <w:rPr>
          <w:spacing w:val="22"/>
        </w:rPr>
        <w:t xml:space="preserve"> </w:t>
      </w:r>
      <w:r>
        <w:t>C.S.O.</w:t>
      </w:r>
    </w:p>
    <w:p w14:paraId="4A108947" w14:textId="77777777" w:rsidR="00C544BC" w:rsidRDefault="00BD4BDE">
      <w:pPr>
        <w:spacing w:before="154"/>
        <w:ind w:left="150"/>
        <w:rPr>
          <w:sz w:val="24"/>
        </w:rPr>
      </w:pPr>
      <w:r>
        <w:rPr>
          <w:rFonts w:ascii="Trebuchet MS"/>
          <w:sz w:val="12"/>
        </w:rPr>
        <w:t xml:space="preserve">471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  <w:sz w:val="24"/>
        </w:rPr>
        <w:t>Supervision:</w:t>
      </w:r>
      <w:r>
        <w:rPr>
          <w:spacing w:val="68"/>
          <w:sz w:val="24"/>
        </w:rPr>
        <w:t xml:space="preserve"> </w:t>
      </w:r>
      <w:r>
        <w:rPr>
          <w:w w:val="95"/>
          <w:sz w:val="24"/>
        </w:rPr>
        <w:t>L.T.</w:t>
      </w:r>
    </w:p>
    <w:p w14:paraId="776F3597" w14:textId="77777777" w:rsidR="00C544BC" w:rsidRDefault="00BD4BDE">
      <w:pPr>
        <w:spacing w:before="154"/>
        <w:ind w:left="150"/>
        <w:rPr>
          <w:sz w:val="24"/>
        </w:rPr>
      </w:pPr>
      <w:r>
        <w:rPr>
          <w:rFonts w:ascii="Trebuchet MS"/>
          <w:sz w:val="12"/>
        </w:rPr>
        <w:t xml:space="preserve">472    </w:t>
      </w:r>
      <w:r>
        <w:rPr>
          <w:rFonts w:ascii="Trebuchet MS"/>
          <w:spacing w:val="10"/>
          <w:sz w:val="12"/>
        </w:rPr>
        <w:t xml:space="preserve"> </w:t>
      </w:r>
      <w:r>
        <w:rPr>
          <w:sz w:val="24"/>
        </w:rPr>
        <w:t>Visualization:</w:t>
      </w:r>
      <w:r>
        <w:rPr>
          <w:spacing w:val="55"/>
          <w:sz w:val="24"/>
        </w:rPr>
        <w:t xml:space="preserve"> </w:t>
      </w:r>
      <w:r>
        <w:rPr>
          <w:sz w:val="24"/>
        </w:rPr>
        <w:t>E.K.J.,</w:t>
      </w:r>
      <w:r>
        <w:rPr>
          <w:spacing w:val="27"/>
          <w:sz w:val="24"/>
        </w:rPr>
        <w:t xml:space="preserve"> </w:t>
      </w:r>
      <w:r>
        <w:rPr>
          <w:sz w:val="24"/>
        </w:rPr>
        <w:t>C.S.O.</w:t>
      </w:r>
    </w:p>
    <w:p w14:paraId="0067E908" w14:textId="77777777" w:rsidR="00C544BC" w:rsidRDefault="00BD4BDE">
      <w:pPr>
        <w:pStyle w:val="BodyText"/>
        <w:spacing w:before="155"/>
      </w:pPr>
      <w:r>
        <w:rPr>
          <w:rFonts w:ascii="Trebuchet MS" w:hAnsi="Trebuchet MS"/>
          <w:sz w:val="12"/>
        </w:rPr>
        <w:t xml:space="preserve">473    </w:t>
      </w:r>
      <w:r>
        <w:rPr>
          <w:rFonts w:ascii="Trebuchet MS" w:hAnsi="Trebuchet MS"/>
          <w:spacing w:val="7"/>
          <w:sz w:val="12"/>
        </w:rPr>
        <w:t xml:space="preserve"> </w:t>
      </w:r>
      <w:r>
        <w:t>Writing</w:t>
      </w:r>
      <w:r>
        <w:rPr>
          <w:spacing w:val="12"/>
        </w:rPr>
        <w:t xml:space="preserve"> </w:t>
      </w:r>
      <w:r>
        <w:t>–</w:t>
      </w:r>
      <w:r>
        <w:rPr>
          <w:spacing w:val="10"/>
        </w:rPr>
        <w:t xml:space="preserve"> </w:t>
      </w:r>
      <w:r>
        <w:t>original</w:t>
      </w:r>
      <w:r>
        <w:rPr>
          <w:spacing w:val="11"/>
        </w:rPr>
        <w:t xml:space="preserve"> </w:t>
      </w:r>
      <w:r>
        <w:t>draft:</w:t>
      </w:r>
      <w:r>
        <w:rPr>
          <w:spacing w:val="36"/>
        </w:rPr>
        <w:t xml:space="preserve"> </w:t>
      </w:r>
      <w:r>
        <w:t>E.K.J.,</w:t>
      </w:r>
      <w:r>
        <w:rPr>
          <w:spacing w:val="10"/>
        </w:rPr>
        <w:t xml:space="preserve"> </w:t>
      </w:r>
      <w:r>
        <w:t>E.E.H.,</w:t>
      </w:r>
      <w:r>
        <w:rPr>
          <w:spacing w:val="12"/>
        </w:rPr>
        <w:t xml:space="preserve"> </w:t>
      </w:r>
      <w:r>
        <w:t>D.L.M.</w:t>
      </w:r>
    </w:p>
    <w:p w14:paraId="2D637F18" w14:textId="77777777" w:rsidR="00C544BC" w:rsidRDefault="00BD4BDE">
      <w:pPr>
        <w:pStyle w:val="BodyText"/>
      </w:pPr>
      <w:r>
        <w:rPr>
          <w:rFonts w:ascii="Trebuchet MS" w:hAnsi="Trebuchet MS"/>
          <w:sz w:val="12"/>
        </w:rPr>
        <w:t xml:space="preserve">474    </w:t>
      </w:r>
      <w:r>
        <w:rPr>
          <w:rFonts w:ascii="Trebuchet MS" w:hAnsi="Trebuchet MS"/>
          <w:spacing w:val="7"/>
          <w:sz w:val="12"/>
        </w:rPr>
        <w:t xml:space="preserve"> </w:t>
      </w:r>
      <w:r>
        <w:t>Writing</w:t>
      </w:r>
      <w:r>
        <w:rPr>
          <w:spacing w:val="17"/>
        </w:rPr>
        <w:t xml:space="preserve"> </w:t>
      </w:r>
      <w:r>
        <w:t>–</w:t>
      </w:r>
      <w:r>
        <w:rPr>
          <w:spacing w:val="16"/>
        </w:rPr>
        <w:t xml:space="preserve"> </w:t>
      </w:r>
      <w:r>
        <w:t>review</w:t>
      </w:r>
      <w:r>
        <w:rPr>
          <w:spacing w:val="16"/>
        </w:rPr>
        <w:t xml:space="preserve"> </w:t>
      </w:r>
      <w:r>
        <w:t>&amp;</w:t>
      </w:r>
      <w:r>
        <w:rPr>
          <w:spacing w:val="17"/>
        </w:rPr>
        <w:t xml:space="preserve"> </w:t>
      </w:r>
      <w:r>
        <w:t>editing:</w:t>
      </w:r>
      <w:r>
        <w:rPr>
          <w:spacing w:val="43"/>
        </w:rPr>
        <w:t xml:space="preserve"> </w:t>
      </w:r>
      <w:r>
        <w:t>E.K.J,</w:t>
      </w:r>
      <w:r>
        <w:rPr>
          <w:spacing w:val="17"/>
        </w:rPr>
        <w:t xml:space="preserve"> </w:t>
      </w:r>
      <w:r>
        <w:t>E.E.H.,</w:t>
      </w:r>
      <w:r>
        <w:rPr>
          <w:spacing w:val="17"/>
        </w:rPr>
        <w:t xml:space="preserve"> </w:t>
      </w:r>
      <w:r>
        <w:t>D.L.M.,</w:t>
      </w:r>
      <w:r>
        <w:rPr>
          <w:spacing w:val="16"/>
        </w:rPr>
        <w:t xml:space="preserve"> </w:t>
      </w:r>
      <w:r>
        <w:t>C.S.O.,</w:t>
      </w:r>
      <w:r>
        <w:rPr>
          <w:spacing w:val="17"/>
        </w:rPr>
        <w:t xml:space="preserve"> </w:t>
      </w:r>
      <w:r>
        <w:t>D.J.M.,</w:t>
      </w:r>
      <w:r>
        <w:rPr>
          <w:spacing w:val="17"/>
        </w:rPr>
        <w:t xml:space="preserve"> </w:t>
      </w:r>
      <w:r>
        <w:t>L.T.</w:t>
      </w:r>
    </w:p>
    <w:p w14:paraId="5D0F957C" w14:textId="77777777" w:rsidR="00C544BC" w:rsidRDefault="00C544BC">
      <w:pPr>
        <w:sectPr w:rsidR="00C544BC">
          <w:pgSz w:w="12240" w:h="15840"/>
          <w:pgMar w:top="1320" w:right="1280" w:bottom="1100" w:left="900" w:header="0" w:footer="832" w:gutter="0"/>
          <w:cols w:space="720"/>
        </w:sectPr>
      </w:pPr>
    </w:p>
    <w:p w14:paraId="39E68F23" w14:textId="77777777" w:rsidR="00C544BC" w:rsidRDefault="00BD4BDE">
      <w:pPr>
        <w:spacing w:before="107"/>
        <w:ind w:left="150"/>
        <w:rPr>
          <w:b/>
          <w:sz w:val="24"/>
        </w:rPr>
      </w:pPr>
      <w:r>
        <w:rPr>
          <w:rFonts w:ascii="Trebuchet MS"/>
          <w:sz w:val="12"/>
        </w:rPr>
        <w:lastRenderedPageBreak/>
        <w:t xml:space="preserve">475    </w:t>
      </w:r>
      <w:r>
        <w:rPr>
          <w:rFonts w:ascii="Trebuchet MS"/>
          <w:spacing w:val="19"/>
          <w:sz w:val="12"/>
        </w:rPr>
        <w:t xml:space="preserve"> </w:t>
      </w:r>
      <w:r>
        <w:rPr>
          <w:b/>
          <w:w w:val="105"/>
          <w:sz w:val="24"/>
        </w:rPr>
        <w:t>ORCID</w:t>
      </w:r>
    </w:p>
    <w:p w14:paraId="5D0E0A6E" w14:textId="77777777" w:rsidR="00C544BC" w:rsidRDefault="00C544BC">
      <w:pPr>
        <w:pStyle w:val="BodyText"/>
        <w:spacing w:before="12"/>
        <w:ind w:left="0"/>
        <w:rPr>
          <w:b/>
        </w:rPr>
      </w:pPr>
    </w:p>
    <w:p w14:paraId="7EB2FA32" w14:textId="77777777" w:rsidR="00C544BC" w:rsidRDefault="00BD4BDE">
      <w:pPr>
        <w:pStyle w:val="BodyText"/>
        <w:spacing w:before="117"/>
      </w:pPr>
      <w:r>
        <w:rPr>
          <w:rFonts w:ascii="Trebuchet MS"/>
          <w:sz w:val="12"/>
        </w:rPr>
        <w:t xml:space="preserve">476    </w:t>
      </w:r>
      <w:r>
        <w:rPr>
          <w:rFonts w:ascii="Trebuchet MS"/>
          <w:spacing w:val="19"/>
          <w:sz w:val="12"/>
        </w:rPr>
        <w:t xml:space="preserve"> </w:t>
      </w:r>
      <w:r>
        <w:t>Eiren</w:t>
      </w:r>
      <w:r>
        <w:rPr>
          <w:spacing w:val="11"/>
        </w:rPr>
        <w:t xml:space="preserve"> </w:t>
      </w:r>
      <w:r>
        <w:t>K.</w:t>
      </w:r>
      <w:r>
        <w:rPr>
          <w:spacing w:val="11"/>
        </w:rPr>
        <w:t xml:space="preserve"> </w:t>
      </w:r>
      <w:r>
        <w:t>Jacobson:</w:t>
      </w:r>
      <w:r>
        <w:rPr>
          <w:spacing w:val="34"/>
        </w:rPr>
        <w:t xml:space="preserve"> </w:t>
      </w:r>
      <w:hyperlink r:id="rId17">
        <w:r>
          <w:t>https://orcid.org/0000-0003-0147-8367</w:t>
        </w:r>
      </w:hyperlink>
    </w:p>
    <w:p w14:paraId="33354102" w14:textId="77777777" w:rsidR="00C544BC" w:rsidRDefault="00BD4BDE">
      <w:pPr>
        <w:pStyle w:val="BodyText"/>
        <w:spacing w:before="155"/>
      </w:pPr>
      <w:r>
        <w:rPr>
          <w:rFonts w:ascii="Trebuchet MS"/>
          <w:sz w:val="12"/>
        </w:rPr>
        <w:t xml:space="preserve">477    </w:t>
      </w:r>
      <w:r>
        <w:rPr>
          <w:rFonts w:ascii="Trebuchet MS"/>
          <w:spacing w:val="19"/>
          <w:sz w:val="12"/>
        </w:rPr>
        <w:t xml:space="preserve"> </w:t>
      </w:r>
      <w:r>
        <w:rPr>
          <w:spacing w:val="-1"/>
        </w:rPr>
        <w:t>E.</w:t>
      </w:r>
      <w:r>
        <w:rPr>
          <w:spacing w:val="-9"/>
        </w:rPr>
        <w:t xml:space="preserve"> </w:t>
      </w:r>
      <w:r>
        <w:rPr>
          <w:spacing w:val="-1"/>
        </w:rPr>
        <w:t>Elizabeth</w:t>
      </w:r>
      <w:r>
        <w:rPr>
          <w:spacing w:val="-9"/>
        </w:rPr>
        <w:t xml:space="preserve"> </w:t>
      </w:r>
      <w:r>
        <w:rPr>
          <w:spacing w:val="-1"/>
        </w:rPr>
        <w:t>Henderson:</w:t>
      </w:r>
      <w:r>
        <w:rPr>
          <w:spacing w:val="8"/>
        </w:rPr>
        <w:t xml:space="preserve"> </w:t>
      </w:r>
      <w:hyperlink r:id="rId18">
        <w:r>
          <w:t>https://orcid.org/0000-0002-3212-1080</w:t>
        </w:r>
      </w:hyperlink>
    </w:p>
    <w:p w14:paraId="1D0BB27C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478    </w:t>
      </w:r>
      <w:r>
        <w:rPr>
          <w:rFonts w:ascii="Trebuchet MS"/>
          <w:spacing w:val="19"/>
          <w:sz w:val="12"/>
        </w:rPr>
        <w:t xml:space="preserve"> </w:t>
      </w:r>
      <w:r>
        <w:t>David</w:t>
      </w:r>
      <w:r>
        <w:rPr>
          <w:spacing w:val="-9"/>
        </w:rPr>
        <w:t xml:space="preserve"> </w:t>
      </w:r>
      <w:r>
        <w:t>L.</w:t>
      </w:r>
      <w:r>
        <w:rPr>
          <w:spacing w:val="-8"/>
        </w:rPr>
        <w:t xml:space="preserve"> </w:t>
      </w:r>
      <w:r>
        <w:t>Miller:</w:t>
      </w:r>
      <w:r>
        <w:rPr>
          <w:spacing w:val="9"/>
        </w:rPr>
        <w:t xml:space="preserve"> </w:t>
      </w:r>
      <w:hyperlink r:id="rId19">
        <w:r>
          <w:t>https://orcid.org/0000-0002-9640-6755</w:t>
        </w:r>
      </w:hyperlink>
    </w:p>
    <w:p w14:paraId="64CB00D5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479    </w:t>
      </w:r>
      <w:r>
        <w:rPr>
          <w:rFonts w:ascii="Trebuchet MS"/>
          <w:spacing w:val="19"/>
          <w:sz w:val="12"/>
        </w:rPr>
        <w:t xml:space="preserve"> </w:t>
      </w:r>
      <w:proofErr w:type="gramStart"/>
      <w:r>
        <w:rPr>
          <w:w w:val="95"/>
        </w:rPr>
        <w:t>Cornelia  S.</w:t>
      </w:r>
      <w:proofErr w:type="gramEnd"/>
      <w:r>
        <w:rPr>
          <w:spacing w:val="56"/>
          <w:w w:val="95"/>
        </w:rPr>
        <w:t xml:space="preserve"> </w:t>
      </w:r>
      <w:proofErr w:type="spellStart"/>
      <w:r>
        <w:rPr>
          <w:w w:val="95"/>
        </w:rPr>
        <w:t>Oedekoven</w:t>
      </w:r>
      <w:proofErr w:type="spellEnd"/>
      <w:r>
        <w:rPr>
          <w:w w:val="95"/>
        </w:rPr>
        <w:t>:</w:t>
      </w:r>
      <w:r>
        <w:rPr>
          <w:spacing w:val="92"/>
        </w:rPr>
        <w:t xml:space="preserve"> </w:t>
      </w:r>
      <w:hyperlink r:id="rId20">
        <w:r>
          <w:rPr>
            <w:w w:val="95"/>
          </w:rPr>
          <w:t>https://orcid.org/0000-0002-5610-7814</w:t>
        </w:r>
      </w:hyperlink>
    </w:p>
    <w:p w14:paraId="5AEBD7A6" w14:textId="77777777" w:rsidR="00C544BC" w:rsidRDefault="00BD4BDE">
      <w:pPr>
        <w:pStyle w:val="BodyText"/>
        <w:spacing w:before="155"/>
      </w:pPr>
      <w:r>
        <w:rPr>
          <w:rFonts w:ascii="Trebuchet MS"/>
          <w:sz w:val="12"/>
        </w:rPr>
        <w:t xml:space="preserve">480    </w:t>
      </w:r>
      <w:r>
        <w:rPr>
          <w:rFonts w:ascii="Trebuchet MS"/>
          <w:spacing w:val="19"/>
          <w:sz w:val="12"/>
        </w:rPr>
        <w:t xml:space="preserve"> </w:t>
      </w:r>
      <w:r>
        <w:t>Len</w:t>
      </w:r>
      <w:r>
        <w:rPr>
          <w:spacing w:val="2"/>
        </w:rPr>
        <w:t xml:space="preserve"> </w:t>
      </w:r>
      <w:r>
        <w:t>Thomas:</w:t>
      </w:r>
      <w:r>
        <w:rPr>
          <w:spacing w:val="22"/>
        </w:rPr>
        <w:t xml:space="preserve"> </w:t>
      </w:r>
      <w:hyperlink r:id="rId21">
        <w:r>
          <w:t>https://orcid.org/0000-0002-7436-067X</w:t>
        </w:r>
      </w:hyperlink>
    </w:p>
    <w:p w14:paraId="24BCE734" w14:textId="77777777" w:rsidR="00C544BC" w:rsidRDefault="00C544BC">
      <w:pPr>
        <w:sectPr w:rsidR="00C544BC">
          <w:pgSz w:w="12240" w:h="15840"/>
          <w:pgMar w:top="1320" w:right="1280" w:bottom="1100" w:left="900" w:header="0" w:footer="832" w:gutter="0"/>
          <w:cols w:space="720"/>
        </w:sectPr>
      </w:pPr>
    </w:p>
    <w:p w14:paraId="7DFE7EF1" w14:textId="77777777" w:rsidR="00C544BC" w:rsidRDefault="00BD4BDE">
      <w:pPr>
        <w:spacing w:before="105"/>
        <w:ind w:left="150"/>
        <w:rPr>
          <w:b/>
          <w:sz w:val="28"/>
        </w:rPr>
      </w:pPr>
      <w:r>
        <w:rPr>
          <w:rFonts w:ascii="Trebuchet MS"/>
          <w:sz w:val="12"/>
        </w:rPr>
        <w:lastRenderedPageBreak/>
        <w:t xml:space="preserve">481    </w:t>
      </w:r>
      <w:r>
        <w:rPr>
          <w:rFonts w:ascii="Trebuchet MS"/>
          <w:spacing w:val="19"/>
          <w:sz w:val="12"/>
        </w:rPr>
        <w:t xml:space="preserve"> </w:t>
      </w:r>
      <w:r>
        <w:rPr>
          <w:b/>
          <w:w w:val="105"/>
          <w:sz w:val="28"/>
        </w:rPr>
        <w:t>References</w:t>
      </w:r>
    </w:p>
    <w:p w14:paraId="2758E794" w14:textId="77777777" w:rsidR="00C544BC" w:rsidRDefault="00C544BC">
      <w:pPr>
        <w:pStyle w:val="BodyText"/>
        <w:spacing w:before="0"/>
        <w:ind w:left="0"/>
        <w:rPr>
          <w:b/>
          <w:sz w:val="20"/>
        </w:rPr>
      </w:pPr>
    </w:p>
    <w:p w14:paraId="18B8CE58" w14:textId="77777777" w:rsidR="00C544BC" w:rsidRDefault="00C544BC">
      <w:pPr>
        <w:pStyle w:val="BodyText"/>
        <w:spacing w:before="12"/>
        <w:ind w:left="0"/>
        <w:rPr>
          <w:b/>
          <w:sz w:val="16"/>
        </w:rPr>
      </w:pPr>
    </w:p>
    <w:p w14:paraId="04D0B494" w14:textId="77777777" w:rsidR="00C544BC" w:rsidRDefault="00BD4BDE">
      <w:pPr>
        <w:pStyle w:val="BodyText"/>
        <w:tabs>
          <w:tab w:val="left" w:pos="819"/>
        </w:tabs>
        <w:spacing w:before="118"/>
      </w:pPr>
      <w:r>
        <w:rPr>
          <w:rFonts w:ascii="Trebuchet MS"/>
          <w:sz w:val="12"/>
        </w:rPr>
        <w:t>482</w:t>
      </w:r>
      <w:r>
        <w:rPr>
          <w:rFonts w:ascii="Trebuchet MS"/>
          <w:sz w:val="12"/>
        </w:rPr>
        <w:tab/>
      </w:r>
      <w:r>
        <w:t>Aguilar</w:t>
      </w:r>
      <w:r>
        <w:rPr>
          <w:spacing w:val="46"/>
        </w:rPr>
        <w:t xml:space="preserve"> </w:t>
      </w:r>
      <w:r>
        <w:t>de</w:t>
      </w:r>
      <w:r>
        <w:rPr>
          <w:spacing w:val="46"/>
        </w:rPr>
        <w:t xml:space="preserve"> </w:t>
      </w:r>
      <w:r>
        <w:t>Soto,</w:t>
      </w:r>
      <w:r>
        <w:rPr>
          <w:spacing w:val="56"/>
        </w:rPr>
        <w:t xml:space="preserve"> </w:t>
      </w:r>
      <w:r>
        <w:t>N.,</w:t>
      </w:r>
      <w:r>
        <w:rPr>
          <w:spacing w:val="54"/>
        </w:rPr>
        <w:t xml:space="preserve"> </w:t>
      </w:r>
      <w:r>
        <w:t>Johnson,</w:t>
      </w:r>
      <w:r>
        <w:rPr>
          <w:spacing w:val="55"/>
        </w:rPr>
        <w:t xml:space="preserve"> </w:t>
      </w:r>
      <w:r>
        <w:t>M.,</w:t>
      </w:r>
      <w:r>
        <w:rPr>
          <w:spacing w:val="54"/>
        </w:rPr>
        <w:t xml:space="preserve"> </w:t>
      </w:r>
      <w:r>
        <w:t>Madsen,</w:t>
      </w:r>
      <w:r>
        <w:rPr>
          <w:spacing w:val="55"/>
        </w:rPr>
        <w:t xml:space="preserve"> </w:t>
      </w:r>
      <w:r>
        <w:t>P.</w:t>
      </w:r>
      <w:r>
        <w:rPr>
          <w:spacing w:val="47"/>
        </w:rPr>
        <w:t xml:space="preserve"> </w:t>
      </w:r>
      <w:r>
        <w:t>T.,</w:t>
      </w:r>
      <w:r>
        <w:rPr>
          <w:spacing w:val="55"/>
        </w:rPr>
        <w:t xml:space="preserve"> </w:t>
      </w:r>
      <w:r>
        <w:t>Tyack,</w:t>
      </w:r>
      <w:r>
        <w:rPr>
          <w:spacing w:val="54"/>
        </w:rPr>
        <w:t xml:space="preserve"> </w:t>
      </w:r>
      <w:r>
        <w:t>P.</w:t>
      </w:r>
      <w:r>
        <w:rPr>
          <w:spacing w:val="46"/>
        </w:rPr>
        <w:t xml:space="preserve"> </w:t>
      </w:r>
      <w:r>
        <w:t>L.,</w:t>
      </w:r>
      <w:r>
        <w:rPr>
          <w:spacing w:val="55"/>
        </w:rPr>
        <w:t xml:space="preserve"> </w:t>
      </w:r>
      <w:proofErr w:type="spellStart"/>
      <w:r>
        <w:t>Bocconcelli</w:t>
      </w:r>
      <w:proofErr w:type="spellEnd"/>
      <w:r>
        <w:t>,</w:t>
      </w:r>
      <w:r>
        <w:rPr>
          <w:spacing w:val="55"/>
        </w:rPr>
        <w:t xml:space="preserve"> </w:t>
      </w:r>
      <w:r>
        <w:t>A.,</w:t>
      </w:r>
      <w:r>
        <w:rPr>
          <w:spacing w:val="54"/>
        </w:rPr>
        <w:t xml:space="preserve"> </w:t>
      </w:r>
      <w:r>
        <w:t>&amp;</w:t>
      </w:r>
    </w:p>
    <w:p w14:paraId="55AC447E" w14:textId="77777777" w:rsidR="00C544BC" w:rsidRDefault="00BD4BDE">
      <w:pPr>
        <w:pStyle w:val="BodyText"/>
        <w:tabs>
          <w:tab w:val="left" w:pos="1179"/>
        </w:tabs>
      </w:pPr>
      <w:r>
        <w:rPr>
          <w:rFonts w:ascii="Trebuchet MS"/>
          <w:sz w:val="12"/>
        </w:rPr>
        <w:t>483</w:t>
      </w:r>
      <w:r>
        <w:rPr>
          <w:rFonts w:ascii="Trebuchet MS"/>
          <w:sz w:val="12"/>
        </w:rPr>
        <w:tab/>
      </w:r>
      <w:r>
        <w:t>Fabrizio</w:t>
      </w:r>
      <w:r>
        <w:rPr>
          <w:spacing w:val="-6"/>
        </w:rPr>
        <w:t xml:space="preserve"> </w:t>
      </w:r>
      <w:proofErr w:type="spellStart"/>
      <w:r>
        <w:t>Borsani</w:t>
      </w:r>
      <w:proofErr w:type="spellEnd"/>
      <w:r>
        <w:t>,</w:t>
      </w:r>
      <w:r>
        <w:rPr>
          <w:spacing w:val="-4"/>
        </w:rPr>
        <w:t xml:space="preserve"> </w:t>
      </w:r>
      <w:r>
        <w:rPr>
          <w:w w:val="105"/>
        </w:rPr>
        <w:t>J.</w:t>
      </w:r>
      <w:r>
        <w:rPr>
          <w:spacing w:val="-9"/>
          <w:w w:val="105"/>
        </w:rPr>
        <w:t xml:space="preserve"> </w:t>
      </w:r>
      <w:r>
        <w:t>(2006).</w:t>
      </w:r>
      <w:r>
        <w:rPr>
          <w:spacing w:val="18"/>
        </w:rPr>
        <w:t xml:space="preserve"> </w:t>
      </w:r>
      <w:r>
        <w:t>Does</w:t>
      </w:r>
      <w:r>
        <w:rPr>
          <w:spacing w:val="-6"/>
        </w:rPr>
        <w:t xml:space="preserve"> </w:t>
      </w:r>
      <w:r>
        <w:t>intense</w:t>
      </w:r>
      <w:r>
        <w:rPr>
          <w:spacing w:val="-5"/>
        </w:rPr>
        <w:t xml:space="preserve"> </w:t>
      </w:r>
      <w:r>
        <w:t>ship</w:t>
      </w:r>
      <w:r>
        <w:rPr>
          <w:spacing w:val="-5"/>
        </w:rPr>
        <w:t xml:space="preserve"> </w:t>
      </w:r>
      <w:r>
        <w:t>noise</w:t>
      </w:r>
      <w:r>
        <w:rPr>
          <w:spacing w:val="-6"/>
        </w:rPr>
        <w:t xml:space="preserve"> </w:t>
      </w:r>
      <w:r>
        <w:t>disrupt</w:t>
      </w:r>
      <w:r>
        <w:rPr>
          <w:spacing w:val="-6"/>
        </w:rPr>
        <w:t xml:space="preserve"> </w:t>
      </w:r>
      <w:r>
        <w:t>foraging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proofErr w:type="gramStart"/>
      <w:r>
        <w:t>deep-diving</w:t>
      </w:r>
      <w:proofErr w:type="gramEnd"/>
    </w:p>
    <w:p w14:paraId="4CCC6E7D" w14:textId="77777777" w:rsidR="00C544BC" w:rsidRDefault="00BD4BDE">
      <w:pPr>
        <w:tabs>
          <w:tab w:val="left" w:pos="1179"/>
        </w:tabs>
        <w:spacing w:before="155"/>
        <w:ind w:left="150"/>
        <w:rPr>
          <w:sz w:val="24"/>
        </w:rPr>
      </w:pPr>
      <w:r>
        <w:rPr>
          <w:rFonts w:ascii="Trebuchet MS" w:hAnsi="Trebuchet MS"/>
          <w:sz w:val="12"/>
        </w:rPr>
        <w:t>484</w:t>
      </w:r>
      <w:r>
        <w:rPr>
          <w:rFonts w:ascii="Trebuchet MS" w:hAnsi="Trebuchet MS"/>
          <w:sz w:val="12"/>
        </w:rPr>
        <w:tab/>
      </w:r>
      <w:r>
        <w:rPr>
          <w:w w:val="95"/>
          <w:sz w:val="24"/>
        </w:rPr>
        <w:t>Cuvier’s</w:t>
      </w:r>
      <w:r>
        <w:rPr>
          <w:spacing w:val="24"/>
          <w:w w:val="95"/>
          <w:sz w:val="24"/>
        </w:rPr>
        <w:t xml:space="preserve"> </w:t>
      </w:r>
      <w:r>
        <w:rPr>
          <w:w w:val="95"/>
          <w:sz w:val="24"/>
        </w:rPr>
        <w:t>beaked</w:t>
      </w:r>
      <w:r>
        <w:rPr>
          <w:spacing w:val="24"/>
          <w:w w:val="95"/>
          <w:sz w:val="24"/>
        </w:rPr>
        <w:t xml:space="preserve"> </w:t>
      </w:r>
      <w:r>
        <w:rPr>
          <w:w w:val="95"/>
          <w:sz w:val="24"/>
        </w:rPr>
        <w:t>whales</w:t>
      </w:r>
      <w:r>
        <w:rPr>
          <w:spacing w:val="24"/>
          <w:w w:val="95"/>
          <w:sz w:val="24"/>
        </w:rPr>
        <w:t xml:space="preserve"> </w:t>
      </w:r>
      <w:r>
        <w:rPr>
          <w:w w:val="95"/>
          <w:sz w:val="24"/>
        </w:rPr>
        <w:t>(</w:t>
      </w:r>
      <w:proofErr w:type="spellStart"/>
      <w:r>
        <w:rPr>
          <w:i/>
          <w:w w:val="95"/>
          <w:sz w:val="24"/>
        </w:rPr>
        <w:t>Ziphius</w:t>
      </w:r>
      <w:proofErr w:type="spellEnd"/>
      <w:r>
        <w:rPr>
          <w:i/>
          <w:spacing w:val="32"/>
          <w:w w:val="95"/>
          <w:sz w:val="24"/>
        </w:rPr>
        <w:t xml:space="preserve"> </w:t>
      </w:r>
      <w:proofErr w:type="spellStart"/>
      <w:r>
        <w:rPr>
          <w:i/>
          <w:w w:val="95"/>
          <w:sz w:val="24"/>
        </w:rPr>
        <w:t>cavirostris</w:t>
      </w:r>
      <w:proofErr w:type="spellEnd"/>
      <w:r>
        <w:rPr>
          <w:w w:val="95"/>
          <w:sz w:val="24"/>
        </w:rPr>
        <w:t>)?</w:t>
      </w:r>
      <w:r>
        <w:rPr>
          <w:spacing w:val="64"/>
          <w:sz w:val="24"/>
        </w:rPr>
        <w:t xml:space="preserve"> </w:t>
      </w:r>
      <w:r>
        <w:rPr>
          <w:i/>
          <w:w w:val="95"/>
          <w:sz w:val="24"/>
        </w:rPr>
        <w:t>Marine</w:t>
      </w:r>
      <w:r>
        <w:rPr>
          <w:i/>
          <w:spacing w:val="32"/>
          <w:w w:val="95"/>
          <w:sz w:val="24"/>
        </w:rPr>
        <w:t xml:space="preserve"> </w:t>
      </w:r>
      <w:r>
        <w:rPr>
          <w:i/>
          <w:w w:val="95"/>
          <w:sz w:val="24"/>
        </w:rPr>
        <w:t>Mammal</w:t>
      </w:r>
      <w:r>
        <w:rPr>
          <w:i/>
          <w:spacing w:val="33"/>
          <w:w w:val="95"/>
          <w:sz w:val="24"/>
        </w:rPr>
        <w:t xml:space="preserve"> </w:t>
      </w:r>
      <w:r>
        <w:rPr>
          <w:i/>
          <w:w w:val="95"/>
          <w:sz w:val="24"/>
        </w:rPr>
        <w:t>Science</w:t>
      </w:r>
      <w:r>
        <w:rPr>
          <w:w w:val="95"/>
          <w:sz w:val="24"/>
        </w:rPr>
        <w:t>,</w:t>
      </w:r>
      <w:r>
        <w:rPr>
          <w:spacing w:val="26"/>
          <w:w w:val="95"/>
          <w:sz w:val="24"/>
        </w:rPr>
        <w:t xml:space="preserve"> </w:t>
      </w:r>
      <w:r>
        <w:rPr>
          <w:i/>
          <w:w w:val="95"/>
          <w:sz w:val="24"/>
        </w:rPr>
        <w:t>22</w:t>
      </w:r>
      <w:r>
        <w:rPr>
          <w:i/>
          <w:spacing w:val="-17"/>
          <w:w w:val="95"/>
          <w:sz w:val="24"/>
        </w:rPr>
        <w:t xml:space="preserve"> </w:t>
      </w:r>
      <w:r>
        <w:rPr>
          <w:w w:val="95"/>
          <w:sz w:val="24"/>
        </w:rPr>
        <w:t>(3),</w:t>
      </w:r>
      <w:r>
        <w:rPr>
          <w:spacing w:val="27"/>
          <w:w w:val="95"/>
          <w:sz w:val="24"/>
        </w:rPr>
        <w:t xml:space="preserve"> </w:t>
      </w:r>
      <w:r>
        <w:rPr>
          <w:w w:val="95"/>
          <w:sz w:val="24"/>
        </w:rPr>
        <w:t>690–699.</w:t>
      </w:r>
    </w:p>
    <w:p w14:paraId="59B78DA5" w14:textId="77777777" w:rsidR="00C544BC" w:rsidRDefault="00BD4BDE">
      <w:pPr>
        <w:pStyle w:val="BodyText"/>
        <w:tabs>
          <w:tab w:val="left" w:pos="1179"/>
        </w:tabs>
      </w:pPr>
      <w:r>
        <w:rPr>
          <w:rFonts w:ascii="Trebuchet MS"/>
          <w:sz w:val="12"/>
        </w:rPr>
        <w:t>485</w:t>
      </w:r>
      <w:r>
        <w:rPr>
          <w:rFonts w:ascii="Trebuchet MS"/>
          <w:sz w:val="12"/>
        </w:rPr>
        <w:tab/>
      </w:r>
      <w:hyperlink r:id="rId22">
        <w:r>
          <w:t>https://doi.org/10.1111/j.1748-7692.2006.00044.x</w:t>
        </w:r>
      </w:hyperlink>
    </w:p>
    <w:p w14:paraId="71C1E3C8" w14:textId="77777777" w:rsidR="00C544BC" w:rsidRDefault="00C544BC">
      <w:pPr>
        <w:pStyle w:val="BodyText"/>
        <w:spacing w:before="3"/>
        <w:ind w:left="0"/>
        <w:rPr>
          <w:sz w:val="23"/>
        </w:rPr>
      </w:pPr>
    </w:p>
    <w:p w14:paraId="364C5EA0" w14:textId="77777777" w:rsidR="00C544BC" w:rsidRDefault="00BD4BDE">
      <w:pPr>
        <w:pStyle w:val="BodyText"/>
        <w:tabs>
          <w:tab w:val="left" w:pos="819"/>
        </w:tabs>
        <w:spacing w:before="0"/>
      </w:pPr>
      <w:r>
        <w:rPr>
          <w:rFonts w:ascii="Trebuchet MS"/>
          <w:sz w:val="12"/>
        </w:rPr>
        <w:t>486</w:t>
      </w:r>
      <w:r>
        <w:rPr>
          <w:rFonts w:ascii="Trebuchet MS"/>
          <w:sz w:val="12"/>
        </w:rPr>
        <w:tab/>
      </w:r>
      <w:r>
        <w:rPr>
          <w:w w:val="95"/>
        </w:rPr>
        <w:t>Aguilar</w:t>
      </w:r>
      <w:r>
        <w:rPr>
          <w:spacing w:val="14"/>
          <w:w w:val="95"/>
        </w:rPr>
        <w:t xml:space="preserve"> </w:t>
      </w:r>
      <w:r>
        <w:rPr>
          <w:w w:val="95"/>
        </w:rPr>
        <w:t>de</w:t>
      </w:r>
      <w:r>
        <w:rPr>
          <w:spacing w:val="14"/>
          <w:w w:val="95"/>
        </w:rPr>
        <w:t xml:space="preserve"> </w:t>
      </w:r>
      <w:r>
        <w:rPr>
          <w:w w:val="95"/>
        </w:rPr>
        <w:t>Soto,</w:t>
      </w:r>
      <w:r>
        <w:rPr>
          <w:spacing w:val="16"/>
          <w:w w:val="95"/>
        </w:rPr>
        <w:t xml:space="preserve"> </w:t>
      </w:r>
      <w:r>
        <w:rPr>
          <w:w w:val="95"/>
        </w:rPr>
        <w:t>N.,</w:t>
      </w:r>
      <w:r>
        <w:rPr>
          <w:spacing w:val="17"/>
          <w:w w:val="95"/>
        </w:rPr>
        <w:t xml:space="preserve"> </w:t>
      </w:r>
      <w:r>
        <w:rPr>
          <w:w w:val="95"/>
        </w:rPr>
        <w:t>Madsen,</w:t>
      </w:r>
      <w:r>
        <w:rPr>
          <w:spacing w:val="16"/>
          <w:w w:val="95"/>
        </w:rPr>
        <w:t xml:space="preserve"> </w:t>
      </w:r>
      <w:r>
        <w:rPr>
          <w:w w:val="95"/>
        </w:rPr>
        <w:t>P.</w:t>
      </w:r>
      <w:r>
        <w:rPr>
          <w:spacing w:val="14"/>
          <w:w w:val="95"/>
        </w:rPr>
        <w:t xml:space="preserve"> </w:t>
      </w:r>
      <w:r>
        <w:rPr>
          <w:w w:val="95"/>
        </w:rPr>
        <w:t>T.,</w:t>
      </w:r>
      <w:r>
        <w:rPr>
          <w:spacing w:val="17"/>
          <w:w w:val="95"/>
        </w:rPr>
        <w:t xml:space="preserve"> </w:t>
      </w:r>
      <w:r>
        <w:rPr>
          <w:w w:val="95"/>
        </w:rPr>
        <w:t>Tyack,</w:t>
      </w:r>
      <w:r>
        <w:rPr>
          <w:spacing w:val="16"/>
          <w:w w:val="95"/>
        </w:rPr>
        <w:t xml:space="preserve"> </w:t>
      </w:r>
      <w:r>
        <w:rPr>
          <w:w w:val="95"/>
        </w:rPr>
        <w:t>P.,</w:t>
      </w:r>
      <w:r>
        <w:rPr>
          <w:spacing w:val="16"/>
          <w:w w:val="95"/>
        </w:rPr>
        <w:t xml:space="preserve"> </w:t>
      </w:r>
      <w:proofErr w:type="spellStart"/>
      <w:r>
        <w:rPr>
          <w:w w:val="95"/>
        </w:rPr>
        <w:t>Arranz</w:t>
      </w:r>
      <w:proofErr w:type="spellEnd"/>
      <w:r>
        <w:rPr>
          <w:w w:val="95"/>
        </w:rPr>
        <w:t>,</w:t>
      </w:r>
      <w:r>
        <w:rPr>
          <w:spacing w:val="17"/>
          <w:w w:val="95"/>
        </w:rPr>
        <w:t xml:space="preserve"> </w:t>
      </w:r>
      <w:r>
        <w:rPr>
          <w:w w:val="95"/>
        </w:rPr>
        <w:t>P.,</w:t>
      </w:r>
      <w:r>
        <w:rPr>
          <w:spacing w:val="16"/>
          <w:w w:val="95"/>
        </w:rPr>
        <w:t xml:space="preserve"> </w:t>
      </w:r>
      <w:r>
        <w:rPr>
          <w:w w:val="95"/>
        </w:rPr>
        <w:t>Marrero,</w:t>
      </w:r>
      <w:r>
        <w:rPr>
          <w:spacing w:val="16"/>
          <w:w w:val="95"/>
        </w:rPr>
        <w:t xml:space="preserve"> </w:t>
      </w:r>
      <w:r>
        <w:rPr>
          <w:w w:val="95"/>
        </w:rPr>
        <w:t>J.,</w:t>
      </w:r>
      <w:r>
        <w:rPr>
          <w:spacing w:val="17"/>
          <w:w w:val="95"/>
        </w:rPr>
        <w:t xml:space="preserve"> </w:t>
      </w:r>
      <w:proofErr w:type="spellStart"/>
      <w:r>
        <w:rPr>
          <w:w w:val="95"/>
        </w:rPr>
        <w:t>Fais</w:t>
      </w:r>
      <w:proofErr w:type="spellEnd"/>
      <w:r>
        <w:rPr>
          <w:w w:val="95"/>
        </w:rPr>
        <w:t>,</w:t>
      </w:r>
      <w:r>
        <w:rPr>
          <w:spacing w:val="16"/>
          <w:w w:val="95"/>
        </w:rPr>
        <w:t xml:space="preserve"> </w:t>
      </w:r>
      <w:r>
        <w:rPr>
          <w:w w:val="95"/>
        </w:rPr>
        <w:t>A.,</w:t>
      </w:r>
      <w:r>
        <w:rPr>
          <w:spacing w:val="16"/>
          <w:w w:val="95"/>
        </w:rPr>
        <w:t xml:space="preserve"> </w:t>
      </w:r>
      <w:proofErr w:type="spellStart"/>
      <w:r>
        <w:rPr>
          <w:w w:val="95"/>
        </w:rPr>
        <w:t>Revelli</w:t>
      </w:r>
      <w:proofErr w:type="spellEnd"/>
      <w:r>
        <w:rPr>
          <w:w w:val="95"/>
        </w:rPr>
        <w:t>,</w:t>
      </w:r>
      <w:r>
        <w:rPr>
          <w:spacing w:val="17"/>
          <w:w w:val="95"/>
        </w:rPr>
        <w:t xml:space="preserve"> </w:t>
      </w:r>
      <w:r>
        <w:rPr>
          <w:w w:val="95"/>
        </w:rPr>
        <w:t>E.,</w:t>
      </w:r>
    </w:p>
    <w:p w14:paraId="2AD6FA6A" w14:textId="77777777" w:rsidR="00C544BC" w:rsidRDefault="00BD4BDE">
      <w:pPr>
        <w:pStyle w:val="BodyText"/>
        <w:tabs>
          <w:tab w:val="left" w:pos="1179"/>
        </w:tabs>
        <w:spacing w:before="155"/>
      </w:pPr>
      <w:r>
        <w:rPr>
          <w:rFonts w:ascii="Trebuchet MS"/>
          <w:sz w:val="12"/>
        </w:rPr>
        <w:t>487</w:t>
      </w:r>
      <w:r>
        <w:rPr>
          <w:rFonts w:ascii="Trebuchet MS"/>
          <w:sz w:val="12"/>
        </w:rPr>
        <w:tab/>
      </w:r>
      <w:r>
        <w:rPr>
          <w:w w:val="95"/>
        </w:rPr>
        <w:t>&amp;</w:t>
      </w:r>
      <w:r>
        <w:rPr>
          <w:spacing w:val="19"/>
          <w:w w:val="95"/>
        </w:rPr>
        <w:t xml:space="preserve"> </w:t>
      </w:r>
      <w:r>
        <w:rPr>
          <w:w w:val="95"/>
        </w:rPr>
        <w:t>Johnson,</w:t>
      </w:r>
      <w:r>
        <w:rPr>
          <w:spacing w:val="20"/>
          <w:w w:val="95"/>
        </w:rPr>
        <w:t xml:space="preserve"> </w:t>
      </w:r>
      <w:r>
        <w:rPr>
          <w:w w:val="95"/>
        </w:rPr>
        <w:t>M.</w:t>
      </w:r>
      <w:r>
        <w:rPr>
          <w:spacing w:val="20"/>
          <w:w w:val="95"/>
        </w:rPr>
        <w:t xml:space="preserve"> </w:t>
      </w:r>
      <w:r>
        <w:rPr>
          <w:w w:val="95"/>
        </w:rPr>
        <w:t>(2012).</w:t>
      </w:r>
      <w:r>
        <w:rPr>
          <w:spacing w:val="45"/>
          <w:w w:val="95"/>
        </w:rPr>
        <w:t xml:space="preserve"> </w:t>
      </w:r>
      <w:r>
        <w:rPr>
          <w:w w:val="95"/>
        </w:rPr>
        <w:t>No</w:t>
      </w:r>
      <w:r>
        <w:rPr>
          <w:spacing w:val="19"/>
          <w:w w:val="95"/>
        </w:rPr>
        <w:t xml:space="preserve"> </w:t>
      </w:r>
      <w:r>
        <w:rPr>
          <w:w w:val="95"/>
        </w:rPr>
        <w:t>shallow</w:t>
      </w:r>
      <w:r>
        <w:rPr>
          <w:spacing w:val="20"/>
          <w:w w:val="95"/>
        </w:rPr>
        <w:t xml:space="preserve"> </w:t>
      </w:r>
      <w:r>
        <w:rPr>
          <w:w w:val="95"/>
        </w:rPr>
        <w:t>talk:</w:t>
      </w:r>
      <w:r>
        <w:rPr>
          <w:spacing w:val="45"/>
          <w:w w:val="95"/>
        </w:rPr>
        <w:t xml:space="preserve"> </w:t>
      </w:r>
      <w:r>
        <w:rPr>
          <w:w w:val="95"/>
        </w:rPr>
        <w:t>Cryptic</w:t>
      </w:r>
      <w:r>
        <w:rPr>
          <w:spacing w:val="20"/>
          <w:w w:val="95"/>
        </w:rPr>
        <w:t xml:space="preserve"> </w:t>
      </w:r>
      <w:r>
        <w:rPr>
          <w:w w:val="95"/>
        </w:rPr>
        <w:t>strategy</w:t>
      </w:r>
      <w:r>
        <w:rPr>
          <w:spacing w:val="20"/>
          <w:w w:val="95"/>
        </w:rPr>
        <w:t xml:space="preserve"> </w:t>
      </w:r>
      <w:r>
        <w:rPr>
          <w:w w:val="95"/>
        </w:rPr>
        <w:t>in</w:t>
      </w:r>
      <w:r>
        <w:rPr>
          <w:spacing w:val="19"/>
          <w:w w:val="95"/>
        </w:rPr>
        <w:t xml:space="preserve"> </w:t>
      </w:r>
      <w:r>
        <w:rPr>
          <w:w w:val="95"/>
        </w:rPr>
        <w:t>the</w:t>
      </w:r>
      <w:r>
        <w:rPr>
          <w:spacing w:val="20"/>
          <w:w w:val="95"/>
        </w:rPr>
        <w:t xml:space="preserve"> </w:t>
      </w:r>
      <w:r>
        <w:rPr>
          <w:w w:val="95"/>
        </w:rPr>
        <w:t>vocal</w:t>
      </w:r>
      <w:r>
        <w:rPr>
          <w:spacing w:val="20"/>
          <w:w w:val="95"/>
        </w:rPr>
        <w:t xml:space="preserve"> </w:t>
      </w:r>
      <w:r>
        <w:rPr>
          <w:w w:val="95"/>
        </w:rPr>
        <w:t>communication</w:t>
      </w:r>
    </w:p>
    <w:p w14:paraId="145189A1" w14:textId="77777777" w:rsidR="00C544BC" w:rsidRDefault="00BD4BDE">
      <w:pPr>
        <w:tabs>
          <w:tab w:val="left" w:pos="1179"/>
          <w:tab w:val="left" w:pos="4525"/>
          <w:tab w:val="left" w:pos="9328"/>
        </w:tabs>
        <w:spacing w:before="154"/>
        <w:ind w:left="150"/>
        <w:rPr>
          <w:sz w:val="24"/>
        </w:rPr>
      </w:pPr>
      <w:r>
        <w:rPr>
          <w:rFonts w:ascii="Trebuchet MS" w:hAnsi="Trebuchet MS"/>
          <w:w w:val="105"/>
          <w:sz w:val="12"/>
        </w:rPr>
        <w:t>488</w:t>
      </w:r>
      <w:r>
        <w:rPr>
          <w:rFonts w:ascii="Trebuchet MS" w:hAnsi="Trebuchet MS"/>
          <w:w w:val="105"/>
          <w:sz w:val="12"/>
        </w:rPr>
        <w:tab/>
      </w:r>
      <w:r>
        <w:rPr>
          <w:sz w:val="24"/>
        </w:rPr>
        <w:t>of</w:t>
      </w:r>
      <w:r>
        <w:rPr>
          <w:spacing w:val="16"/>
          <w:sz w:val="24"/>
        </w:rPr>
        <w:t xml:space="preserve"> </w:t>
      </w:r>
      <w:r>
        <w:rPr>
          <w:sz w:val="24"/>
        </w:rPr>
        <w:t>Blainville’s</w:t>
      </w:r>
      <w:r>
        <w:rPr>
          <w:spacing w:val="16"/>
          <w:sz w:val="24"/>
        </w:rPr>
        <w:t xml:space="preserve"> </w:t>
      </w:r>
      <w:r>
        <w:rPr>
          <w:sz w:val="24"/>
        </w:rPr>
        <w:t>beaked</w:t>
      </w:r>
      <w:r>
        <w:rPr>
          <w:spacing w:val="16"/>
          <w:sz w:val="24"/>
        </w:rPr>
        <w:t xml:space="preserve"> </w:t>
      </w:r>
      <w:r>
        <w:rPr>
          <w:sz w:val="24"/>
        </w:rPr>
        <w:t>whales.</w:t>
      </w:r>
      <w:r>
        <w:rPr>
          <w:sz w:val="24"/>
        </w:rPr>
        <w:tab/>
      </w:r>
      <w:r>
        <w:rPr>
          <w:i/>
          <w:spacing w:val="-1"/>
          <w:w w:val="105"/>
          <w:sz w:val="24"/>
        </w:rPr>
        <w:t>Marine</w:t>
      </w:r>
      <w:r>
        <w:rPr>
          <w:i/>
          <w:spacing w:val="51"/>
          <w:w w:val="105"/>
          <w:sz w:val="24"/>
        </w:rPr>
        <w:t xml:space="preserve"> </w:t>
      </w:r>
      <w:r>
        <w:rPr>
          <w:i/>
          <w:spacing w:val="-1"/>
          <w:w w:val="105"/>
          <w:sz w:val="24"/>
        </w:rPr>
        <w:t>Mammal</w:t>
      </w:r>
      <w:r>
        <w:rPr>
          <w:i/>
          <w:spacing w:val="51"/>
          <w:w w:val="105"/>
          <w:sz w:val="24"/>
        </w:rPr>
        <w:t xml:space="preserve"> </w:t>
      </w:r>
      <w:r>
        <w:rPr>
          <w:i/>
          <w:spacing w:val="-1"/>
          <w:w w:val="105"/>
          <w:sz w:val="24"/>
        </w:rPr>
        <w:t>Science</w:t>
      </w:r>
      <w:r>
        <w:rPr>
          <w:spacing w:val="-1"/>
          <w:w w:val="105"/>
          <w:sz w:val="24"/>
        </w:rPr>
        <w:t>,</w:t>
      </w:r>
      <w:r>
        <w:rPr>
          <w:spacing w:val="57"/>
          <w:w w:val="105"/>
          <w:sz w:val="24"/>
        </w:rPr>
        <w:t xml:space="preserve"> </w:t>
      </w:r>
      <w:r>
        <w:rPr>
          <w:i/>
          <w:w w:val="105"/>
          <w:sz w:val="24"/>
        </w:rPr>
        <w:t>28</w:t>
      </w:r>
      <w:r>
        <w:rPr>
          <w:i/>
          <w:spacing w:val="-31"/>
          <w:w w:val="105"/>
          <w:sz w:val="24"/>
        </w:rPr>
        <w:t xml:space="preserve"> </w:t>
      </w:r>
      <w:r>
        <w:rPr>
          <w:w w:val="105"/>
          <w:sz w:val="24"/>
        </w:rPr>
        <w:t>(2),</w:t>
      </w:r>
      <w:r>
        <w:rPr>
          <w:spacing w:val="56"/>
          <w:w w:val="105"/>
          <w:sz w:val="24"/>
        </w:rPr>
        <w:t xml:space="preserve"> </w:t>
      </w:r>
      <w:r>
        <w:rPr>
          <w:w w:val="105"/>
          <w:sz w:val="24"/>
        </w:rPr>
        <w:t>E75–E92.</w:t>
      </w:r>
      <w:r>
        <w:rPr>
          <w:w w:val="105"/>
          <w:sz w:val="24"/>
        </w:rPr>
        <w:tab/>
      </w:r>
      <w:hyperlink r:id="rId23">
        <w:r>
          <w:rPr>
            <w:w w:val="105"/>
            <w:sz w:val="24"/>
          </w:rPr>
          <w:t>https:</w:t>
        </w:r>
      </w:hyperlink>
    </w:p>
    <w:p w14:paraId="1719A627" w14:textId="77777777" w:rsidR="00C544BC" w:rsidRDefault="00BD4BDE">
      <w:pPr>
        <w:pStyle w:val="BodyText"/>
        <w:tabs>
          <w:tab w:val="left" w:pos="1155"/>
        </w:tabs>
      </w:pPr>
      <w:r>
        <w:rPr>
          <w:rFonts w:ascii="Trebuchet MS"/>
          <w:sz w:val="12"/>
        </w:rPr>
        <w:t>489</w:t>
      </w:r>
      <w:r>
        <w:rPr>
          <w:rFonts w:ascii="Trebuchet MS"/>
          <w:sz w:val="12"/>
        </w:rPr>
        <w:tab/>
      </w:r>
      <w:hyperlink r:id="rId24">
        <w:r>
          <w:t>//doi.org/10.1111/j.1748-7692.2011.00495.x</w:t>
        </w:r>
      </w:hyperlink>
    </w:p>
    <w:p w14:paraId="4E07F6A4" w14:textId="77777777" w:rsidR="00C544BC" w:rsidRDefault="00C544BC">
      <w:pPr>
        <w:pStyle w:val="BodyText"/>
        <w:spacing w:before="4"/>
        <w:ind w:left="0"/>
        <w:rPr>
          <w:sz w:val="23"/>
        </w:rPr>
      </w:pPr>
    </w:p>
    <w:p w14:paraId="228DCE91" w14:textId="77777777" w:rsidR="00C544BC" w:rsidRDefault="00BD4BDE">
      <w:pPr>
        <w:pStyle w:val="BodyText"/>
        <w:tabs>
          <w:tab w:val="left" w:pos="827"/>
        </w:tabs>
        <w:spacing w:before="0"/>
      </w:pPr>
      <w:r>
        <w:rPr>
          <w:rFonts w:ascii="Trebuchet MS" w:hAnsi="Trebuchet MS"/>
          <w:sz w:val="12"/>
        </w:rPr>
        <w:t>490</w:t>
      </w:r>
      <w:r>
        <w:rPr>
          <w:rFonts w:ascii="Trebuchet MS" w:hAnsi="Trebuchet MS"/>
          <w:sz w:val="12"/>
        </w:rPr>
        <w:tab/>
      </w:r>
      <w:r>
        <w:rPr>
          <w:w w:val="95"/>
        </w:rPr>
        <w:t>Baird,</w:t>
      </w:r>
      <w:r>
        <w:rPr>
          <w:spacing w:val="17"/>
          <w:w w:val="95"/>
        </w:rPr>
        <w:t xml:space="preserve"> </w:t>
      </w:r>
      <w:r>
        <w:rPr>
          <w:w w:val="95"/>
        </w:rPr>
        <w:t>R.</w:t>
      </w:r>
      <w:r>
        <w:rPr>
          <w:spacing w:val="18"/>
          <w:w w:val="95"/>
        </w:rPr>
        <w:t xml:space="preserve"> </w:t>
      </w:r>
      <w:r>
        <w:rPr>
          <w:w w:val="95"/>
        </w:rPr>
        <w:t>W.</w:t>
      </w:r>
      <w:r>
        <w:rPr>
          <w:spacing w:val="18"/>
          <w:w w:val="95"/>
        </w:rPr>
        <w:t xml:space="preserve"> </w:t>
      </w:r>
      <w:r>
        <w:rPr>
          <w:w w:val="95"/>
        </w:rPr>
        <w:t>(2011).</w:t>
      </w:r>
      <w:r>
        <w:rPr>
          <w:spacing w:val="43"/>
          <w:w w:val="95"/>
        </w:rPr>
        <w:t xml:space="preserve"> </w:t>
      </w:r>
      <w:r>
        <w:rPr>
          <w:w w:val="95"/>
        </w:rPr>
        <w:t>Short</w:t>
      </w:r>
      <w:r>
        <w:rPr>
          <w:spacing w:val="18"/>
          <w:w w:val="95"/>
        </w:rPr>
        <w:t xml:space="preserve"> </w:t>
      </w:r>
      <w:r>
        <w:rPr>
          <w:w w:val="95"/>
        </w:rPr>
        <w:t>note:</w:t>
      </w:r>
      <w:r>
        <w:rPr>
          <w:spacing w:val="43"/>
          <w:w w:val="95"/>
        </w:rPr>
        <w:t xml:space="preserve"> </w:t>
      </w:r>
      <w:r>
        <w:rPr>
          <w:w w:val="95"/>
        </w:rPr>
        <w:t>Open-ocean</w:t>
      </w:r>
      <w:r>
        <w:rPr>
          <w:spacing w:val="18"/>
          <w:w w:val="95"/>
        </w:rPr>
        <w:t xml:space="preserve"> </w:t>
      </w:r>
      <w:r>
        <w:rPr>
          <w:w w:val="95"/>
        </w:rPr>
        <w:t>movements</w:t>
      </w:r>
      <w:r>
        <w:rPr>
          <w:spacing w:val="18"/>
          <w:w w:val="95"/>
        </w:rPr>
        <w:t xml:space="preserve"> </w:t>
      </w:r>
      <w:r>
        <w:rPr>
          <w:w w:val="95"/>
        </w:rPr>
        <w:t>of</w:t>
      </w:r>
      <w:r>
        <w:rPr>
          <w:spacing w:val="17"/>
          <w:w w:val="95"/>
        </w:rPr>
        <w:t xml:space="preserve"> </w:t>
      </w:r>
      <w:r>
        <w:rPr>
          <w:w w:val="95"/>
        </w:rPr>
        <w:t>a</w:t>
      </w:r>
      <w:r>
        <w:rPr>
          <w:spacing w:val="18"/>
          <w:w w:val="95"/>
        </w:rPr>
        <w:t xml:space="preserve"> </w:t>
      </w:r>
      <w:r>
        <w:rPr>
          <w:w w:val="95"/>
        </w:rPr>
        <w:t>satellite-tagged</w:t>
      </w:r>
      <w:r>
        <w:rPr>
          <w:spacing w:val="18"/>
          <w:w w:val="95"/>
        </w:rPr>
        <w:t xml:space="preserve"> </w:t>
      </w:r>
      <w:r>
        <w:rPr>
          <w:w w:val="95"/>
        </w:rPr>
        <w:t>Blainville’s</w:t>
      </w:r>
    </w:p>
    <w:p w14:paraId="353A541D" w14:textId="77777777" w:rsidR="00C544BC" w:rsidRDefault="00BD4BDE">
      <w:pPr>
        <w:tabs>
          <w:tab w:val="left" w:pos="1179"/>
        </w:tabs>
        <w:spacing w:before="154"/>
        <w:ind w:left="150"/>
        <w:rPr>
          <w:sz w:val="24"/>
        </w:rPr>
      </w:pPr>
      <w:r>
        <w:rPr>
          <w:rFonts w:ascii="Trebuchet MS" w:hAnsi="Trebuchet MS"/>
          <w:sz w:val="12"/>
        </w:rPr>
        <w:t>491</w:t>
      </w:r>
      <w:r>
        <w:rPr>
          <w:rFonts w:ascii="Trebuchet MS" w:hAnsi="Trebuchet MS"/>
          <w:sz w:val="12"/>
        </w:rPr>
        <w:tab/>
      </w:r>
      <w:r>
        <w:rPr>
          <w:spacing w:val="-1"/>
          <w:w w:val="95"/>
          <w:sz w:val="24"/>
        </w:rPr>
        <w:t>beaked</w:t>
      </w:r>
      <w:r>
        <w:rPr>
          <w:spacing w:val="-11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whale</w:t>
      </w:r>
      <w:r>
        <w:rPr>
          <w:spacing w:val="-10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(</w:t>
      </w:r>
      <w:r>
        <w:rPr>
          <w:i/>
          <w:spacing w:val="-1"/>
          <w:w w:val="95"/>
          <w:sz w:val="24"/>
        </w:rPr>
        <w:t>Mesoplodon</w:t>
      </w:r>
      <w:r>
        <w:rPr>
          <w:i/>
          <w:spacing w:val="-5"/>
          <w:w w:val="95"/>
          <w:sz w:val="24"/>
        </w:rPr>
        <w:t xml:space="preserve"> </w:t>
      </w:r>
      <w:proofErr w:type="spellStart"/>
      <w:r>
        <w:rPr>
          <w:i/>
          <w:spacing w:val="-1"/>
          <w:w w:val="95"/>
          <w:sz w:val="24"/>
        </w:rPr>
        <w:t>densirostris</w:t>
      </w:r>
      <w:proofErr w:type="spellEnd"/>
      <w:r>
        <w:rPr>
          <w:spacing w:val="-1"/>
          <w:w w:val="95"/>
          <w:sz w:val="24"/>
        </w:rPr>
        <w:t>):</w:t>
      </w:r>
      <w:r>
        <w:rPr>
          <w:spacing w:val="22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Evidence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for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an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offshore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population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in</w:t>
      </w:r>
      <w:r>
        <w:rPr>
          <w:spacing w:val="-10"/>
          <w:w w:val="95"/>
          <w:sz w:val="24"/>
        </w:rPr>
        <w:t xml:space="preserve"> </w:t>
      </w:r>
      <w:proofErr w:type="gramStart"/>
      <w:r>
        <w:rPr>
          <w:w w:val="95"/>
          <w:sz w:val="24"/>
        </w:rPr>
        <w:t>Hawai‘</w:t>
      </w:r>
      <w:proofErr w:type="gramEnd"/>
      <w:r>
        <w:rPr>
          <w:w w:val="95"/>
          <w:sz w:val="24"/>
        </w:rPr>
        <w:t>i?</w:t>
      </w:r>
    </w:p>
    <w:p w14:paraId="19B9A24C" w14:textId="77777777" w:rsidR="00C544BC" w:rsidRDefault="00BD4BDE">
      <w:pPr>
        <w:tabs>
          <w:tab w:val="left" w:pos="1161"/>
        </w:tabs>
        <w:spacing w:before="155"/>
        <w:ind w:left="150"/>
        <w:rPr>
          <w:sz w:val="24"/>
        </w:rPr>
      </w:pPr>
      <w:r>
        <w:rPr>
          <w:rFonts w:ascii="Trebuchet MS" w:hAnsi="Trebuchet MS"/>
          <w:sz w:val="12"/>
        </w:rPr>
        <w:t>492</w:t>
      </w:r>
      <w:r>
        <w:rPr>
          <w:rFonts w:ascii="Trebuchet MS" w:hAnsi="Trebuchet MS"/>
          <w:sz w:val="12"/>
        </w:rPr>
        <w:tab/>
      </w:r>
      <w:r>
        <w:rPr>
          <w:i/>
          <w:sz w:val="24"/>
        </w:rPr>
        <w:t>Aquatic</w:t>
      </w:r>
      <w:r>
        <w:rPr>
          <w:i/>
          <w:spacing w:val="26"/>
          <w:sz w:val="24"/>
        </w:rPr>
        <w:t xml:space="preserve"> </w:t>
      </w:r>
      <w:r>
        <w:rPr>
          <w:i/>
          <w:sz w:val="24"/>
        </w:rPr>
        <w:t>Mammals</w:t>
      </w:r>
      <w:r>
        <w:rPr>
          <w:sz w:val="24"/>
        </w:rPr>
        <w:t>,</w:t>
      </w:r>
      <w:r>
        <w:rPr>
          <w:spacing w:val="22"/>
          <w:sz w:val="24"/>
        </w:rPr>
        <w:t xml:space="preserve"> </w:t>
      </w:r>
      <w:r>
        <w:rPr>
          <w:i/>
          <w:sz w:val="24"/>
        </w:rPr>
        <w:t>37</w:t>
      </w:r>
      <w:r>
        <w:rPr>
          <w:i/>
          <w:spacing w:val="-27"/>
          <w:sz w:val="24"/>
        </w:rPr>
        <w:t xml:space="preserve"> </w:t>
      </w:r>
      <w:r>
        <w:rPr>
          <w:sz w:val="24"/>
        </w:rPr>
        <w:t>(4),</w:t>
      </w:r>
      <w:r>
        <w:rPr>
          <w:spacing w:val="21"/>
          <w:sz w:val="24"/>
        </w:rPr>
        <w:t xml:space="preserve"> </w:t>
      </w:r>
      <w:r>
        <w:rPr>
          <w:sz w:val="24"/>
        </w:rPr>
        <w:t>506–511.</w:t>
      </w:r>
      <w:r>
        <w:rPr>
          <w:spacing w:val="48"/>
          <w:sz w:val="24"/>
        </w:rPr>
        <w:t xml:space="preserve"> </w:t>
      </w:r>
      <w:hyperlink r:id="rId25">
        <w:r>
          <w:rPr>
            <w:sz w:val="24"/>
          </w:rPr>
          <w:t>https://doi.org/10.1578/AM.37.4.2011.506</w:t>
        </w:r>
      </w:hyperlink>
    </w:p>
    <w:p w14:paraId="0193F536" w14:textId="77777777" w:rsidR="00C544BC" w:rsidRDefault="00C544BC">
      <w:pPr>
        <w:pStyle w:val="BodyText"/>
        <w:spacing w:before="3"/>
        <w:ind w:left="0"/>
        <w:rPr>
          <w:sz w:val="23"/>
        </w:rPr>
      </w:pPr>
    </w:p>
    <w:p w14:paraId="2432C38E" w14:textId="77777777" w:rsidR="00C544BC" w:rsidRDefault="00BD4BDE">
      <w:pPr>
        <w:pStyle w:val="BodyText"/>
        <w:tabs>
          <w:tab w:val="left" w:pos="827"/>
        </w:tabs>
        <w:spacing w:before="0"/>
      </w:pPr>
      <w:r>
        <w:rPr>
          <w:rFonts w:ascii="Trebuchet MS"/>
          <w:w w:val="105"/>
          <w:sz w:val="12"/>
        </w:rPr>
        <w:t>493</w:t>
      </w:r>
      <w:r>
        <w:rPr>
          <w:rFonts w:ascii="Trebuchet MS"/>
          <w:w w:val="105"/>
          <w:sz w:val="12"/>
        </w:rPr>
        <w:tab/>
      </w:r>
      <w:r>
        <w:t>Baird,</w:t>
      </w:r>
      <w:r>
        <w:rPr>
          <w:spacing w:val="4"/>
        </w:rPr>
        <w:t xml:space="preserve"> </w:t>
      </w:r>
      <w:r>
        <w:t>R.</w:t>
      </w:r>
      <w:r>
        <w:rPr>
          <w:spacing w:val="5"/>
        </w:rPr>
        <w:t xml:space="preserve"> </w:t>
      </w:r>
      <w:r>
        <w:t>W.,</w:t>
      </w:r>
      <w:r>
        <w:rPr>
          <w:spacing w:val="6"/>
        </w:rPr>
        <w:t xml:space="preserve"> </w:t>
      </w:r>
      <w:r>
        <w:t>Webster,</w:t>
      </w:r>
      <w:r>
        <w:rPr>
          <w:spacing w:val="5"/>
        </w:rPr>
        <w:t xml:space="preserve"> </w:t>
      </w:r>
      <w:r>
        <w:t>D.</w:t>
      </w:r>
      <w:r>
        <w:rPr>
          <w:spacing w:val="5"/>
        </w:rPr>
        <w:t xml:space="preserve"> </w:t>
      </w:r>
      <w:r>
        <w:t>L.,</w:t>
      </w:r>
      <w:r>
        <w:rPr>
          <w:spacing w:val="4"/>
        </w:rPr>
        <w:t xml:space="preserve"> </w:t>
      </w:r>
      <w:r>
        <w:t>Schorr,</w:t>
      </w:r>
      <w:r>
        <w:rPr>
          <w:spacing w:val="5"/>
        </w:rPr>
        <w:t xml:space="preserve"> </w:t>
      </w:r>
      <w:r>
        <w:t>G.</w:t>
      </w:r>
      <w:r>
        <w:rPr>
          <w:spacing w:val="6"/>
        </w:rPr>
        <w:t xml:space="preserve"> </w:t>
      </w:r>
      <w:r>
        <w:t>S.,</w:t>
      </w:r>
      <w:r>
        <w:rPr>
          <w:spacing w:val="5"/>
        </w:rPr>
        <w:t xml:space="preserve"> </w:t>
      </w:r>
      <w:r>
        <w:t>McSweeney,</w:t>
      </w:r>
      <w:r>
        <w:rPr>
          <w:spacing w:val="5"/>
        </w:rPr>
        <w:t xml:space="preserve"> </w:t>
      </w:r>
      <w:r>
        <w:t>D.</w:t>
      </w:r>
      <w:r>
        <w:rPr>
          <w:spacing w:val="5"/>
        </w:rPr>
        <w:t xml:space="preserve"> </w:t>
      </w:r>
      <w:r>
        <w:t>J.,</w:t>
      </w:r>
      <w:r>
        <w:rPr>
          <w:spacing w:val="4"/>
        </w:rPr>
        <w:t xml:space="preserve"> </w:t>
      </w:r>
      <w:r>
        <w:t>&amp;</w:t>
      </w:r>
      <w:r>
        <w:rPr>
          <w:spacing w:val="5"/>
        </w:rPr>
        <w:t xml:space="preserve"> </w:t>
      </w:r>
      <w:r>
        <w:t>Barlow,</w:t>
      </w:r>
      <w:r>
        <w:rPr>
          <w:spacing w:val="5"/>
        </w:rPr>
        <w:t xml:space="preserve"> </w:t>
      </w:r>
      <w:r>
        <w:t>J.</w:t>
      </w:r>
      <w:r>
        <w:rPr>
          <w:spacing w:val="5"/>
        </w:rPr>
        <w:t xml:space="preserve"> </w:t>
      </w:r>
      <w:r>
        <w:t>(2008).</w:t>
      </w:r>
      <w:r>
        <w:rPr>
          <w:spacing w:val="28"/>
        </w:rPr>
        <w:t xml:space="preserve"> </w:t>
      </w:r>
      <w:r>
        <w:t>Diel</w:t>
      </w:r>
    </w:p>
    <w:p w14:paraId="4A84D522" w14:textId="77777777" w:rsidR="00C544BC" w:rsidRDefault="00BD4BDE">
      <w:pPr>
        <w:tabs>
          <w:tab w:val="left" w:pos="1172"/>
        </w:tabs>
        <w:spacing w:before="155"/>
        <w:ind w:left="150"/>
        <w:rPr>
          <w:sz w:val="24"/>
        </w:rPr>
      </w:pPr>
      <w:r>
        <w:rPr>
          <w:rFonts w:ascii="Trebuchet MS" w:hAnsi="Trebuchet MS"/>
          <w:sz w:val="12"/>
        </w:rPr>
        <w:t>494</w:t>
      </w:r>
      <w:r>
        <w:rPr>
          <w:rFonts w:ascii="Trebuchet MS" w:hAnsi="Trebuchet MS"/>
          <w:sz w:val="12"/>
        </w:rPr>
        <w:tab/>
      </w:r>
      <w:proofErr w:type="gramStart"/>
      <w:r>
        <w:rPr>
          <w:w w:val="95"/>
          <w:sz w:val="24"/>
        </w:rPr>
        <w:t>variation</w:t>
      </w:r>
      <w:proofErr w:type="gramEnd"/>
      <w:r>
        <w:rPr>
          <w:spacing w:val="36"/>
          <w:w w:val="95"/>
          <w:sz w:val="24"/>
        </w:rPr>
        <w:t xml:space="preserve"> </w:t>
      </w:r>
      <w:r>
        <w:rPr>
          <w:w w:val="95"/>
          <w:sz w:val="24"/>
        </w:rPr>
        <w:t>in</w:t>
      </w:r>
      <w:r>
        <w:rPr>
          <w:spacing w:val="36"/>
          <w:w w:val="95"/>
          <w:sz w:val="24"/>
        </w:rPr>
        <w:t xml:space="preserve"> </w:t>
      </w:r>
      <w:r>
        <w:rPr>
          <w:w w:val="95"/>
          <w:sz w:val="24"/>
        </w:rPr>
        <w:t>beaked</w:t>
      </w:r>
      <w:r>
        <w:rPr>
          <w:spacing w:val="37"/>
          <w:w w:val="95"/>
          <w:sz w:val="24"/>
        </w:rPr>
        <w:t xml:space="preserve"> </w:t>
      </w:r>
      <w:r>
        <w:rPr>
          <w:w w:val="95"/>
          <w:sz w:val="24"/>
        </w:rPr>
        <w:t>whale</w:t>
      </w:r>
      <w:r>
        <w:rPr>
          <w:spacing w:val="36"/>
          <w:w w:val="95"/>
          <w:sz w:val="24"/>
        </w:rPr>
        <w:t xml:space="preserve"> </w:t>
      </w:r>
      <w:r>
        <w:rPr>
          <w:w w:val="95"/>
          <w:sz w:val="24"/>
        </w:rPr>
        <w:t>diving</w:t>
      </w:r>
      <w:r>
        <w:rPr>
          <w:spacing w:val="37"/>
          <w:w w:val="95"/>
          <w:sz w:val="24"/>
        </w:rPr>
        <w:t xml:space="preserve"> </w:t>
      </w:r>
      <w:r>
        <w:rPr>
          <w:w w:val="95"/>
          <w:sz w:val="24"/>
        </w:rPr>
        <w:t>behavior.</w:t>
      </w:r>
      <w:r>
        <w:rPr>
          <w:spacing w:val="64"/>
          <w:sz w:val="24"/>
        </w:rPr>
        <w:t xml:space="preserve"> </w:t>
      </w:r>
      <w:r>
        <w:rPr>
          <w:i/>
          <w:w w:val="95"/>
          <w:sz w:val="24"/>
        </w:rPr>
        <w:t>Marine</w:t>
      </w:r>
      <w:r>
        <w:rPr>
          <w:i/>
          <w:spacing w:val="43"/>
          <w:w w:val="95"/>
          <w:sz w:val="24"/>
        </w:rPr>
        <w:t xml:space="preserve"> </w:t>
      </w:r>
      <w:r>
        <w:rPr>
          <w:i/>
          <w:w w:val="95"/>
          <w:sz w:val="24"/>
        </w:rPr>
        <w:t>Mammal</w:t>
      </w:r>
      <w:r>
        <w:rPr>
          <w:i/>
          <w:spacing w:val="43"/>
          <w:w w:val="95"/>
          <w:sz w:val="24"/>
        </w:rPr>
        <w:t xml:space="preserve"> </w:t>
      </w:r>
      <w:r>
        <w:rPr>
          <w:i/>
          <w:w w:val="95"/>
          <w:sz w:val="24"/>
        </w:rPr>
        <w:t>Science</w:t>
      </w:r>
      <w:r>
        <w:rPr>
          <w:w w:val="95"/>
          <w:sz w:val="24"/>
        </w:rPr>
        <w:t>,</w:t>
      </w:r>
      <w:r>
        <w:rPr>
          <w:spacing w:val="37"/>
          <w:w w:val="95"/>
          <w:sz w:val="24"/>
        </w:rPr>
        <w:t xml:space="preserve"> </w:t>
      </w:r>
      <w:r>
        <w:rPr>
          <w:i/>
          <w:w w:val="95"/>
          <w:sz w:val="24"/>
        </w:rPr>
        <w:t>24</w:t>
      </w:r>
      <w:r>
        <w:rPr>
          <w:i/>
          <w:spacing w:val="-19"/>
          <w:w w:val="95"/>
          <w:sz w:val="24"/>
        </w:rPr>
        <w:t xml:space="preserve"> </w:t>
      </w:r>
      <w:r>
        <w:rPr>
          <w:w w:val="95"/>
          <w:sz w:val="24"/>
        </w:rPr>
        <w:t>(3),</w:t>
      </w:r>
      <w:r>
        <w:rPr>
          <w:spacing w:val="37"/>
          <w:w w:val="95"/>
          <w:sz w:val="24"/>
        </w:rPr>
        <w:t xml:space="preserve"> </w:t>
      </w:r>
      <w:r>
        <w:rPr>
          <w:w w:val="95"/>
          <w:sz w:val="24"/>
        </w:rPr>
        <w:t>630–642.</w:t>
      </w:r>
    </w:p>
    <w:p w14:paraId="64F167AE" w14:textId="77777777" w:rsidR="00C544BC" w:rsidRDefault="00BD4BDE">
      <w:pPr>
        <w:pStyle w:val="BodyText"/>
        <w:tabs>
          <w:tab w:val="left" w:pos="1179"/>
        </w:tabs>
      </w:pPr>
      <w:r>
        <w:rPr>
          <w:rFonts w:ascii="Trebuchet MS"/>
          <w:sz w:val="12"/>
        </w:rPr>
        <w:t>495</w:t>
      </w:r>
      <w:r>
        <w:rPr>
          <w:rFonts w:ascii="Trebuchet MS"/>
          <w:sz w:val="12"/>
        </w:rPr>
        <w:tab/>
      </w:r>
      <w:hyperlink r:id="rId26">
        <w:r>
          <w:t>https://doi.org/10.1111/j.1748-7692.2008.00211.x</w:t>
        </w:r>
      </w:hyperlink>
    </w:p>
    <w:p w14:paraId="1C237D24" w14:textId="77777777" w:rsidR="00C544BC" w:rsidRDefault="00C544BC">
      <w:pPr>
        <w:pStyle w:val="BodyText"/>
        <w:spacing w:before="3"/>
        <w:ind w:left="0"/>
        <w:rPr>
          <w:sz w:val="23"/>
        </w:rPr>
      </w:pPr>
    </w:p>
    <w:p w14:paraId="18849C62" w14:textId="77777777" w:rsidR="00C544BC" w:rsidRDefault="00BD4BDE">
      <w:pPr>
        <w:pStyle w:val="BodyText"/>
        <w:tabs>
          <w:tab w:val="left" w:pos="827"/>
        </w:tabs>
        <w:spacing w:before="0"/>
      </w:pPr>
      <w:r>
        <w:rPr>
          <w:rFonts w:ascii="Trebuchet MS" w:hAnsi="Trebuchet MS"/>
          <w:sz w:val="12"/>
        </w:rPr>
        <w:t>496</w:t>
      </w:r>
      <w:r>
        <w:rPr>
          <w:rFonts w:ascii="Trebuchet MS" w:hAnsi="Trebuchet MS"/>
          <w:sz w:val="12"/>
        </w:rPr>
        <w:tab/>
      </w:r>
      <w:proofErr w:type="spellStart"/>
      <w:r>
        <w:rPr>
          <w:w w:val="95"/>
        </w:rPr>
        <w:t>Bernaldo</w:t>
      </w:r>
      <w:proofErr w:type="spellEnd"/>
      <w:r>
        <w:rPr>
          <w:spacing w:val="13"/>
          <w:w w:val="95"/>
        </w:rPr>
        <w:t xml:space="preserve"> </w:t>
      </w:r>
      <w:r>
        <w:rPr>
          <w:w w:val="95"/>
        </w:rPr>
        <w:t>de</w:t>
      </w:r>
      <w:r>
        <w:rPr>
          <w:spacing w:val="13"/>
          <w:w w:val="95"/>
        </w:rPr>
        <w:t xml:space="preserve"> </w:t>
      </w:r>
      <w:r>
        <w:rPr>
          <w:w w:val="95"/>
        </w:rPr>
        <w:t>Quirós,</w:t>
      </w:r>
      <w:r>
        <w:rPr>
          <w:spacing w:val="15"/>
          <w:w w:val="95"/>
        </w:rPr>
        <w:t xml:space="preserve"> </w:t>
      </w:r>
      <w:r>
        <w:rPr>
          <w:w w:val="95"/>
        </w:rPr>
        <w:t>Y.,</w:t>
      </w:r>
      <w:r>
        <w:rPr>
          <w:spacing w:val="14"/>
          <w:w w:val="95"/>
        </w:rPr>
        <w:t xml:space="preserve"> </w:t>
      </w:r>
      <w:r>
        <w:rPr>
          <w:w w:val="95"/>
        </w:rPr>
        <w:t>Fernandez,</w:t>
      </w:r>
      <w:r>
        <w:rPr>
          <w:spacing w:val="15"/>
          <w:w w:val="95"/>
        </w:rPr>
        <w:t xml:space="preserve"> </w:t>
      </w:r>
      <w:r>
        <w:rPr>
          <w:w w:val="95"/>
        </w:rPr>
        <w:t>A.,</w:t>
      </w:r>
      <w:r>
        <w:rPr>
          <w:spacing w:val="14"/>
          <w:w w:val="95"/>
        </w:rPr>
        <w:t xml:space="preserve"> </w:t>
      </w:r>
      <w:r>
        <w:rPr>
          <w:w w:val="95"/>
        </w:rPr>
        <w:t>Baird,</w:t>
      </w:r>
      <w:r>
        <w:rPr>
          <w:spacing w:val="14"/>
          <w:w w:val="95"/>
        </w:rPr>
        <w:t xml:space="preserve"> </w:t>
      </w:r>
      <w:r>
        <w:rPr>
          <w:w w:val="95"/>
        </w:rPr>
        <w:t>R.</w:t>
      </w:r>
      <w:r>
        <w:rPr>
          <w:spacing w:val="14"/>
          <w:w w:val="95"/>
        </w:rPr>
        <w:t xml:space="preserve"> </w:t>
      </w:r>
      <w:r>
        <w:rPr>
          <w:w w:val="95"/>
        </w:rPr>
        <w:t>W.,</w:t>
      </w:r>
      <w:r>
        <w:rPr>
          <w:spacing w:val="14"/>
          <w:w w:val="95"/>
        </w:rPr>
        <w:t xml:space="preserve"> </w:t>
      </w:r>
      <w:r>
        <w:rPr>
          <w:w w:val="95"/>
        </w:rPr>
        <w:t>Brownell,</w:t>
      </w:r>
      <w:r>
        <w:rPr>
          <w:spacing w:val="15"/>
          <w:w w:val="95"/>
        </w:rPr>
        <w:t xml:space="preserve"> </w:t>
      </w:r>
      <w:r>
        <w:rPr>
          <w:w w:val="95"/>
        </w:rPr>
        <w:t>R.</w:t>
      </w:r>
      <w:r>
        <w:rPr>
          <w:spacing w:val="13"/>
          <w:w w:val="95"/>
        </w:rPr>
        <w:t xml:space="preserve"> </w:t>
      </w:r>
      <w:r>
        <w:rPr>
          <w:w w:val="95"/>
        </w:rPr>
        <w:t>L.,</w:t>
      </w:r>
      <w:r>
        <w:rPr>
          <w:spacing w:val="15"/>
          <w:w w:val="95"/>
        </w:rPr>
        <w:t xml:space="preserve"> </w:t>
      </w:r>
      <w:r>
        <w:rPr>
          <w:w w:val="95"/>
        </w:rPr>
        <w:t>Aguilar</w:t>
      </w:r>
      <w:r>
        <w:rPr>
          <w:spacing w:val="13"/>
          <w:w w:val="95"/>
        </w:rPr>
        <w:t xml:space="preserve"> </w:t>
      </w:r>
      <w:r>
        <w:rPr>
          <w:w w:val="95"/>
        </w:rPr>
        <w:t>de</w:t>
      </w:r>
      <w:r>
        <w:rPr>
          <w:spacing w:val="13"/>
          <w:w w:val="95"/>
        </w:rPr>
        <w:t xml:space="preserve"> </w:t>
      </w:r>
      <w:r>
        <w:rPr>
          <w:w w:val="95"/>
        </w:rPr>
        <w:t>Soto,</w:t>
      </w:r>
      <w:r>
        <w:rPr>
          <w:spacing w:val="15"/>
          <w:w w:val="95"/>
        </w:rPr>
        <w:t xml:space="preserve"> </w:t>
      </w:r>
      <w:r>
        <w:rPr>
          <w:w w:val="95"/>
        </w:rPr>
        <w:t>N.,</w:t>
      </w:r>
    </w:p>
    <w:p w14:paraId="327007F6" w14:textId="77777777" w:rsidR="00C544BC" w:rsidRDefault="00BD4BDE">
      <w:pPr>
        <w:pStyle w:val="BodyText"/>
        <w:tabs>
          <w:tab w:val="left" w:pos="1170"/>
        </w:tabs>
        <w:spacing w:before="155"/>
      </w:pPr>
      <w:r>
        <w:rPr>
          <w:rFonts w:ascii="Trebuchet MS"/>
          <w:sz w:val="12"/>
        </w:rPr>
        <w:t>497</w:t>
      </w:r>
      <w:r>
        <w:rPr>
          <w:rFonts w:ascii="Trebuchet MS"/>
          <w:sz w:val="12"/>
        </w:rPr>
        <w:tab/>
      </w:r>
      <w:r>
        <w:t>Allen,</w:t>
      </w:r>
      <w:r>
        <w:rPr>
          <w:spacing w:val="-1"/>
        </w:rPr>
        <w:t xml:space="preserve"> </w:t>
      </w:r>
      <w:r>
        <w:t>D.,</w:t>
      </w:r>
      <w:r>
        <w:rPr>
          <w:spacing w:val="-1"/>
        </w:rPr>
        <w:t xml:space="preserve"> </w:t>
      </w:r>
      <w:proofErr w:type="spellStart"/>
      <w:r>
        <w:t>Arbelo</w:t>
      </w:r>
      <w:proofErr w:type="spellEnd"/>
      <w:r>
        <w:t>, M.,</w:t>
      </w:r>
      <w:r>
        <w:rPr>
          <w:spacing w:val="-1"/>
        </w:rPr>
        <w:t xml:space="preserve"> </w:t>
      </w:r>
      <w:proofErr w:type="spellStart"/>
      <w:r>
        <w:t>Arregui</w:t>
      </w:r>
      <w:proofErr w:type="spellEnd"/>
      <w:r>
        <w:t>,</w:t>
      </w:r>
      <w:r>
        <w:rPr>
          <w:spacing w:val="-1"/>
        </w:rPr>
        <w:t xml:space="preserve"> </w:t>
      </w:r>
      <w:r>
        <w:t xml:space="preserve">M., </w:t>
      </w:r>
      <w:proofErr w:type="spellStart"/>
      <w:r>
        <w:t>Costidis</w:t>
      </w:r>
      <w:proofErr w:type="spellEnd"/>
      <w:r>
        <w:t>,</w:t>
      </w:r>
      <w:r>
        <w:rPr>
          <w:spacing w:val="-1"/>
        </w:rPr>
        <w:t xml:space="preserve"> </w:t>
      </w:r>
      <w:r>
        <w:t>A., Fahlman,</w:t>
      </w:r>
      <w:r>
        <w:rPr>
          <w:spacing w:val="-1"/>
        </w:rPr>
        <w:t xml:space="preserve"> </w:t>
      </w:r>
      <w:r>
        <w:t>A.,</w:t>
      </w:r>
      <w:r>
        <w:rPr>
          <w:spacing w:val="-1"/>
        </w:rPr>
        <w:t xml:space="preserve"> </w:t>
      </w:r>
      <w:proofErr w:type="spellStart"/>
      <w:r>
        <w:t>Frantzis</w:t>
      </w:r>
      <w:proofErr w:type="spellEnd"/>
      <w:r>
        <w:t>, A.,</w:t>
      </w:r>
      <w:r>
        <w:rPr>
          <w:spacing w:val="-1"/>
        </w:rPr>
        <w:t xml:space="preserve"> </w:t>
      </w:r>
      <w:r>
        <w:t>Gulland,</w:t>
      </w:r>
    </w:p>
    <w:p w14:paraId="0EEE303A" w14:textId="77777777" w:rsidR="00C544BC" w:rsidRDefault="00BD4BDE">
      <w:pPr>
        <w:pStyle w:val="BodyText"/>
        <w:tabs>
          <w:tab w:val="left" w:pos="1179"/>
        </w:tabs>
      </w:pPr>
      <w:r>
        <w:rPr>
          <w:rFonts w:ascii="Trebuchet MS" w:hAnsi="Trebuchet MS"/>
          <w:sz w:val="12"/>
        </w:rPr>
        <w:t>498</w:t>
      </w:r>
      <w:r>
        <w:rPr>
          <w:rFonts w:ascii="Trebuchet MS" w:hAnsi="Trebuchet MS"/>
          <w:sz w:val="12"/>
        </w:rPr>
        <w:tab/>
      </w:r>
      <w:r>
        <w:t>F.</w:t>
      </w:r>
      <w:r>
        <w:rPr>
          <w:spacing w:val="-2"/>
        </w:rPr>
        <w:t xml:space="preserve"> </w:t>
      </w:r>
      <w:r>
        <w:t>M.</w:t>
      </w:r>
      <w:r>
        <w:rPr>
          <w:spacing w:val="-1"/>
        </w:rPr>
        <w:t xml:space="preserve"> </w:t>
      </w:r>
      <w:r>
        <w:t>D.,</w:t>
      </w:r>
      <w:r>
        <w:rPr>
          <w:spacing w:val="-2"/>
        </w:rPr>
        <w:t xml:space="preserve"> </w:t>
      </w:r>
      <w:proofErr w:type="spellStart"/>
      <w:r>
        <w:t>Iñíguez</w:t>
      </w:r>
      <w:proofErr w:type="spellEnd"/>
      <w:r>
        <w:t>,</w:t>
      </w:r>
      <w:r>
        <w:rPr>
          <w:spacing w:val="-1"/>
        </w:rPr>
        <w:t xml:space="preserve"> </w:t>
      </w:r>
      <w:r>
        <w:t>M.,</w:t>
      </w:r>
      <w:r>
        <w:rPr>
          <w:spacing w:val="-2"/>
        </w:rPr>
        <w:t xml:space="preserve"> </w:t>
      </w:r>
      <w:r>
        <w:t>Johnson,</w:t>
      </w:r>
      <w:r>
        <w:rPr>
          <w:spacing w:val="-1"/>
        </w:rPr>
        <w:t xml:space="preserve"> </w:t>
      </w:r>
      <w:r>
        <w:t>M.,</w:t>
      </w:r>
      <w:r>
        <w:rPr>
          <w:spacing w:val="-2"/>
        </w:rPr>
        <w:t xml:space="preserve"> </w:t>
      </w:r>
      <w:proofErr w:type="spellStart"/>
      <w:r>
        <w:t>Komnenou</w:t>
      </w:r>
      <w:proofErr w:type="spellEnd"/>
      <w:r>
        <w:t>,</w:t>
      </w:r>
      <w:r>
        <w:rPr>
          <w:spacing w:val="-1"/>
        </w:rPr>
        <w:t xml:space="preserve"> </w:t>
      </w:r>
      <w:r>
        <w:t>A.,</w:t>
      </w:r>
      <w:r>
        <w:rPr>
          <w:spacing w:val="-2"/>
        </w:rPr>
        <w:t xml:space="preserve"> </w:t>
      </w:r>
      <w:r>
        <w:t>Koopman,</w:t>
      </w:r>
      <w:r>
        <w:rPr>
          <w:spacing w:val="-1"/>
        </w:rPr>
        <w:t xml:space="preserve"> </w:t>
      </w:r>
      <w:r>
        <w:t>H.,</w:t>
      </w:r>
      <w:r>
        <w:rPr>
          <w:spacing w:val="-2"/>
        </w:rPr>
        <w:t xml:space="preserve"> </w:t>
      </w:r>
      <w:r>
        <w:t>Pabst,</w:t>
      </w:r>
      <w:r>
        <w:rPr>
          <w:spacing w:val="-1"/>
        </w:rPr>
        <w:t xml:space="preserve"> </w:t>
      </w:r>
      <w:r>
        <w:t>D.</w:t>
      </w:r>
      <w:r>
        <w:rPr>
          <w:spacing w:val="-2"/>
        </w:rPr>
        <w:t xml:space="preserve"> </w:t>
      </w:r>
      <w:r>
        <w:t>A.,</w:t>
      </w:r>
      <w:r>
        <w:rPr>
          <w:spacing w:val="-1"/>
        </w:rPr>
        <w:t xml:space="preserve"> </w:t>
      </w:r>
      <w:r>
        <w:t>Roe,</w:t>
      </w:r>
    </w:p>
    <w:p w14:paraId="62BCDBF6" w14:textId="77777777" w:rsidR="00C544BC" w:rsidRDefault="00BD4BDE">
      <w:pPr>
        <w:pStyle w:val="BodyText"/>
        <w:tabs>
          <w:tab w:val="left" w:pos="1167"/>
        </w:tabs>
      </w:pPr>
      <w:r>
        <w:rPr>
          <w:rFonts w:ascii="Trebuchet MS"/>
          <w:sz w:val="12"/>
        </w:rPr>
        <w:t>499</w:t>
      </w:r>
      <w:r>
        <w:rPr>
          <w:rFonts w:ascii="Trebuchet MS"/>
          <w:sz w:val="12"/>
        </w:rPr>
        <w:tab/>
      </w:r>
      <w:r>
        <w:rPr>
          <w:w w:val="95"/>
        </w:rPr>
        <w:t>W.</w:t>
      </w:r>
      <w:r>
        <w:rPr>
          <w:spacing w:val="53"/>
          <w:w w:val="95"/>
        </w:rPr>
        <w:t xml:space="preserve"> </w:t>
      </w:r>
      <w:r>
        <w:rPr>
          <w:w w:val="95"/>
        </w:rPr>
        <w:t>D.,</w:t>
      </w:r>
      <w:r>
        <w:rPr>
          <w:spacing w:val="54"/>
        </w:rPr>
        <w:t xml:space="preserve"> </w:t>
      </w:r>
      <w:r>
        <w:rPr>
          <w:w w:val="95"/>
        </w:rPr>
        <w:t>Sierra,</w:t>
      </w:r>
      <w:r>
        <w:rPr>
          <w:spacing w:val="55"/>
        </w:rPr>
        <w:t xml:space="preserve"> </w:t>
      </w:r>
      <w:r>
        <w:rPr>
          <w:w w:val="95"/>
        </w:rPr>
        <w:t>E.,</w:t>
      </w:r>
      <w:r>
        <w:rPr>
          <w:spacing w:val="56"/>
        </w:rPr>
        <w:t xml:space="preserve"> </w:t>
      </w:r>
      <w:r>
        <w:rPr>
          <w:w w:val="95"/>
        </w:rPr>
        <w:t>.</w:t>
      </w:r>
      <w:r>
        <w:rPr>
          <w:spacing w:val="-12"/>
          <w:w w:val="95"/>
        </w:rPr>
        <w:t xml:space="preserve"> </w:t>
      </w:r>
      <w:r>
        <w:rPr>
          <w:w w:val="95"/>
        </w:rPr>
        <w:t>.</w:t>
      </w:r>
      <w:r>
        <w:rPr>
          <w:spacing w:val="-12"/>
          <w:w w:val="95"/>
        </w:rPr>
        <w:t xml:space="preserve"> </w:t>
      </w:r>
      <w:r>
        <w:rPr>
          <w:w w:val="95"/>
        </w:rPr>
        <w:t>.</w:t>
      </w:r>
      <w:r>
        <w:rPr>
          <w:spacing w:val="167"/>
        </w:rPr>
        <w:t xml:space="preserve"> </w:t>
      </w:r>
      <w:r>
        <w:rPr>
          <w:w w:val="95"/>
        </w:rPr>
        <w:t>Schorr,</w:t>
      </w:r>
      <w:r>
        <w:rPr>
          <w:spacing w:val="55"/>
        </w:rPr>
        <w:t xml:space="preserve"> </w:t>
      </w:r>
      <w:r>
        <w:rPr>
          <w:w w:val="95"/>
        </w:rPr>
        <w:t>G.</w:t>
      </w:r>
      <w:r>
        <w:rPr>
          <w:spacing w:val="53"/>
          <w:w w:val="95"/>
        </w:rPr>
        <w:t xml:space="preserve"> </w:t>
      </w:r>
      <w:r>
        <w:rPr>
          <w:w w:val="95"/>
        </w:rPr>
        <w:t>(2019).</w:t>
      </w:r>
      <w:r>
        <w:rPr>
          <w:spacing w:val="122"/>
        </w:rPr>
        <w:t xml:space="preserve"> </w:t>
      </w:r>
      <w:r>
        <w:rPr>
          <w:w w:val="95"/>
        </w:rPr>
        <w:t>Advances</w:t>
      </w:r>
      <w:r>
        <w:rPr>
          <w:spacing w:val="54"/>
          <w:w w:val="95"/>
        </w:rPr>
        <w:t xml:space="preserve"> </w:t>
      </w:r>
      <w:r>
        <w:rPr>
          <w:w w:val="95"/>
        </w:rPr>
        <w:t>in</w:t>
      </w:r>
      <w:r>
        <w:rPr>
          <w:spacing w:val="53"/>
          <w:w w:val="95"/>
        </w:rPr>
        <w:t xml:space="preserve"> </w:t>
      </w:r>
      <w:r>
        <w:rPr>
          <w:w w:val="95"/>
        </w:rPr>
        <w:t>research</w:t>
      </w:r>
      <w:r>
        <w:rPr>
          <w:spacing w:val="53"/>
          <w:w w:val="95"/>
        </w:rPr>
        <w:t xml:space="preserve"> </w:t>
      </w:r>
      <w:r>
        <w:rPr>
          <w:w w:val="95"/>
        </w:rPr>
        <w:t>on</w:t>
      </w:r>
      <w:r>
        <w:rPr>
          <w:spacing w:val="53"/>
          <w:w w:val="95"/>
        </w:rPr>
        <w:t xml:space="preserve"> </w:t>
      </w:r>
      <w:r>
        <w:rPr>
          <w:w w:val="95"/>
        </w:rPr>
        <w:t>the</w:t>
      </w:r>
      <w:r>
        <w:rPr>
          <w:spacing w:val="53"/>
          <w:w w:val="95"/>
        </w:rPr>
        <w:t xml:space="preserve"> </w:t>
      </w:r>
      <w:r>
        <w:rPr>
          <w:w w:val="95"/>
        </w:rPr>
        <w:t>impacts</w:t>
      </w:r>
      <w:r>
        <w:rPr>
          <w:spacing w:val="54"/>
          <w:w w:val="95"/>
        </w:rPr>
        <w:t xml:space="preserve"> </w:t>
      </w:r>
      <w:r>
        <w:rPr>
          <w:w w:val="95"/>
        </w:rPr>
        <w:t>of</w:t>
      </w:r>
    </w:p>
    <w:p w14:paraId="024F63BB" w14:textId="77777777" w:rsidR="00C544BC" w:rsidRDefault="00BD4BDE">
      <w:pPr>
        <w:tabs>
          <w:tab w:val="left" w:pos="1179"/>
        </w:tabs>
        <w:spacing w:before="155"/>
        <w:ind w:left="150"/>
        <w:rPr>
          <w:i/>
          <w:sz w:val="24"/>
        </w:rPr>
      </w:pPr>
      <w:r>
        <w:rPr>
          <w:rFonts w:ascii="Trebuchet MS"/>
          <w:sz w:val="12"/>
        </w:rPr>
        <w:t>500</w:t>
      </w:r>
      <w:r>
        <w:rPr>
          <w:rFonts w:ascii="Trebuchet MS"/>
          <w:sz w:val="12"/>
        </w:rPr>
        <w:tab/>
      </w:r>
      <w:r>
        <w:rPr>
          <w:sz w:val="24"/>
        </w:rPr>
        <w:t>anti-submarine</w:t>
      </w:r>
      <w:r>
        <w:rPr>
          <w:spacing w:val="-9"/>
          <w:sz w:val="24"/>
        </w:rPr>
        <w:t xml:space="preserve"> </w:t>
      </w:r>
      <w:r>
        <w:rPr>
          <w:sz w:val="24"/>
        </w:rPr>
        <w:t>sonar</w:t>
      </w:r>
      <w:r>
        <w:rPr>
          <w:spacing w:val="-8"/>
          <w:sz w:val="24"/>
        </w:rPr>
        <w:t xml:space="preserve"> </w:t>
      </w:r>
      <w:r>
        <w:rPr>
          <w:sz w:val="24"/>
        </w:rPr>
        <w:t>on</w:t>
      </w:r>
      <w:r>
        <w:rPr>
          <w:spacing w:val="-9"/>
          <w:sz w:val="24"/>
        </w:rPr>
        <w:t xml:space="preserve"> </w:t>
      </w:r>
      <w:r>
        <w:rPr>
          <w:sz w:val="24"/>
        </w:rPr>
        <w:t>beaked</w:t>
      </w:r>
      <w:r>
        <w:rPr>
          <w:spacing w:val="-8"/>
          <w:sz w:val="24"/>
        </w:rPr>
        <w:t xml:space="preserve"> </w:t>
      </w:r>
      <w:r>
        <w:rPr>
          <w:sz w:val="24"/>
        </w:rPr>
        <w:t>whales.</w:t>
      </w:r>
      <w:r>
        <w:rPr>
          <w:spacing w:val="8"/>
          <w:sz w:val="24"/>
        </w:rPr>
        <w:t xml:space="preserve"> </w:t>
      </w:r>
      <w:r>
        <w:rPr>
          <w:i/>
          <w:sz w:val="24"/>
        </w:rPr>
        <w:t>Proceedings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Royal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Society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B: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Biological</w:t>
      </w:r>
    </w:p>
    <w:p w14:paraId="3AB1BDF9" w14:textId="77777777" w:rsidR="00C544BC" w:rsidRDefault="00BD4BDE">
      <w:pPr>
        <w:tabs>
          <w:tab w:val="left" w:pos="1167"/>
        </w:tabs>
        <w:spacing w:before="154"/>
        <w:ind w:left="150"/>
        <w:rPr>
          <w:sz w:val="24"/>
        </w:rPr>
      </w:pPr>
      <w:r>
        <w:rPr>
          <w:rFonts w:ascii="Trebuchet MS"/>
          <w:sz w:val="12"/>
        </w:rPr>
        <w:t>501</w:t>
      </w:r>
      <w:r>
        <w:rPr>
          <w:rFonts w:ascii="Trebuchet MS"/>
          <w:sz w:val="12"/>
        </w:rPr>
        <w:tab/>
      </w:r>
      <w:r>
        <w:rPr>
          <w:i/>
          <w:sz w:val="24"/>
        </w:rPr>
        <w:t>Sciences</w:t>
      </w:r>
      <w:r>
        <w:rPr>
          <w:sz w:val="24"/>
        </w:rPr>
        <w:t>,</w:t>
      </w:r>
      <w:r>
        <w:rPr>
          <w:spacing w:val="23"/>
          <w:sz w:val="24"/>
        </w:rPr>
        <w:t xml:space="preserve"> </w:t>
      </w:r>
      <w:r>
        <w:rPr>
          <w:i/>
          <w:sz w:val="24"/>
        </w:rPr>
        <w:t>286</w:t>
      </w:r>
      <w:r>
        <w:rPr>
          <w:i/>
          <w:spacing w:val="-26"/>
          <w:sz w:val="24"/>
        </w:rPr>
        <w:t xml:space="preserve"> </w:t>
      </w:r>
      <w:r>
        <w:rPr>
          <w:sz w:val="24"/>
        </w:rPr>
        <w:t>(1895),</w:t>
      </w:r>
      <w:r>
        <w:rPr>
          <w:spacing w:val="23"/>
          <w:sz w:val="24"/>
        </w:rPr>
        <w:t xml:space="preserve"> </w:t>
      </w:r>
      <w:r>
        <w:rPr>
          <w:sz w:val="24"/>
        </w:rPr>
        <w:t>20182533.</w:t>
      </w:r>
      <w:r>
        <w:rPr>
          <w:spacing w:val="50"/>
          <w:sz w:val="24"/>
        </w:rPr>
        <w:t xml:space="preserve"> </w:t>
      </w:r>
      <w:hyperlink r:id="rId27">
        <w:r>
          <w:rPr>
            <w:sz w:val="24"/>
          </w:rPr>
          <w:t>https://doi.org/10.1098/rspb.2018.2533</w:t>
        </w:r>
      </w:hyperlink>
    </w:p>
    <w:p w14:paraId="4FD1C669" w14:textId="77777777" w:rsidR="00C544BC" w:rsidRDefault="00C544BC">
      <w:pPr>
        <w:pStyle w:val="BodyText"/>
        <w:spacing w:before="3"/>
        <w:ind w:left="0"/>
        <w:rPr>
          <w:sz w:val="23"/>
        </w:rPr>
      </w:pPr>
    </w:p>
    <w:p w14:paraId="3DB58987" w14:textId="77777777" w:rsidR="00C544BC" w:rsidRDefault="00BD4BDE">
      <w:pPr>
        <w:pStyle w:val="BodyText"/>
        <w:tabs>
          <w:tab w:val="left" w:pos="827"/>
        </w:tabs>
        <w:spacing w:before="1"/>
      </w:pPr>
      <w:r>
        <w:rPr>
          <w:rFonts w:ascii="Trebuchet MS"/>
          <w:sz w:val="12"/>
        </w:rPr>
        <w:t>502</w:t>
      </w:r>
      <w:r>
        <w:rPr>
          <w:rFonts w:ascii="Trebuchet MS"/>
          <w:sz w:val="12"/>
        </w:rPr>
        <w:tab/>
      </w:r>
      <w:proofErr w:type="spellStart"/>
      <w:r>
        <w:t>Cholewiak</w:t>
      </w:r>
      <w:proofErr w:type="spellEnd"/>
      <w:r>
        <w:t>,</w:t>
      </w:r>
      <w:r>
        <w:rPr>
          <w:spacing w:val="11"/>
        </w:rPr>
        <w:t xml:space="preserve"> </w:t>
      </w:r>
      <w:r>
        <w:t>D.,</w:t>
      </w:r>
      <w:r>
        <w:rPr>
          <w:spacing w:val="11"/>
        </w:rPr>
        <w:t xml:space="preserve"> </w:t>
      </w:r>
      <w:r>
        <w:t>DeAngelis,</w:t>
      </w:r>
      <w:r>
        <w:rPr>
          <w:spacing w:val="12"/>
        </w:rPr>
        <w:t xml:space="preserve"> </w:t>
      </w:r>
      <w:r>
        <w:t>A.</w:t>
      </w:r>
      <w:r>
        <w:rPr>
          <w:spacing w:val="11"/>
        </w:rPr>
        <w:t xml:space="preserve"> </w:t>
      </w:r>
      <w:r>
        <w:t>I.,</w:t>
      </w:r>
      <w:r>
        <w:rPr>
          <w:spacing w:val="11"/>
        </w:rPr>
        <w:t xml:space="preserve"> </w:t>
      </w:r>
      <w:r>
        <w:t>Palka,</w:t>
      </w:r>
      <w:r>
        <w:rPr>
          <w:spacing w:val="12"/>
        </w:rPr>
        <w:t xml:space="preserve"> </w:t>
      </w:r>
      <w:r>
        <w:t>D.,</w:t>
      </w:r>
      <w:r>
        <w:rPr>
          <w:spacing w:val="11"/>
        </w:rPr>
        <w:t xml:space="preserve"> </w:t>
      </w:r>
      <w:r>
        <w:t>Corkeron,</w:t>
      </w:r>
      <w:r>
        <w:rPr>
          <w:spacing w:val="11"/>
        </w:rPr>
        <w:t xml:space="preserve"> </w:t>
      </w:r>
      <w:r>
        <w:t>P.</w:t>
      </w:r>
      <w:r>
        <w:rPr>
          <w:spacing w:val="12"/>
        </w:rPr>
        <w:t xml:space="preserve"> </w:t>
      </w:r>
      <w:r>
        <w:t>J.,</w:t>
      </w:r>
      <w:r>
        <w:rPr>
          <w:spacing w:val="11"/>
        </w:rPr>
        <w:t xml:space="preserve"> </w:t>
      </w:r>
      <w:r>
        <w:t>&amp;</w:t>
      </w:r>
      <w:r>
        <w:rPr>
          <w:spacing w:val="11"/>
        </w:rPr>
        <w:t xml:space="preserve"> </w:t>
      </w:r>
      <w:r>
        <w:t>Van</w:t>
      </w:r>
      <w:r>
        <w:rPr>
          <w:spacing w:val="11"/>
        </w:rPr>
        <w:t xml:space="preserve"> </w:t>
      </w:r>
      <w:r>
        <w:t>Parijs,</w:t>
      </w:r>
      <w:r>
        <w:rPr>
          <w:spacing w:val="11"/>
        </w:rPr>
        <w:t xml:space="preserve"> </w:t>
      </w:r>
      <w:r>
        <w:t>S.</w:t>
      </w:r>
      <w:r>
        <w:rPr>
          <w:spacing w:val="11"/>
        </w:rPr>
        <w:t xml:space="preserve"> </w:t>
      </w:r>
      <w:r>
        <w:t>M.</w:t>
      </w:r>
      <w:r>
        <w:rPr>
          <w:spacing w:val="12"/>
        </w:rPr>
        <w:t xml:space="preserve"> </w:t>
      </w:r>
      <w:r>
        <w:t>(2017).</w:t>
      </w:r>
    </w:p>
    <w:p w14:paraId="7869E2A5" w14:textId="77777777" w:rsidR="00C544BC" w:rsidRDefault="00BD4BDE">
      <w:pPr>
        <w:pStyle w:val="BodyText"/>
        <w:tabs>
          <w:tab w:val="left" w:pos="1179"/>
        </w:tabs>
      </w:pPr>
      <w:r>
        <w:rPr>
          <w:rFonts w:ascii="Trebuchet MS"/>
          <w:sz w:val="12"/>
        </w:rPr>
        <w:t>503</w:t>
      </w:r>
      <w:r>
        <w:rPr>
          <w:rFonts w:ascii="Trebuchet MS"/>
          <w:sz w:val="12"/>
        </w:rPr>
        <w:tab/>
      </w:r>
      <w:r>
        <w:t>Beaked</w:t>
      </w:r>
      <w:r>
        <w:rPr>
          <w:spacing w:val="21"/>
        </w:rPr>
        <w:t xml:space="preserve"> </w:t>
      </w:r>
      <w:r>
        <w:t>whales</w:t>
      </w:r>
      <w:r>
        <w:rPr>
          <w:spacing w:val="22"/>
        </w:rPr>
        <w:t xml:space="preserve"> </w:t>
      </w:r>
      <w:r>
        <w:t>demonstrate</w:t>
      </w:r>
      <w:r>
        <w:rPr>
          <w:spacing w:val="21"/>
        </w:rPr>
        <w:t xml:space="preserve"> </w:t>
      </w:r>
      <w:r>
        <w:t>a</w:t>
      </w:r>
      <w:r>
        <w:rPr>
          <w:spacing w:val="22"/>
        </w:rPr>
        <w:t xml:space="preserve"> </w:t>
      </w:r>
      <w:r>
        <w:t>marked</w:t>
      </w:r>
      <w:r>
        <w:rPr>
          <w:spacing w:val="21"/>
        </w:rPr>
        <w:t xml:space="preserve"> </w:t>
      </w:r>
      <w:r>
        <w:t>acoustic</w:t>
      </w:r>
      <w:r>
        <w:rPr>
          <w:spacing w:val="22"/>
        </w:rPr>
        <w:t xml:space="preserve"> </w:t>
      </w:r>
      <w:r>
        <w:t>response</w:t>
      </w:r>
      <w:r>
        <w:rPr>
          <w:spacing w:val="21"/>
        </w:rPr>
        <w:t xml:space="preserve"> </w:t>
      </w:r>
      <w:r>
        <w:t>to</w:t>
      </w:r>
      <w:r>
        <w:rPr>
          <w:spacing w:val="22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use</w:t>
      </w:r>
      <w:r>
        <w:rPr>
          <w:spacing w:val="22"/>
        </w:rPr>
        <w:t xml:space="preserve"> </w:t>
      </w:r>
      <w:r>
        <w:t>of</w:t>
      </w:r>
      <w:r>
        <w:rPr>
          <w:spacing w:val="22"/>
        </w:rPr>
        <w:t xml:space="preserve"> </w:t>
      </w:r>
      <w:r>
        <w:t>shipboard</w:t>
      </w:r>
    </w:p>
    <w:p w14:paraId="1128D5A5" w14:textId="77777777" w:rsidR="00C544BC" w:rsidRDefault="00BD4BDE">
      <w:pPr>
        <w:tabs>
          <w:tab w:val="left" w:pos="1179"/>
        </w:tabs>
        <w:spacing w:before="154"/>
        <w:ind w:left="150"/>
        <w:rPr>
          <w:sz w:val="24"/>
        </w:rPr>
      </w:pPr>
      <w:r>
        <w:rPr>
          <w:rFonts w:ascii="Trebuchet MS"/>
          <w:w w:val="105"/>
          <w:sz w:val="12"/>
        </w:rPr>
        <w:t>504</w:t>
      </w:r>
      <w:r>
        <w:rPr>
          <w:rFonts w:ascii="Trebuchet MS"/>
          <w:w w:val="105"/>
          <w:sz w:val="12"/>
        </w:rPr>
        <w:tab/>
      </w:r>
      <w:r>
        <w:rPr>
          <w:sz w:val="24"/>
        </w:rPr>
        <w:t>echosounders.</w:t>
      </w:r>
      <w:r>
        <w:rPr>
          <w:spacing w:val="72"/>
          <w:sz w:val="24"/>
        </w:rPr>
        <w:t xml:space="preserve"> </w:t>
      </w:r>
      <w:r>
        <w:rPr>
          <w:i/>
          <w:sz w:val="24"/>
        </w:rPr>
        <w:t>Royal</w:t>
      </w:r>
      <w:r>
        <w:rPr>
          <w:i/>
          <w:spacing w:val="43"/>
          <w:sz w:val="24"/>
        </w:rPr>
        <w:t xml:space="preserve"> </w:t>
      </w:r>
      <w:r>
        <w:rPr>
          <w:i/>
          <w:sz w:val="24"/>
        </w:rPr>
        <w:t>Society</w:t>
      </w:r>
      <w:r>
        <w:rPr>
          <w:i/>
          <w:spacing w:val="45"/>
          <w:sz w:val="24"/>
        </w:rPr>
        <w:t xml:space="preserve"> </w:t>
      </w:r>
      <w:r>
        <w:rPr>
          <w:i/>
          <w:sz w:val="24"/>
        </w:rPr>
        <w:t>Open</w:t>
      </w:r>
      <w:r>
        <w:rPr>
          <w:i/>
          <w:spacing w:val="43"/>
          <w:sz w:val="24"/>
        </w:rPr>
        <w:t xml:space="preserve"> </w:t>
      </w:r>
      <w:r>
        <w:rPr>
          <w:i/>
          <w:sz w:val="24"/>
        </w:rPr>
        <w:t>Science</w:t>
      </w:r>
      <w:r>
        <w:rPr>
          <w:sz w:val="24"/>
        </w:rPr>
        <w:t>,</w:t>
      </w:r>
      <w:r>
        <w:rPr>
          <w:spacing w:val="37"/>
          <w:sz w:val="24"/>
        </w:rPr>
        <w:t xml:space="preserve"> </w:t>
      </w:r>
      <w:r>
        <w:rPr>
          <w:i/>
          <w:sz w:val="24"/>
        </w:rPr>
        <w:t>4</w:t>
      </w:r>
      <w:r>
        <w:rPr>
          <w:i/>
          <w:spacing w:val="-21"/>
          <w:sz w:val="24"/>
        </w:rPr>
        <w:t xml:space="preserve"> </w:t>
      </w:r>
      <w:r>
        <w:rPr>
          <w:sz w:val="24"/>
        </w:rPr>
        <w:t>(12),</w:t>
      </w:r>
      <w:r>
        <w:rPr>
          <w:spacing w:val="37"/>
          <w:sz w:val="24"/>
        </w:rPr>
        <w:t xml:space="preserve"> </w:t>
      </w:r>
      <w:r>
        <w:rPr>
          <w:sz w:val="24"/>
        </w:rPr>
        <w:t>170940.</w:t>
      </w:r>
      <w:r>
        <w:rPr>
          <w:spacing w:val="73"/>
          <w:sz w:val="24"/>
        </w:rPr>
        <w:t xml:space="preserve"> </w:t>
      </w:r>
      <w:hyperlink r:id="rId28">
        <w:r>
          <w:rPr>
            <w:sz w:val="24"/>
          </w:rPr>
          <w:t>https://doi.org/10.1098/</w:t>
        </w:r>
      </w:hyperlink>
    </w:p>
    <w:p w14:paraId="6698DE9A" w14:textId="77777777" w:rsidR="00C544BC" w:rsidRDefault="00C544BC">
      <w:pPr>
        <w:rPr>
          <w:sz w:val="24"/>
        </w:rPr>
        <w:sectPr w:rsidR="00C544BC">
          <w:pgSz w:w="12240" w:h="15840"/>
          <w:pgMar w:top="1280" w:right="1280" w:bottom="1100" w:left="900" w:header="0" w:footer="832" w:gutter="0"/>
          <w:cols w:space="720"/>
        </w:sectPr>
      </w:pPr>
    </w:p>
    <w:p w14:paraId="11A0949D" w14:textId="77777777" w:rsidR="00C544BC" w:rsidRDefault="00BD4BDE">
      <w:pPr>
        <w:tabs>
          <w:tab w:val="left" w:pos="1179"/>
        </w:tabs>
        <w:spacing w:before="107"/>
        <w:ind w:left="150"/>
        <w:rPr>
          <w:sz w:val="24"/>
        </w:rPr>
      </w:pPr>
      <w:r>
        <w:rPr>
          <w:rFonts w:ascii="Trebuchet MS"/>
          <w:sz w:val="12"/>
        </w:rPr>
        <w:lastRenderedPageBreak/>
        <w:t>505</w:t>
      </w:r>
      <w:r>
        <w:rPr>
          <w:rFonts w:ascii="Trebuchet MS"/>
          <w:sz w:val="12"/>
        </w:rPr>
        <w:tab/>
      </w:r>
      <w:hyperlink r:id="rId29">
        <w:r>
          <w:rPr>
            <w:sz w:val="24"/>
          </w:rPr>
          <w:t>rsos.170940</w:t>
        </w:r>
      </w:hyperlink>
    </w:p>
    <w:p w14:paraId="5871F645" w14:textId="77777777" w:rsidR="00C544BC" w:rsidRDefault="00C544BC">
      <w:pPr>
        <w:pStyle w:val="BodyText"/>
        <w:spacing w:before="3"/>
        <w:ind w:left="0"/>
        <w:rPr>
          <w:sz w:val="23"/>
        </w:rPr>
      </w:pPr>
    </w:p>
    <w:p w14:paraId="2701877D" w14:textId="77777777" w:rsidR="00C544BC" w:rsidRDefault="00BD4BDE">
      <w:pPr>
        <w:pStyle w:val="BodyText"/>
        <w:tabs>
          <w:tab w:val="left" w:pos="827"/>
        </w:tabs>
        <w:spacing w:before="0"/>
      </w:pPr>
      <w:r>
        <w:rPr>
          <w:rFonts w:ascii="Trebuchet MS" w:hAnsi="Trebuchet MS"/>
          <w:sz w:val="12"/>
        </w:rPr>
        <w:t>506</w:t>
      </w:r>
      <w:r>
        <w:rPr>
          <w:rFonts w:ascii="Trebuchet MS" w:hAnsi="Trebuchet MS"/>
          <w:sz w:val="12"/>
        </w:rPr>
        <w:tab/>
      </w:r>
      <w:r>
        <w:t>D’Amico,</w:t>
      </w:r>
      <w:r>
        <w:rPr>
          <w:spacing w:val="11"/>
        </w:rPr>
        <w:t xml:space="preserve"> </w:t>
      </w:r>
      <w:r>
        <w:t>A.,</w:t>
      </w:r>
      <w:r>
        <w:rPr>
          <w:spacing w:val="11"/>
        </w:rPr>
        <w:t xml:space="preserve"> </w:t>
      </w:r>
      <w:proofErr w:type="spellStart"/>
      <w:r>
        <w:t>Gisiner</w:t>
      </w:r>
      <w:proofErr w:type="spellEnd"/>
      <w:r>
        <w:t>,</w:t>
      </w:r>
      <w:r>
        <w:rPr>
          <w:spacing w:val="12"/>
        </w:rPr>
        <w:t xml:space="preserve"> </w:t>
      </w:r>
      <w:r>
        <w:t>R.,</w:t>
      </w:r>
      <w:r>
        <w:rPr>
          <w:spacing w:val="11"/>
        </w:rPr>
        <w:t xml:space="preserve"> </w:t>
      </w:r>
      <w:r>
        <w:t>Ketten,</w:t>
      </w:r>
      <w:r>
        <w:rPr>
          <w:spacing w:val="12"/>
        </w:rPr>
        <w:t xml:space="preserve"> </w:t>
      </w:r>
      <w:r>
        <w:t>D.,</w:t>
      </w:r>
      <w:r>
        <w:rPr>
          <w:spacing w:val="11"/>
        </w:rPr>
        <w:t xml:space="preserve"> </w:t>
      </w:r>
      <w:r>
        <w:t>Hammock,</w:t>
      </w:r>
      <w:r>
        <w:rPr>
          <w:spacing w:val="11"/>
        </w:rPr>
        <w:t xml:space="preserve"> </w:t>
      </w:r>
      <w:r>
        <w:rPr>
          <w:w w:val="110"/>
        </w:rPr>
        <w:t>J.,</w:t>
      </w:r>
      <w:r>
        <w:rPr>
          <w:spacing w:val="6"/>
          <w:w w:val="110"/>
        </w:rPr>
        <w:t xml:space="preserve"> </w:t>
      </w:r>
      <w:r>
        <w:t>Johnson,</w:t>
      </w:r>
      <w:r>
        <w:rPr>
          <w:spacing w:val="11"/>
        </w:rPr>
        <w:t xml:space="preserve"> </w:t>
      </w:r>
      <w:r>
        <w:t>C.,</w:t>
      </w:r>
      <w:r>
        <w:rPr>
          <w:spacing w:val="12"/>
        </w:rPr>
        <w:t xml:space="preserve"> </w:t>
      </w:r>
      <w:r>
        <w:t>Tyack,</w:t>
      </w:r>
      <w:r>
        <w:rPr>
          <w:spacing w:val="11"/>
        </w:rPr>
        <w:t xml:space="preserve"> </w:t>
      </w:r>
      <w:r>
        <w:t>P.,</w:t>
      </w:r>
      <w:r>
        <w:rPr>
          <w:spacing w:val="12"/>
        </w:rPr>
        <w:t xml:space="preserve"> </w:t>
      </w:r>
      <w:r>
        <w:t>&amp;</w:t>
      </w:r>
      <w:r>
        <w:rPr>
          <w:spacing w:val="11"/>
        </w:rPr>
        <w:t xml:space="preserve"> </w:t>
      </w:r>
      <w:r>
        <w:t>Mead,</w:t>
      </w:r>
      <w:r>
        <w:rPr>
          <w:spacing w:val="11"/>
        </w:rPr>
        <w:t xml:space="preserve"> </w:t>
      </w:r>
      <w:r>
        <w:rPr>
          <w:w w:val="110"/>
        </w:rPr>
        <w:t>J.</w:t>
      </w:r>
    </w:p>
    <w:p w14:paraId="00B798C3" w14:textId="77777777" w:rsidR="00C544BC" w:rsidRDefault="00BD4BDE">
      <w:pPr>
        <w:tabs>
          <w:tab w:val="left" w:pos="1151"/>
        </w:tabs>
        <w:spacing w:before="155"/>
        <w:ind w:left="150"/>
        <w:rPr>
          <w:sz w:val="24"/>
        </w:rPr>
      </w:pPr>
      <w:r>
        <w:rPr>
          <w:rFonts w:ascii="Trebuchet MS" w:hAnsi="Trebuchet MS"/>
          <w:sz w:val="12"/>
        </w:rPr>
        <w:t>507</w:t>
      </w:r>
      <w:r>
        <w:rPr>
          <w:rFonts w:ascii="Trebuchet MS" w:hAnsi="Trebuchet MS"/>
          <w:sz w:val="12"/>
        </w:rPr>
        <w:tab/>
      </w:r>
      <w:r>
        <w:rPr>
          <w:spacing w:val="-1"/>
          <w:sz w:val="24"/>
        </w:rPr>
        <w:t>(2009).</w:t>
      </w:r>
      <w:r>
        <w:rPr>
          <w:spacing w:val="8"/>
          <w:sz w:val="24"/>
        </w:rPr>
        <w:t xml:space="preserve"> </w:t>
      </w:r>
      <w:r>
        <w:rPr>
          <w:spacing w:val="-1"/>
          <w:sz w:val="24"/>
        </w:rPr>
        <w:t>Beaked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whale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strandings</w:t>
      </w:r>
      <w:r>
        <w:rPr>
          <w:spacing w:val="-9"/>
          <w:sz w:val="24"/>
        </w:rPr>
        <w:t xml:space="preserve"> </w:t>
      </w:r>
      <w:r>
        <w:rPr>
          <w:sz w:val="24"/>
        </w:rPr>
        <w:t>and</w:t>
      </w:r>
      <w:r>
        <w:rPr>
          <w:spacing w:val="-9"/>
          <w:sz w:val="24"/>
        </w:rPr>
        <w:t xml:space="preserve"> </w:t>
      </w:r>
      <w:r>
        <w:rPr>
          <w:sz w:val="24"/>
        </w:rPr>
        <w:t>naval</w:t>
      </w:r>
      <w:r>
        <w:rPr>
          <w:spacing w:val="-8"/>
          <w:sz w:val="24"/>
        </w:rPr>
        <w:t xml:space="preserve"> </w:t>
      </w:r>
      <w:r>
        <w:rPr>
          <w:sz w:val="24"/>
        </w:rPr>
        <w:t>exercises.</w:t>
      </w:r>
      <w:r>
        <w:rPr>
          <w:spacing w:val="7"/>
          <w:sz w:val="24"/>
        </w:rPr>
        <w:t xml:space="preserve"> </w:t>
      </w:r>
      <w:r>
        <w:rPr>
          <w:i/>
          <w:sz w:val="24"/>
        </w:rPr>
        <w:t>Aquatic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Mammals</w:t>
      </w:r>
      <w:r>
        <w:rPr>
          <w:sz w:val="24"/>
        </w:rPr>
        <w:t>,</w:t>
      </w:r>
      <w:r>
        <w:rPr>
          <w:spacing w:val="-9"/>
          <w:sz w:val="24"/>
        </w:rPr>
        <w:t xml:space="preserve"> </w:t>
      </w:r>
      <w:r>
        <w:rPr>
          <w:i/>
          <w:sz w:val="24"/>
        </w:rPr>
        <w:t>35</w:t>
      </w:r>
      <w:r>
        <w:rPr>
          <w:sz w:val="24"/>
        </w:rPr>
        <w:t>,</w:t>
      </w:r>
      <w:r>
        <w:rPr>
          <w:spacing w:val="-8"/>
          <w:sz w:val="24"/>
        </w:rPr>
        <w:t xml:space="preserve"> </w:t>
      </w:r>
      <w:r>
        <w:rPr>
          <w:sz w:val="24"/>
        </w:rPr>
        <w:t>452–472.</w:t>
      </w:r>
    </w:p>
    <w:p w14:paraId="1E6C15DB" w14:textId="77777777" w:rsidR="00C544BC" w:rsidRDefault="00BD4BDE">
      <w:pPr>
        <w:pStyle w:val="BodyText"/>
        <w:tabs>
          <w:tab w:val="left" w:pos="1179"/>
        </w:tabs>
      </w:pPr>
      <w:r>
        <w:rPr>
          <w:rFonts w:ascii="Trebuchet MS"/>
          <w:sz w:val="12"/>
        </w:rPr>
        <w:t>508</w:t>
      </w:r>
      <w:r>
        <w:rPr>
          <w:rFonts w:ascii="Trebuchet MS"/>
          <w:sz w:val="12"/>
        </w:rPr>
        <w:tab/>
      </w:r>
      <w:hyperlink r:id="rId30">
        <w:r>
          <w:t>https://doi.org/10.1578/AM.35.4.2009.452</w:t>
        </w:r>
      </w:hyperlink>
    </w:p>
    <w:p w14:paraId="338F420F" w14:textId="77777777" w:rsidR="00C544BC" w:rsidRDefault="00C544BC">
      <w:pPr>
        <w:pStyle w:val="BodyText"/>
        <w:spacing w:before="3"/>
        <w:ind w:left="0"/>
        <w:rPr>
          <w:sz w:val="23"/>
        </w:rPr>
      </w:pPr>
    </w:p>
    <w:p w14:paraId="19E61414" w14:textId="77777777" w:rsidR="00C544BC" w:rsidRDefault="00BD4BDE">
      <w:pPr>
        <w:pStyle w:val="BodyText"/>
        <w:tabs>
          <w:tab w:val="left" w:pos="827"/>
        </w:tabs>
        <w:spacing w:before="1"/>
      </w:pPr>
      <w:r>
        <w:rPr>
          <w:rFonts w:ascii="Trebuchet MS"/>
          <w:sz w:val="12"/>
        </w:rPr>
        <w:t>509</w:t>
      </w:r>
      <w:r>
        <w:rPr>
          <w:rFonts w:ascii="Trebuchet MS"/>
          <w:sz w:val="12"/>
        </w:rPr>
        <w:tab/>
      </w:r>
      <w:proofErr w:type="spellStart"/>
      <w:r>
        <w:t>DeRuiter</w:t>
      </w:r>
      <w:proofErr w:type="spellEnd"/>
      <w:r>
        <w:t>,</w:t>
      </w:r>
      <w:r>
        <w:rPr>
          <w:spacing w:val="37"/>
        </w:rPr>
        <w:t xml:space="preserve"> </w:t>
      </w:r>
      <w:r>
        <w:t>S.</w:t>
      </w:r>
      <w:r>
        <w:rPr>
          <w:spacing w:val="33"/>
        </w:rPr>
        <w:t xml:space="preserve"> </w:t>
      </w:r>
      <w:r>
        <w:t>L.,</w:t>
      </w:r>
      <w:r>
        <w:rPr>
          <w:spacing w:val="38"/>
        </w:rPr>
        <w:t xml:space="preserve"> </w:t>
      </w:r>
      <w:proofErr w:type="spellStart"/>
      <w:r>
        <w:t>Southall</w:t>
      </w:r>
      <w:proofErr w:type="spellEnd"/>
      <w:r>
        <w:t>,</w:t>
      </w:r>
      <w:r>
        <w:rPr>
          <w:spacing w:val="38"/>
        </w:rPr>
        <w:t xml:space="preserve"> </w:t>
      </w:r>
      <w:r>
        <w:t>B.</w:t>
      </w:r>
      <w:r>
        <w:rPr>
          <w:spacing w:val="33"/>
        </w:rPr>
        <w:t xml:space="preserve"> </w:t>
      </w:r>
      <w:r>
        <w:t>L.,</w:t>
      </w:r>
      <w:r>
        <w:rPr>
          <w:spacing w:val="38"/>
        </w:rPr>
        <w:t xml:space="preserve"> </w:t>
      </w:r>
      <w:proofErr w:type="spellStart"/>
      <w:r>
        <w:t>Calambokidis</w:t>
      </w:r>
      <w:proofErr w:type="spellEnd"/>
      <w:r>
        <w:t>,</w:t>
      </w:r>
      <w:r>
        <w:rPr>
          <w:spacing w:val="38"/>
        </w:rPr>
        <w:t xml:space="preserve"> </w:t>
      </w:r>
      <w:r>
        <w:t>J.,</w:t>
      </w:r>
      <w:r>
        <w:rPr>
          <w:spacing w:val="38"/>
        </w:rPr>
        <w:t xml:space="preserve"> </w:t>
      </w:r>
      <w:r>
        <w:t>Zimmer,</w:t>
      </w:r>
      <w:r>
        <w:rPr>
          <w:spacing w:val="38"/>
        </w:rPr>
        <w:t xml:space="preserve"> </w:t>
      </w:r>
      <w:r>
        <w:t>W.</w:t>
      </w:r>
      <w:r>
        <w:rPr>
          <w:spacing w:val="33"/>
        </w:rPr>
        <w:t xml:space="preserve"> </w:t>
      </w:r>
      <w:r>
        <w:t>M.</w:t>
      </w:r>
      <w:r>
        <w:rPr>
          <w:spacing w:val="33"/>
        </w:rPr>
        <w:t xml:space="preserve"> </w:t>
      </w:r>
      <w:r>
        <w:t>X.,</w:t>
      </w:r>
      <w:r>
        <w:rPr>
          <w:spacing w:val="38"/>
        </w:rPr>
        <w:t xml:space="preserve"> </w:t>
      </w:r>
      <w:proofErr w:type="spellStart"/>
      <w:r>
        <w:t>Sadykova</w:t>
      </w:r>
      <w:proofErr w:type="spellEnd"/>
      <w:r>
        <w:t>,</w:t>
      </w:r>
      <w:r>
        <w:rPr>
          <w:spacing w:val="38"/>
        </w:rPr>
        <w:t xml:space="preserve"> </w:t>
      </w:r>
      <w:r>
        <w:t>D.,</w:t>
      </w:r>
    </w:p>
    <w:p w14:paraId="2A9CFE33" w14:textId="77777777" w:rsidR="00C544BC" w:rsidRDefault="00BD4BDE">
      <w:pPr>
        <w:pStyle w:val="BodyText"/>
        <w:tabs>
          <w:tab w:val="left" w:pos="1179"/>
        </w:tabs>
      </w:pPr>
      <w:r>
        <w:rPr>
          <w:rFonts w:ascii="Trebuchet MS"/>
          <w:sz w:val="12"/>
        </w:rPr>
        <w:t>510</w:t>
      </w:r>
      <w:r>
        <w:rPr>
          <w:rFonts w:ascii="Trebuchet MS"/>
          <w:sz w:val="12"/>
        </w:rPr>
        <w:tab/>
      </w:r>
      <w:r>
        <w:t>Falcone,</w:t>
      </w:r>
      <w:r>
        <w:rPr>
          <w:spacing w:val="5"/>
        </w:rPr>
        <w:t xml:space="preserve"> </w:t>
      </w:r>
      <w:r>
        <w:t>E.</w:t>
      </w:r>
      <w:r>
        <w:rPr>
          <w:spacing w:val="6"/>
        </w:rPr>
        <w:t xml:space="preserve"> </w:t>
      </w:r>
      <w:r>
        <w:t>A.,</w:t>
      </w:r>
      <w:r>
        <w:rPr>
          <w:spacing w:val="6"/>
        </w:rPr>
        <w:t xml:space="preserve"> </w:t>
      </w:r>
      <w:r>
        <w:t>Friedlaender,</w:t>
      </w:r>
      <w:r>
        <w:rPr>
          <w:spacing w:val="6"/>
        </w:rPr>
        <w:t xml:space="preserve"> </w:t>
      </w:r>
      <w:r>
        <w:t>A.</w:t>
      </w:r>
      <w:r>
        <w:rPr>
          <w:spacing w:val="5"/>
        </w:rPr>
        <w:t xml:space="preserve"> </w:t>
      </w:r>
      <w:r>
        <w:t>S.,</w:t>
      </w:r>
      <w:r>
        <w:rPr>
          <w:spacing w:val="6"/>
        </w:rPr>
        <w:t xml:space="preserve"> </w:t>
      </w:r>
      <w:r>
        <w:t>Joseph,</w:t>
      </w:r>
      <w:r>
        <w:rPr>
          <w:spacing w:val="6"/>
        </w:rPr>
        <w:t xml:space="preserve"> </w:t>
      </w:r>
      <w:r>
        <w:rPr>
          <w:w w:val="105"/>
        </w:rPr>
        <w:t>J.</w:t>
      </w:r>
      <w:r>
        <w:rPr>
          <w:spacing w:val="3"/>
          <w:w w:val="105"/>
        </w:rPr>
        <w:t xml:space="preserve"> </w:t>
      </w:r>
      <w:r>
        <w:t>E.,</w:t>
      </w:r>
      <w:r>
        <w:rPr>
          <w:spacing w:val="5"/>
        </w:rPr>
        <w:t xml:space="preserve"> </w:t>
      </w:r>
      <w:r>
        <w:t>Moretti,</w:t>
      </w:r>
      <w:r>
        <w:rPr>
          <w:spacing w:val="6"/>
        </w:rPr>
        <w:t xml:space="preserve"> </w:t>
      </w:r>
      <w:r>
        <w:t>D.,</w:t>
      </w:r>
      <w:r>
        <w:rPr>
          <w:spacing w:val="6"/>
        </w:rPr>
        <w:t xml:space="preserve"> </w:t>
      </w:r>
      <w:r>
        <w:t>Schorr,</w:t>
      </w:r>
      <w:r>
        <w:rPr>
          <w:spacing w:val="6"/>
        </w:rPr>
        <w:t xml:space="preserve"> </w:t>
      </w:r>
      <w:r>
        <w:t>G.</w:t>
      </w:r>
      <w:r>
        <w:rPr>
          <w:spacing w:val="6"/>
        </w:rPr>
        <w:t xml:space="preserve"> </w:t>
      </w:r>
      <w:r>
        <w:t>S.,</w:t>
      </w:r>
      <w:r>
        <w:rPr>
          <w:spacing w:val="5"/>
        </w:rPr>
        <w:t xml:space="preserve"> </w:t>
      </w:r>
      <w:r>
        <w:t>Thomas,</w:t>
      </w:r>
    </w:p>
    <w:p w14:paraId="63D0ABD3" w14:textId="77777777" w:rsidR="00C544BC" w:rsidRDefault="00BD4BDE">
      <w:pPr>
        <w:pStyle w:val="BodyText"/>
        <w:tabs>
          <w:tab w:val="left" w:pos="1179"/>
        </w:tabs>
      </w:pPr>
      <w:r>
        <w:rPr>
          <w:rFonts w:ascii="Trebuchet MS"/>
          <w:sz w:val="12"/>
        </w:rPr>
        <w:t>511</w:t>
      </w:r>
      <w:r>
        <w:rPr>
          <w:rFonts w:ascii="Trebuchet MS"/>
          <w:sz w:val="12"/>
        </w:rPr>
        <w:tab/>
      </w:r>
      <w:r>
        <w:t>L.,</w:t>
      </w:r>
      <w:r>
        <w:rPr>
          <w:spacing w:val="21"/>
        </w:rPr>
        <w:t xml:space="preserve"> </w:t>
      </w:r>
      <w:r>
        <w:t>&amp;</w:t>
      </w:r>
      <w:r>
        <w:rPr>
          <w:spacing w:val="18"/>
        </w:rPr>
        <w:t xml:space="preserve"> </w:t>
      </w:r>
      <w:r>
        <w:t>Tyack,</w:t>
      </w:r>
      <w:r>
        <w:rPr>
          <w:spacing w:val="21"/>
        </w:rPr>
        <w:t xml:space="preserve"> </w:t>
      </w:r>
      <w:r>
        <w:t>P.</w:t>
      </w:r>
      <w:r>
        <w:rPr>
          <w:spacing w:val="18"/>
        </w:rPr>
        <w:t xml:space="preserve"> </w:t>
      </w:r>
      <w:r>
        <w:t>L.</w:t>
      </w:r>
      <w:r>
        <w:rPr>
          <w:spacing w:val="18"/>
        </w:rPr>
        <w:t xml:space="preserve"> </w:t>
      </w:r>
      <w:r>
        <w:t>(2013).</w:t>
      </w:r>
      <w:r>
        <w:rPr>
          <w:spacing w:val="68"/>
        </w:rPr>
        <w:t xml:space="preserve"> </w:t>
      </w:r>
      <w:r>
        <w:t>First</w:t>
      </w:r>
      <w:r>
        <w:rPr>
          <w:spacing w:val="18"/>
        </w:rPr>
        <w:t xml:space="preserve"> </w:t>
      </w:r>
      <w:r>
        <w:t>direct</w:t>
      </w:r>
      <w:r>
        <w:rPr>
          <w:spacing w:val="18"/>
        </w:rPr>
        <w:t xml:space="preserve"> </w:t>
      </w:r>
      <w:r>
        <w:t>measurements</w:t>
      </w:r>
      <w:r>
        <w:rPr>
          <w:spacing w:val="18"/>
        </w:rPr>
        <w:t xml:space="preserve"> </w:t>
      </w:r>
      <w:r>
        <w:t>of</w:t>
      </w:r>
      <w:r>
        <w:rPr>
          <w:spacing w:val="18"/>
        </w:rPr>
        <w:t xml:space="preserve"> </w:t>
      </w:r>
      <w:proofErr w:type="spellStart"/>
      <w:r>
        <w:t>behavioural</w:t>
      </w:r>
      <w:proofErr w:type="spellEnd"/>
      <w:r>
        <w:rPr>
          <w:spacing w:val="18"/>
        </w:rPr>
        <w:t xml:space="preserve"> </w:t>
      </w:r>
      <w:r>
        <w:t>responses</w:t>
      </w:r>
      <w:r>
        <w:rPr>
          <w:spacing w:val="18"/>
        </w:rPr>
        <w:t xml:space="preserve"> </w:t>
      </w:r>
      <w:r>
        <w:t>by</w:t>
      </w:r>
    </w:p>
    <w:p w14:paraId="575CB62C" w14:textId="77777777" w:rsidR="00C544BC" w:rsidRDefault="00BD4BDE">
      <w:pPr>
        <w:tabs>
          <w:tab w:val="left" w:pos="1179"/>
        </w:tabs>
        <w:spacing w:before="155"/>
        <w:ind w:left="150"/>
        <w:rPr>
          <w:sz w:val="24"/>
        </w:rPr>
      </w:pPr>
      <w:r>
        <w:rPr>
          <w:rFonts w:ascii="Trebuchet MS" w:hAnsi="Trebuchet MS"/>
          <w:sz w:val="12"/>
        </w:rPr>
        <w:t>512</w:t>
      </w:r>
      <w:r>
        <w:rPr>
          <w:rFonts w:ascii="Trebuchet MS" w:hAnsi="Trebuchet MS"/>
          <w:sz w:val="12"/>
        </w:rPr>
        <w:tab/>
      </w:r>
      <w:r>
        <w:rPr>
          <w:w w:val="90"/>
          <w:sz w:val="24"/>
        </w:rPr>
        <w:t>Cuvier’s</w:t>
      </w:r>
      <w:r>
        <w:rPr>
          <w:spacing w:val="53"/>
          <w:w w:val="90"/>
          <w:sz w:val="24"/>
        </w:rPr>
        <w:t xml:space="preserve"> </w:t>
      </w:r>
      <w:proofErr w:type="gramStart"/>
      <w:r>
        <w:rPr>
          <w:w w:val="90"/>
          <w:sz w:val="24"/>
        </w:rPr>
        <w:t>beaked  whales</w:t>
      </w:r>
      <w:proofErr w:type="gramEnd"/>
      <w:r>
        <w:rPr>
          <w:w w:val="90"/>
          <w:sz w:val="24"/>
        </w:rPr>
        <w:t xml:space="preserve">  to  mid-frequency</w:t>
      </w:r>
      <w:r>
        <w:rPr>
          <w:spacing w:val="53"/>
          <w:w w:val="90"/>
          <w:sz w:val="24"/>
        </w:rPr>
        <w:t xml:space="preserve"> </w:t>
      </w:r>
      <w:r>
        <w:rPr>
          <w:w w:val="90"/>
          <w:sz w:val="24"/>
        </w:rPr>
        <w:t>active  sonar.</w:t>
      </w:r>
      <w:r>
        <w:rPr>
          <w:spacing w:val="84"/>
          <w:sz w:val="24"/>
        </w:rPr>
        <w:t xml:space="preserve"> </w:t>
      </w:r>
      <w:r>
        <w:rPr>
          <w:i/>
          <w:w w:val="90"/>
          <w:sz w:val="24"/>
        </w:rPr>
        <w:t>Biology</w:t>
      </w:r>
      <w:r>
        <w:rPr>
          <w:i/>
          <w:spacing w:val="55"/>
          <w:sz w:val="24"/>
        </w:rPr>
        <w:t xml:space="preserve"> </w:t>
      </w:r>
      <w:proofErr w:type="gramStart"/>
      <w:r>
        <w:rPr>
          <w:i/>
          <w:w w:val="90"/>
          <w:sz w:val="24"/>
        </w:rPr>
        <w:t>Letters</w:t>
      </w:r>
      <w:r>
        <w:rPr>
          <w:w w:val="90"/>
          <w:sz w:val="24"/>
        </w:rPr>
        <w:t xml:space="preserve">,  </w:t>
      </w:r>
      <w:r>
        <w:rPr>
          <w:i/>
          <w:w w:val="90"/>
          <w:sz w:val="24"/>
        </w:rPr>
        <w:t>9</w:t>
      </w:r>
      <w:proofErr w:type="gramEnd"/>
      <w:r>
        <w:rPr>
          <w:i/>
          <w:spacing w:val="-9"/>
          <w:w w:val="90"/>
          <w:sz w:val="24"/>
        </w:rPr>
        <w:t xml:space="preserve"> </w:t>
      </w:r>
      <w:r>
        <w:rPr>
          <w:w w:val="90"/>
          <w:sz w:val="24"/>
        </w:rPr>
        <w:t>(4),</w:t>
      </w:r>
      <w:r>
        <w:rPr>
          <w:spacing w:val="53"/>
          <w:w w:val="90"/>
          <w:sz w:val="24"/>
        </w:rPr>
        <w:t xml:space="preserve"> </w:t>
      </w:r>
      <w:r>
        <w:rPr>
          <w:w w:val="90"/>
          <w:sz w:val="24"/>
        </w:rPr>
        <w:t>20130223.</w:t>
      </w:r>
    </w:p>
    <w:p w14:paraId="1AC5A987" w14:textId="77777777" w:rsidR="00C544BC" w:rsidRDefault="00BD4BDE">
      <w:pPr>
        <w:pStyle w:val="BodyText"/>
        <w:tabs>
          <w:tab w:val="left" w:pos="1179"/>
        </w:tabs>
      </w:pPr>
      <w:r>
        <w:rPr>
          <w:rFonts w:ascii="Trebuchet MS"/>
          <w:sz w:val="12"/>
        </w:rPr>
        <w:t>513</w:t>
      </w:r>
      <w:r>
        <w:rPr>
          <w:rFonts w:ascii="Trebuchet MS"/>
          <w:sz w:val="12"/>
        </w:rPr>
        <w:tab/>
      </w:r>
      <w:hyperlink r:id="rId31">
        <w:r>
          <w:t>https://doi.org/10.1098/rsbl.2013.0223</w:t>
        </w:r>
      </w:hyperlink>
    </w:p>
    <w:p w14:paraId="2C0556F8" w14:textId="77777777" w:rsidR="00C544BC" w:rsidRDefault="00C544BC">
      <w:pPr>
        <w:pStyle w:val="BodyText"/>
        <w:spacing w:before="3"/>
        <w:ind w:left="0"/>
        <w:rPr>
          <w:sz w:val="23"/>
        </w:rPr>
      </w:pPr>
    </w:p>
    <w:p w14:paraId="63E6210A" w14:textId="77777777" w:rsidR="00C544BC" w:rsidRDefault="00BD4BDE">
      <w:pPr>
        <w:pStyle w:val="BodyText"/>
        <w:tabs>
          <w:tab w:val="left" w:pos="827"/>
        </w:tabs>
        <w:spacing w:before="0"/>
      </w:pPr>
      <w:r>
        <w:rPr>
          <w:rFonts w:ascii="Trebuchet MS"/>
          <w:sz w:val="12"/>
        </w:rPr>
        <w:t>514</w:t>
      </w:r>
      <w:r>
        <w:rPr>
          <w:rFonts w:ascii="Trebuchet MS"/>
          <w:sz w:val="12"/>
        </w:rPr>
        <w:tab/>
      </w:r>
      <w:r>
        <w:t>Falcone,</w:t>
      </w:r>
      <w:r>
        <w:rPr>
          <w:spacing w:val="3"/>
        </w:rPr>
        <w:t xml:space="preserve"> </w:t>
      </w:r>
      <w:r>
        <w:t>E.</w:t>
      </w:r>
      <w:r>
        <w:rPr>
          <w:spacing w:val="4"/>
        </w:rPr>
        <w:t xml:space="preserve"> </w:t>
      </w:r>
      <w:r>
        <w:t>A.,</w:t>
      </w:r>
      <w:r>
        <w:rPr>
          <w:spacing w:val="5"/>
        </w:rPr>
        <w:t xml:space="preserve"> </w:t>
      </w:r>
      <w:r>
        <w:t>Schorr,</w:t>
      </w:r>
      <w:r>
        <w:rPr>
          <w:spacing w:val="4"/>
        </w:rPr>
        <w:t xml:space="preserve"> </w:t>
      </w:r>
      <w:r>
        <w:t>G.</w:t>
      </w:r>
      <w:r>
        <w:rPr>
          <w:spacing w:val="3"/>
        </w:rPr>
        <w:t xml:space="preserve"> </w:t>
      </w:r>
      <w:r>
        <w:t>S.,</w:t>
      </w:r>
      <w:r>
        <w:rPr>
          <w:spacing w:val="4"/>
        </w:rPr>
        <w:t xml:space="preserve"> </w:t>
      </w:r>
      <w:proofErr w:type="spellStart"/>
      <w:r>
        <w:t>Watwood</w:t>
      </w:r>
      <w:proofErr w:type="spellEnd"/>
      <w:r>
        <w:t>,</w:t>
      </w:r>
      <w:r>
        <w:rPr>
          <w:spacing w:val="5"/>
        </w:rPr>
        <w:t xml:space="preserve"> </w:t>
      </w:r>
      <w:r>
        <w:t>S.</w:t>
      </w:r>
      <w:r>
        <w:rPr>
          <w:spacing w:val="4"/>
        </w:rPr>
        <w:t xml:space="preserve"> </w:t>
      </w:r>
      <w:r>
        <w:t>L.,</w:t>
      </w:r>
      <w:r>
        <w:rPr>
          <w:spacing w:val="4"/>
        </w:rPr>
        <w:t xml:space="preserve"> </w:t>
      </w:r>
      <w:proofErr w:type="spellStart"/>
      <w:r>
        <w:t>DeRuiter</w:t>
      </w:r>
      <w:proofErr w:type="spellEnd"/>
      <w:r>
        <w:t>,</w:t>
      </w:r>
      <w:r>
        <w:rPr>
          <w:spacing w:val="3"/>
        </w:rPr>
        <w:t xml:space="preserve"> </w:t>
      </w:r>
      <w:r>
        <w:t>S.</w:t>
      </w:r>
      <w:r>
        <w:rPr>
          <w:spacing w:val="4"/>
        </w:rPr>
        <w:t xml:space="preserve"> </w:t>
      </w:r>
      <w:r>
        <w:t>L.,</w:t>
      </w:r>
      <w:r>
        <w:rPr>
          <w:spacing w:val="4"/>
        </w:rPr>
        <w:t xml:space="preserve"> </w:t>
      </w:r>
      <w:r>
        <w:t>Zerbini,</w:t>
      </w:r>
      <w:r>
        <w:rPr>
          <w:spacing w:val="5"/>
        </w:rPr>
        <w:t xml:space="preserve"> </w:t>
      </w:r>
      <w:r>
        <w:t>A.</w:t>
      </w:r>
      <w:r>
        <w:rPr>
          <w:spacing w:val="3"/>
        </w:rPr>
        <w:t xml:space="preserve"> </w:t>
      </w:r>
      <w:r>
        <w:t>N.,</w:t>
      </w:r>
      <w:r>
        <w:rPr>
          <w:spacing w:val="4"/>
        </w:rPr>
        <w:t xml:space="preserve"> </w:t>
      </w:r>
      <w:r>
        <w:t>Andrews,</w:t>
      </w:r>
    </w:p>
    <w:p w14:paraId="0E8E5846" w14:textId="77777777" w:rsidR="00C544BC" w:rsidRDefault="00BD4BDE">
      <w:pPr>
        <w:pStyle w:val="BodyText"/>
        <w:tabs>
          <w:tab w:val="left" w:pos="1179"/>
        </w:tabs>
        <w:spacing w:before="155"/>
      </w:pPr>
      <w:r>
        <w:rPr>
          <w:rFonts w:ascii="Trebuchet MS" w:hAnsi="Trebuchet MS"/>
          <w:sz w:val="12"/>
        </w:rPr>
        <w:t>515</w:t>
      </w:r>
      <w:r>
        <w:rPr>
          <w:rFonts w:ascii="Trebuchet MS" w:hAnsi="Trebuchet MS"/>
          <w:sz w:val="12"/>
        </w:rPr>
        <w:tab/>
      </w:r>
      <w:r>
        <w:t>R.</w:t>
      </w:r>
      <w:r>
        <w:rPr>
          <w:spacing w:val="-10"/>
        </w:rPr>
        <w:t xml:space="preserve"> </w:t>
      </w:r>
      <w:r>
        <w:t>D.,</w:t>
      </w:r>
      <w:r>
        <w:rPr>
          <w:spacing w:val="-8"/>
        </w:rPr>
        <w:t xml:space="preserve"> </w:t>
      </w:r>
      <w:r>
        <w:t>Morrissey,</w:t>
      </w:r>
      <w:r>
        <w:rPr>
          <w:spacing w:val="-8"/>
        </w:rPr>
        <w:t xml:space="preserve"> </w:t>
      </w:r>
      <w:r>
        <w:t>R.</w:t>
      </w:r>
      <w:r>
        <w:rPr>
          <w:spacing w:val="-9"/>
        </w:rPr>
        <w:t xml:space="preserve"> </w:t>
      </w:r>
      <w:r>
        <w:t>P.,</w:t>
      </w:r>
      <w:r>
        <w:rPr>
          <w:spacing w:val="-8"/>
        </w:rPr>
        <w:t xml:space="preserve"> </w:t>
      </w:r>
      <w:r>
        <w:t>&amp;</w:t>
      </w:r>
      <w:r>
        <w:rPr>
          <w:spacing w:val="-9"/>
        </w:rPr>
        <w:t xml:space="preserve"> </w:t>
      </w:r>
      <w:r>
        <w:t>Moretti,</w:t>
      </w:r>
      <w:r>
        <w:rPr>
          <w:spacing w:val="-9"/>
        </w:rPr>
        <w:t xml:space="preserve"> </w:t>
      </w:r>
      <w:r>
        <w:t>D.</w:t>
      </w:r>
      <w:r>
        <w:rPr>
          <w:spacing w:val="-9"/>
        </w:rPr>
        <w:t xml:space="preserve"> </w:t>
      </w:r>
      <w:r>
        <w:t>J.</w:t>
      </w:r>
      <w:r>
        <w:rPr>
          <w:spacing w:val="-9"/>
        </w:rPr>
        <w:t xml:space="preserve"> </w:t>
      </w:r>
      <w:r>
        <w:t>(2017).</w:t>
      </w:r>
      <w:r>
        <w:rPr>
          <w:spacing w:val="9"/>
        </w:rPr>
        <w:t xml:space="preserve"> </w:t>
      </w:r>
      <w:r>
        <w:t>Diving</w:t>
      </w:r>
      <w:r>
        <w:rPr>
          <w:spacing w:val="-10"/>
        </w:rPr>
        <w:t xml:space="preserve"> </w:t>
      </w:r>
      <w:proofErr w:type="spellStart"/>
      <w:r>
        <w:t>behaviour</w:t>
      </w:r>
      <w:proofErr w:type="spellEnd"/>
      <w:r>
        <w:rPr>
          <w:spacing w:val="-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Cuvier’s</w:t>
      </w:r>
      <w:r>
        <w:rPr>
          <w:spacing w:val="-9"/>
        </w:rPr>
        <w:t xml:space="preserve"> </w:t>
      </w:r>
      <w:r>
        <w:t>beaked</w:t>
      </w:r>
    </w:p>
    <w:p w14:paraId="05DD2E87" w14:textId="77777777" w:rsidR="00C544BC" w:rsidRDefault="00BD4BDE">
      <w:pPr>
        <w:tabs>
          <w:tab w:val="left" w:pos="1170"/>
        </w:tabs>
        <w:spacing w:before="154"/>
        <w:ind w:left="150"/>
        <w:rPr>
          <w:sz w:val="24"/>
        </w:rPr>
      </w:pPr>
      <w:r>
        <w:rPr>
          <w:rFonts w:ascii="Trebuchet MS"/>
          <w:sz w:val="12"/>
        </w:rPr>
        <w:t>516</w:t>
      </w:r>
      <w:r>
        <w:rPr>
          <w:rFonts w:ascii="Trebuchet MS"/>
          <w:sz w:val="12"/>
        </w:rPr>
        <w:tab/>
      </w:r>
      <w:r>
        <w:rPr>
          <w:spacing w:val="-2"/>
          <w:sz w:val="24"/>
        </w:rPr>
        <w:t>whales</w:t>
      </w:r>
      <w:r>
        <w:rPr>
          <w:spacing w:val="37"/>
          <w:sz w:val="24"/>
        </w:rPr>
        <w:t xml:space="preserve"> </w:t>
      </w:r>
      <w:r>
        <w:rPr>
          <w:spacing w:val="-2"/>
          <w:sz w:val="24"/>
        </w:rPr>
        <w:t>exposed</w:t>
      </w:r>
      <w:r>
        <w:rPr>
          <w:spacing w:val="37"/>
          <w:sz w:val="24"/>
        </w:rPr>
        <w:t xml:space="preserve"> </w:t>
      </w:r>
      <w:r>
        <w:rPr>
          <w:spacing w:val="-2"/>
          <w:sz w:val="24"/>
        </w:rPr>
        <w:t>to</w:t>
      </w:r>
      <w:r>
        <w:rPr>
          <w:spacing w:val="37"/>
          <w:sz w:val="24"/>
        </w:rPr>
        <w:t xml:space="preserve"> </w:t>
      </w:r>
      <w:r>
        <w:rPr>
          <w:spacing w:val="-1"/>
          <w:sz w:val="24"/>
        </w:rPr>
        <w:t>two</w:t>
      </w:r>
      <w:r>
        <w:rPr>
          <w:spacing w:val="37"/>
          <w:sz w:val="24"/>
        </w:rPr>
        <w:t xml:space="preserve"> </w:t>
      </w:r>
      <w:r>
        <w:rPr>
          <w:spacing w:val="-1"/>
          <w:sz w:val="24"/>
        </w:rPr>
        <w:t>types</w:t>
      </w:r>
      <w:r>
        <w:rPr>
          <w:spacing w:val="37"/>
          <w:sz w:val="24"/>
        </w:rPr>
        <w:t xml:space="preserve"> </w:t>
      </w:r>
      <w:r>
        <w:rPr>
          <w:spacing w:val="-1"/>
          <w:sz w:val="24"/>
        </w:rPr>
        <w:t>of</w:t>
      </w:r>
      <w:r>
        <w:rPr>
          <w:spacing w:val="37"/>
          <w:sz w:val="24"/>
        </w:rPr>
        <w:t xml:space="preserve"> </w:t>
      </w:r>
      <w:r>
        <w:rPr>
          <w:spacing w:val="-1"/>
          <w:sz w:val="24"/>
        </w:rPr>
        <w:t>military</w:t>
      </w:r>
      <w:r>
        <w:rPr>
          <w:spacing w:val="37"/>
          <w:sz w:val="24"/>
        </w:rPr>
        <w:t xml:space="preserve"> </w:t>
      </w:r>
      <w:r>
        <w:rPr>
          <w:spacing w:val="-1"/>
          <w:sz w:val="24"/>
        </w:rPr>
        <w:t>sonar.</w:t>
      </w:r>
      <w:r>
        <w:rPr>
          <w:spacing w:val="101"/>
          <w:sz w:val="24"/>
        </w:rPr>
        <w:t xml:space="preserve"> </w:t>
      </w:r>
      <w:r>
        <w:rPr>
          <w:i/>
          <w:spacing w:val="-1"/>
          <w:sz w:val="24"/>
        </w:rPr>
        <w:t>Royal</w:t>
      </w:r>
      <w:r>
        <w:rPr>
          <w:i/>
          <w:spacing w:val="41"/>
          <w:sz w:val="24"/>
        </w:rPr>
        <w:t xml:space="preserve"> </w:t>
      </w:r>
      <w:r>
        <w:rPr>
          <w:i/>
          <w:spacing w:val="-1"/>
          <w:sz w:val="24"/>
        </w:rPr>
        <w:t>Society</w:t>
      </w:r>
      <w:r>
        <w:rPr>
          <w:i/>
          <w:spacing w:val="41"/>
          <w:sz w:val="24"/>
        </w:rPr>
        <w:t xml:space="preserve"> </w:t>
      </w:r>
      <w:r>
        <w:rPr>
          <w:i/>
          <w:spacing w:val="-1"/>
          <w:sz w:val="24"/>
        </w:rPr>
        <w:t>Open</w:t>
      </w:r>
      <w:r>
        <w:rPr>
          <w:i/>
          <w:spacing w:val="41"/>
          <w:sz w:val="24"/>
        </w:rPr>
        <w:t xml:space="preserve"> </w:t>
      </w:r>
      <w:r>
        <w:rPr>
          <w:i/>
          <w:spacing w:val="-1"/>
          <w:sz w:val="24"/>
        </w:rPr>
        <w:t>Science</w:t>
      </w:r>
      <w:r>
        <w:rPr>
          <w:spacing w:val="-1"/>
          <w:sz w:val="24"/>
        </w:rPr>
        <w:t>,</w:t>
      </w:r>
      <w:r>
        <w:rPr>
          <w:spacing w:val="42"/>
          <w:sz w:val="24"/>
        </w:rPr>
        <w:t xml:space="preserve"> </w:t>
      </w:r>
      <w:r>
        <w:rPr>
          <w:i/>
          <w:spacing w:val="-1"/>
          <w:sz w:val="24"/>
        </w:rPr>
        <w:t>4</w:t>
      </w:r>
      <w:r>
        <w:rPr>
          <w:i/>
          <w:spacing w:val="-28"/>
          <w:sz w:val="24"/>
        </w:rPr>
        <w:t xml:space="preserve"> </w:t>
      </w:r>
      <w:r>
        <w:rPr>
          <w:spacing w:val="-1"/>
          <w:sz w:val="24"/>
        </w:rPr>
        <w:t>(8),</w:t>
      </w:r>
    </w:p>
    <w:p w14:paraId="114EB442" w14:textId="77777777" w:rsidR="00C544BC" w:rsidRDefault="00BD4BDE">
      <w:pPr>
        <w:pStyle w:val="BodyText"/>
        <w:tabs>
          <w:tab w:val="left" w:pos="1167"/>
        </w:tabs>
        <w:spacing w:before="155"/>
      </w:pPr>
      <w:r>
        <w:rPr>
          <w:rFonts w:ascii="Trebuchet MS"/>
          <w:sz w:val="12"/>
        </w:rPr>
        <w:t>517</w:t>
      </w:r>
      <w:r>
        <w:rPr>
          <w:rFonts w:ascii="Trebuchet MS"/>
          <w:sz w:val="12"/>
        </w:rPr>
        <w:tab/>
      </w:r>
      <w:r>
        <w:t>170629.</w:t>
      </w:r>
      <w:r>
        <w:rPr>
          <w:spacing w:val="25"/>
        </w:rPr>
        <w:t xml:space="preserve"> </w:t>
      </w:r>
      <w:hyperlink r:id="rId32">
        <w:r>
          <w:t>https://doi.org/10.1098/rsos.170629</w:t>
        </w:r>
      </w:hyperlink>
    </w:p>
    <w:p w14:paraId="1365F8D5" w14:textId="77777777" w:rsidR="00C544BC" w:rsidRDefault="00C544BC">
      <w:pPr>
        <w:pStyle w:val="BodyText"/>
        <w:spacing w:before="3"/>
        <w:ind w:left="0"/>
        <w:rPr>
          <w:sz w:val="23"/>
        </w:rPr>
      </w:pPr>
    </w:p>
    <w:p w14:paraId="4A07C757" w14:textId="77777777" w:rsidR="00C544BC" w:rsidRDefault="00BD4BDE">
      <w:pPr>
        <w:pStyle w:val="BodyText"/>
        <w:tabs>
          <w:tab w:val="left" w:pos="827"/>
        </w:tabs>
        <w:spacing w:before="0"/>
      </w:pPr>
      <w:r>
        <w:rPr>
          <w:rFonts w:ascii="Trebuchet MS"/>
          <w:sz w:val="12"/>
        </w:rPr>
        <w:t>518</w:t>
      </w:r>
      <w:r>
        <w:rPr>
          <w:rFonts w:ascii="Trebuchet MS"/>
          <w:sz w:val="12"/>
        </w:rPr>
        <w:tab/>
      </w:r>
      <w:r>
        <w:t>Harris,</w:t>
      </w:r>
      <w:r>
        <w:rPr>
          <w:spacing w:val="-7"/>
        </w:rPr>
        <w:t xml:space="preserve"> </w:t>
      </w:r>
      <w:r>
        <w:t>C.</w:t>
      </w:r>
      <w:r>
        <w:rPr>
          <w:spacing w:val="-7"/>
        </w:rPr>
        <w:t xml:space="preserve"> </w:t>
      </w:r>
      <w:r>
        <w:t>M.,</w:t>
      </w:r>
      <w:r>
        <w:rPr>
          <w:spacing w:val="-7"/>
        </w:rPr>
        <w:t xml:space="preserve"> </w:t>
      </w:r>
      <w:r>
        <w:t>Thomas,</w:t>
      </w:r>
      <w:r>
        <w:rPr>
          <w:spacing w:val="-7"/>
        </w:rPr>
        <w:t xml:space="preserve"> </w:t>
      </w:r>
      <w:r>
        <w:t>L.,</w:t>
      </w:r>
      <w:r>
        <w:rPr>
          <w:spacing w:val="-7"/>
        </w:rPr>
        <w:t xml:space="preserve"> </w:t>
      </w:r>
      <w:r>
        <w:t>Falcone,</w:t>
      </w:r>
      <w:r>
        <w:rPr>
          <w:spacing w:val="-7"/>
        </w:rPr>
        <w:t xml:space="preserve"> </w:t>
      </w:r>
      <w:r>
        <w:t>E.</w:t>
      </w:r>
      <w:r>
        <w:rPr>
          <w:spacing w:val="-7"/>
        </w:rPr>
        <w:t xml:space="preserve"> </w:t>
      </w:r>
      <w:r>
        <w:t>A.,</w:t>
      </w:r>
      <w:r>
        <w:rPr>
          <w:spacing w:val="-7"/>
        </w:rPr>
        <w:t xml:space="preserve"> </w:t>
      </w:r>
      <w:r>
        <w:t>Hildebrand,</w:t>
      </w:r>
      <w:r>
        <w:rPr>
          <w:spacing w:val="-7"/>
        </w:rPr>
        <w:t xml:space="preserve"> </w:t>
      </w:r>
      <w:r>
        <w:t>J.,</w:t>
      </w:r>
      <w:r>
        <w:rPr>
          <w:spacing w:val="-7"/>
        </w:rPr>
        <w:t xml:space="preserve"> </w:t>
      </w:r>
      <w:r>
        <w:t>Houser,</w:t>
      </w:r>
      <w:r>
        <w:rPr>
          <w:spacing w:val="-7"/>
        </w:rPr>
        <w:t xml:space="preserve"> </w:t>
      </w:r>
      <w:r>
        <w:t>D.,</w:t>
      </w:r>
      <w:r>
        <w:rPr>
          <w:spacing w:val="-7"/>
        </w:rPr>
        <w:t xml:space="preserve"> </w:t>
      </w:r>
      <w:proofErr w:type="spellStart"/>
      <w:r>
        <w:t>Kvadsheim</w:t>
      </w:r>
      <w:proofErr w:type="spellEnd"/>
      <w:r>
        <w:t>,</w:t>
      </w:r>
      <w:r>
        <w:rPr>
          <w:spacing w:val="-7"/>
        </w:rPr>
        <w:t xml:space="preserve"> </w:t>
      </w:r>
      <w:r>
        <w:t>P.</w:t>
      </w:r>
      <w:r>
        <w:rPr>
          <w:spacing w:val="-7"/>
        </w:rPr>
        <w:t xml:space="preserve"> </w:t>
      </w:r>
      <w:r>
        <w:t>H.,</w:t>
      </w:r>
    </w:p>
    <w:p w14:paraId="277724C8" w14:textId="77777777" w:rsidR="00C544BC" w:rsidRDefault="00BD4BDE">
      <w:pPr>
        <w:pStyle w:val="BodyText"/>
        <w:tabs>
          <w:tab w:val="left" w:pos="1179"/>
        </w:tabs>
      </w:pPr>
      <w:r>
        <w:rPr>
          <w:rFonts w:ascii="Trebuchet MS"/>
          <w:sz w:val="12"/>
        </w:rPr>
        <w:t>519</w:t>
      </w:r>
      <w:r>
        <w:rPr>
          <w:rFonts w:ascii="Trebuchet MS"/>
          <w:sz w:val="12"/>
        </w:rPr>
        <w:tab/>
      </w:r>
      <w:r>
        <w:t>Lam,</w:t>
      </w:r>
      <w:r>
        <w:rPr>
          <w:spacing w:val="10"/>
        </w:rPr>
        <w:t xml:space="preserve"> </w:t>
      </w:r>
      <w:r>
        <w:t>F.-P.</w:t>
      </w:r>
      <w:r>
        <w:rPr>
          <w:spacing w:val="11"/>
        </w:rPr>
        <w:t xml:space="preserve"> </w:t>
      </w:r>
      <w:r>
        <w:t>A.,</w:t>
      </w:r>
      <w:r>
        <w:rPr>
          <w:spacing w:val="10"/>
        </w:rPr>
        <w:t xml:space="preserve"> </w:t>
      </w:r>
      <w:r>
        <w:t>Miller,</w:t>
      </w:r>
      <w:r>
        <w:rPr>
          <w:spacing w:val="11"/>
        </w:rPr>
        <w:t xml:space="preserve"> </w:t>
      </w:r>
      <w:r>
        <w:t>P.</w:t>
      </w:r>
      <w:r>
        <w:rPr>
          <w:spacing w:val="10"/>
        </w:rPr>
        <w:t xml:space="preserve"> </w:t>
      </w:r>
      <w:r>
        <w:t>J.</w:t>
      </w:r>
      <w:r>
        <w:rPr>
          <w:spacing w:val="11"/>
        </w:rPr>
        <w:t xml:space="preserve"> </w:t>
      </w:r>
      <w:r>
        <w:t>O.,</w:t>
      </w:r>
      <w:r>
        <w:rPr>
          <w:spacing w:val="11"/>
        </w:rPr>
        <w:t xml:space="preserve"> </w:t>
      </w:r>
      <w:r>
        <w:t>Moretti,</w:t>
      </w:r>
      <w:r>
        <w:rPr>
          <w:spacing w:val="10"/>
        </w:rPr>
        <w:t xml:space="preserve"> </w:t>
      </w:r>
      <w:r>
        <w:t>D.</w:t>
      </w:r>
      <w:r>
        <w:rPr>
          <w:spacing w:val="11"/>
        </w:rPr>
        <w:t xml:space="preserve"> </w:t>
      </w:r>
      <w:r>
        <w:t>J.,</w:t>
      </w:r>
      <w:r>
        <w:rPr>
          <w:spacing w:val="10"/>
        </w:rPr>
        <w:t xml:space="preserve"> </w:t>
      </w:r>
      <w:r>
        <w:t>Read,</w:t>
      </w:r>
      <w:r>
        <w:rPr>
          <w:spacing w:val="11"/>
        </w:rPr>
        <w:t xml:space="preserve"> </w:t>
      </w:r>
      <w:r>
        <w:t>A.</w:t>
      </w:r>
      <w:r>
        <w:rPr>
          <w:spacing w:val="10"/>
        </w:rPr>
        <w:t xml:space="preserve"> </w:t>
      </w:r>
      <w:r>
        <w:t>J.,</w:t>
      </w:r>
      <w:r>
        <w:rPr>
          <w:spacing w:val="11"/>
        </w:rPr>
        <w:t xml:space="preserve"> </w:t>
      </w:r>
      <w:proofErr w:type="spellStart"/>
      <w:r>
        <w:t>Slabbekoorn</w:t>
      </w:r>
      <w:proofErr w:type="spellEnd"/>
      <w:r>
        <w:t>,</w:t>
      </w:r>
      <w:r>
        <w:rPr>
          <w:spacing w:val="11"/>
        </w:rPr>
        <w:t xml:space="preserve"> </w:t>
      </w:r>
      <w:r>
        <w:t>H.,</w:t>
      </w:r>
      <w:r>
        <w:rPr>
          <w:spacing w:val="10"/>
        </w:rPr>
        <w:t xml:space="preserve"> </w:t>
      </w:r>
      <w:proofErr w:type="spellStart"/>
      <w:r>
        <w:t>Southall</w:t>
      </w:r>
      <w:proofErr w:type="spellEnd"/>
      <w:r>
        <w:t>,</w:t>
      </w:r>
    </w:p>
    <w:p w14:paraId="20CACDC5" w14:textId="77777777" w:rsidR="00C544BC" w:rsidRDefault="00BD4BDE">
      <w:pPr>
        <w:pStyle w:val="BodyText"/>
        <w:tabs>
          <w:tab w:val="left" w:pos="1179"/>
        </w:tabs>
        <w:spacing w:before="155"/>
      </w:pPr>
      <w:r>
        <w:rPr>
          <w:rFonts w:ascii="Trebuchet MS"/>
          <w:sz w:val="12"/>
        </w:rPr>
        <w:t>520</w:t>
      </w:r>
      <w:r>
        <w:rPr>
          <w:rFonts w:ascii="Trebuchet MS"/>
          <w:sz w:val="12"/>
        </w:rPr>
        <w:tab/>
      </w:r>
      <w:r>
        <w:t xml:space="preserve">B. L., Tyack, P. L., Wartzok, D., &amp; </w:t>
      </w:r>
      <w:proofErr w:type="spellStart"/>
      <w:r>
        <w:t>Janik</w:t>
      </w:r>
      <w:proofErr w:type="spellEnd"/>
      <w:r>
        <w:t>, V. M. (2018).</w:t>
      </w:r>
      <w:r>
        <w:rPr>
          <w:spacing w:val="20"/>
        </w:rPr>
        <w:t xml:space="preserve"> </w:t>
      </w:r>
      <w:r>
        <w:t>Marine mammals and sonar:</w:t>
      </w:r>
    </w:p>
    <w:p w14:paraId="1F44D27D" w14:textId="77777777" w:rsidR="00C544BC" w:rsidRDefault="00BD4BDE">
      <w:pPr>
        <w:pStyle w:val="BodyText"/>
        <w:tabs>
          <w:tab w:val="left" w:pos="1179"/>
        </w:tabs>
      </w:pPr>
      <w:r>
        <w:rPr>
          <w:rFonts w:ascii="Trebuchet MS"/>
          <w:sz w:val="12"/>
        </w:rPr>
        <w:t>521</w:t>
      </w:r>
      <w:r>
        <w:rPr>
          <w:rFonts w:ascii="Trebuchet MS"/>
          <w:sz w:val="12"/>
        </w:rPr>
        <w:tab/>
      </w:r>
      <w:r>
        <w:rPr>
          <w:w w:val="90"/>
        </w:rPr>
        <w:t>Dose-response</w:t>
      </w:r>
      <w:r>
        <w:rPr>
          <w:spacing w:val="27"/>
          <w:w w:val="90"/>
        </w:rPr>
        <w:t xml:space="preserve"> </w:t>
      </w:r>
      <w:r>
        <w:rPr>
          <w:w w:val="90"/>
        </w:rPr>
        <w:t>studies,</w:t>
      </w:r>
      <w:r>
        <w:rPr>
          <w:spacing w:val="30"/>
          <w:w w:val="90"/>
        </w:rPr>
        <w:t xml:space="preserve"> </w:t>
      </w:r>
      <w:r>
        <w:rPr>
          <w:w w:val="90"/>
        </w:rPr>
        <w:t>the</w:t>
      </w:r>
      <w:r>
        <w:rPr>
          <w:spacing w:val="29"/>
          <w:w w:val="90"/>
        </w:rPr>
        <w:t xml:space="preserve"> </w:t>
      </w:r>
      <w:r>
        <w:rPr>
          <w:w w:val="90"/>
        </w:rPr>
        <w:t>risk-disturbance</w:t>
      </w:r>
      <w:r>
        <w:rPr>
          <w:spacing w:val="28"/>
          <w:w w:val="90"/>
        </w:rPr>
        <w:t xml:space="preserve"> </w:t>
      </w:r>
      <w:proofErr w:type="gramStart"/>
      <w:r>
        <w:rPr>
          <w:w w:val="90"/>
        </w:rPr>
        <w:t>hypothesis</w:t>
      </w:r>
      <w:proofErr w:type="gramEnd"/>
      <w:r>
        <w:rPr>
          <w:spacing w:val="28"/>
          <w:w w:val="90"/>
        </w:rPr>
        <w:t xml:space="preserve"> </w:t>
      </w:r>
      <w:r>
        <w:rPr>
          <w:w w:val="90"/>
        </w:rPr>
        <w:t>and</w:t>
      </w:r>
      <w:r>
        <w:rPr>
          <w:spacing w:val="27"/>
          <w:w w:val="90"/>
        </w:rPr>
        <w:t xml:space="preserve"> </w:t>
      </w:r>
      <w:r>
        <w:rPr>
          <w:w w:val="90"/>
        </w:rPr>
        <w:t>the</w:t>
      </w:r>
      <w:r>
        <w:rPr>
          <w:spacing w:val="28"/>
          <w:w w:val="90"/>
        </w:rPr>
        <w:t xml:space="preserve"> </w:t>
      </w:r>
      <w:r>
        <w:rPr>
          <w:w w:val="90"/>
        </w:rPr>
        <w:t>role</w:t>
      </w:r>
      <w:r>
        <w:rPr>
          <w:spacing w:val="28"/>
          <w:w w:val="90"/>
        </w:rPr>
        <w:t xml:space="preserve"> </w:t>
      </w:r>
      <w:r>
        <w:rPr>
          <w:w w:val="90"/>
        </w:rPr>
        <w:t>of</w:t>
      </w:r>
      <w:r>
        <w:rPr>
          <w:spacing w:val="27"/>
          <w:w w:val="90"/>
        </w:rPr>
        <w:t xml:space="preserve"> </w:t>
      </w:r>
      <w:r>
        <w:rPr>
          <w:w w:val="90"/>
        </w:rPr>
        <w:t>exposure</w:t>
      </w:r>
      <w:r>
        <w:rPr>
          <w:spacing w:val="28"/>
          <w:w w:val="90"/>
        </w:rPr>
        <w:t xml:space="preserve"> </w:t>
      </w:r>
      <w:r>
        <w:rPr>
          <w:w w:val="90"/>
        </w:rPr>
        <w:t>context.</w:t>
      </w:r>
    </w:p>
    <w:p w14:paraId="2E4BC9AC" w14:textId="77777777" w:rsidR="00C544BC" w:rsidRDefault="00BD4BDE">
      <w:pPr>
        <w:tabs>
          <w:tab w:val="left" w:pos="1162"/>
        </w:tabs>
        <w:spacing w:before="155"/>
        <w:ind w:left="150"/>
        <w:rPr>
          <w:sz w:val="24"/>
        </w:rPr>
      </w:pPr>
      <w:r>
        <w:rPr>
          <w:rFonts w:ascii="Trebuchet MS" w:hAnsi="Trebuchet MS"/>
          <w:sz w:val="12"/>
        </w:rPr>
        <w:t>522</w:t>
      </w:r>
      <w:r>
        <w:rPr>
          <w:rFonts w:ascii="Trebuchet MS" w:hAnsi="Trebuchet MS"/>
          <w:sz w:val="12"/>
        </w:rPr>
        <w:tab/>
      </w:r>
      <w:r>
        <w:rPr>
          <w:i/>
          <w:sz w:val="24"/>
        </w:rPr>
        <w:t>Journal</w:t>
      </w:r>
      <w:r>
        <w:rPr>
          <w:i/>
          <w:spacing w:val="29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29"/>
          <w:sz w:val="24"/>
        </w:rPr>
        <w:t xml:space="preserve"> </w:t>
      </w:r>
      <w:r>
        <w:rPr>
          <w:i/>
          <w:sz w:val="24"/>
        </w:rPr>
        <w:t>Applied</w:t>
      </w:r>
      <w:r>
        <w:rPr>
          <w:i/>
          <w:spacing w:val="29"/>
          <w:sz w:val="24"/>
        </w:rPr>
        <w:t xml:space="preserve"> </w:t>
      </w:r>
      <w:r>
        <w:rPr>
          <w:i/>
          <w:sz w:val="24"/>
        </w:rPr>
        <w:t>Ecology</w:t>
      </w:r>
      <w:r>
        <w:rPr>
          <w:sz w:val="24"/>
        </w:rPr>
        <w:t>,</w:t>
      </w:r>
      <w:r>
        <w:rPr>
          <w:spacing w:val="23"/>
          <w:sz w:val="24"/>
        </w:rPr>
        <w:t xml:space="preserve"> </w:t>
      </w:r>
      <w:r>
        <w:rPr>
          <w:i/>
          <w:sz w:val="24"/>
        </w:rPr>
        <w:t>55</w:t>
      </w:r>
      <w:r>
        <w:rPr>
          <w:i/>
          <w:spacing w:val="-25"/>
          <w:sz w:val="24"/>
        </w:rPr>
        <w:t xml:space="preserve"> </w:t>
      </w:r>
      <w:r>
        <w:rPr>
          <w:sz w:val="24"/>
        </w:rPr>
        <w:t>(1),</w:t>
      </w:r>
      <w:r>
        <w:rPr>
          <w:spacing w:val="22"/>
          <w:sz w:val="24"/>
        </w:rPr>
        <w:t xml:space="preserve"> </w:t>
      </w:r>
      <w:r>
        <w:rPr>
          <w:sz w:val="24"/>
        </w:rPr>
        <w:t>396–404.</w:t>
      </w:r>
      <w:r>
        <w:rPr>
          <w:spacing w:val="51"/>
          <w:sz w:val="24"/>
        </w:rPr>
        <w:t xml:space="preserve"> </w:t>
      </w:r>
      <w:hyperlink r:id="rId33">
        <w:r>
          <w:rPr>
            <w:sz w:val="24"/>
          </w:rPr>
          <w:t>https://doi.org/10.1111/1365-2664.12955</w:t>
        </w:r>
      </w:hyperlink>
    </w:p>
    <w:p w14:paraId="2C84912B" w14:textId="77777777" w:rsidR="00C544BC" w:rsidRDefault="00C544BC">
      <w:pPr>
        <w:pStyle w:val="BodyText"/>
        <w:spacing w:before="3"/>
        <w:ind w:left="0"/>
        <w:rPr>
          <w:sz w:val="23"/>
        </w:rPr>
      </w:pPr>
    </w:p>
    <w:p w14:paraId="74C1F59C" w14:textId="77777777" w:rsidR="00C544BC" w:rsidRDefault="00BD4BDE">
      <w:pPr>
        <w:pStyle w:val="BodyText"/>
        <w:tabs>
          <w:tab w:val="left" w:pos="827"/>
        </w:tabs>
        <w:spacing w:before="0"/>
      </w:pPr>
      <w:r>
        <w:rPr>
          <w:rFonts w:ascii="Trebuchet MS"/>
          <w:sz w:val="12"/>
        </w:rPr>
        <w:t>523</w:t>
      </w:r>
      <w:r>
        <w:rPr>
          <w:rFonts w:ascii="Trebuchet MS"/>
          <w:sz w:val="12"/>
        </w:rPr>
        <w:tab/>
      </w:r>
      <w:r>
        <w:t>Hazen,</w:t>
      </w:r>
      <w:r>
        <w:rPr>
          <w:spacing w:val="-7"/>
        </w:rPr>
        <w:t xml:space="preserve"> </w:t>
      </w:r>
      <w:r>
        <w:t>E.</w:t>
      </w:r>
      <w:r>
        <w:rPr>
          <w:spacing w:val="-7"/>
        </w:rPr>
        <w:t xml:space="preserve"> </w:t>
      </w:r>
      <w:r>
        <w:t>L.,</w:t>
      </w:r>
      <w:r>
        <w:rPr>
          <w:spacing w:val="-6"/>
        </w:rPr>
        <w:t xml:space="preserve"> </w:t>
      </w:r>
      <w:proofErr w:type="spellStart"/>
      <w:r>
        <w:t>Nowacek</w:t>
      </w:r>
      <w:proofErr w:type="spellEnd"/>
      <w:r>
        <w:t>,</w:t>
      </w:r>
      <w:r>
        <w:rPr>
          <w:spacing w:val="-7"/>
        </w:rPr>
        <w:t xml:space="preserve"> </w:t>
      </w:r>
      <w:r>
        <w:t>D.</w:t>
      </w:r>
      <w:r>
        <w:rPr>
          <w:spacing w:val="-7"/>
        </w:rPr>
        <w:t xml:space="preserve"> </w:t>
      </w:r>
      <w:r>
        <w:t>P.,</w:t>
      </w:r>
      <w:r>
        <w:rPr>
          <w:spacing w:val="-6"/>
        </w:rPr>
        <w:t xml:space="preserve"> </w:t>
      </w:r>
      <w:r>
        <w:t>St.</w:t>
      </w:r>
      <w:r>
        <w:rPr>
          <w:spacing w:val="15"/>
        </w:rPr>
        <w:t xml:space="preserve"> </w:t>
      </w:r>
      <w:r>
        <w:t>Laurent,</w:t>
      </w:r>
      <w:r>
        <w:rPr>
          <w:spacing w:val="-6"/>
        </w:rPr>
        <w:t xml:space="preserve"> </w:t>
      </w:r>
      <w:r>
        <w:t>L.,</w:t>
      </w:r>
      <w:r>
        <w:rPr>
          <w:spacing w:val="-7"/>
        </w:rPr>
        <w:t xml:space="preserve"> </w:t>
      </w:r>
      <w:r>
        <w:t>Halpin,</w:t>
      </w:r>
      <w:r>
        <w:rPr>
          <w:spacing w:val="-6"/>
        </w:rPr>
        <w:t xml:space="preserve"> </w:t>
      </w:r>
      <w:r>
        <w:t>P.</w:t>
      </w:r>
      <w:r>
        <w:rPr>
          <w:spacing w:val="-7"/>
        </w:rPr>
        <w:t xml:space="preserve"> </w:t>
      </w:r>
      <w:r>
        <w:t>N.,</w:t>
      </w:r>
      <w:r>
        <w:rPr>
          <w:spacing w:val="-6"/>
        </w:rPr>
        <w:t xml:space="preserve"> </w:t>
      </w:r>
      <w:r>
        <w:t>&amp;</w:t>
      </w:r>
      <w:r>
        <w:rPr>
          <w:spacing w:val="-7"/>
        </w:rPr>
        <w:t xml:space="preserve"> </w:t>
      </w:r>
      <w:r>
        <w:t>Moretti,</w:t>
      </w:r>
      <w:r>
        <w:rPr>
          <w:spacing w:val="-7"/>
        </w:rPr>
        <w:t xml:space="preserve"> </w:t>
      </w:r>
      <w:r>
        <w:t>D.</w:t>
      </w:r>
      <w:r>
        <w:rPr>
          <w:spacing w:val="-7"/>
        </w:rPr>
        <w:t xml:space="preserve"> </w:t>
      </w:r>
      <w:r>
        <w:t>J.</w:t>
      </w:r>
      <w:r>
        <w:rPr>
          <w:spacing w:val="-7"/>
        </w:rPr>
        <w:t xml:space="preserve"> </w:t>
      </w:r>
      <w:r>
        <w:t>(2011).</w:t>
      </w:r>
      <w:r>
        <w:rPr>
          <w:spacing w:val="15"/>
        </w:rPr>
        <w:t xml:space="preserve"> </w:t>
      </w:r>
      <w:r>
        <w:t>The</w:t>
      </w:r>
    </w:p>
    <w:p w14:paraId="4FF85D74" w14:textId="77777777" w:rsidR="00C544BC" w:rsidRDefault="00BD4BDE">
      <w:pPr>
        <w:pStyle w:val="BodyText"/>
        <w:tabs>
          <w:tab w:val="left" w:pos="1179"/>
        </w:tabs>
      </w:pPr>
      <w:r>
        <w:rPr>
          <w:rFonts w:ascii="Trebuchet MS"/>
          <w:sz w:val="12"/>
        </w:rPr>
        <w:t>524</w:t>
      </w:r>
      <w:r>
        <w:rPr>
          <w:rFonts w:ascii="Trebuchet MS"/>
          <w:sz w:val="12"/>
        </w:rPr>
        <w:tab/>
      </w:r>
      <w:proofErr w:type="gramStart"/>
      <w:r>
        <w:rPr>
          <w:w w:val="95"/>
        </w:rPr>
        <w:t>relationship</w:t>
      </w:r>
      <w:proofErr w:type="gramEnd"/>
      <w:r>
        <w:rPr>
          <w:spacing w:val="17"/>
          <w:w w:val="95"/>
        </w:rPr>
        <w:t xml:space="preserve"> </w:t>
      </w:r>
      <w:r>
        <w:rPr>
          <w:w w:val="95"/>
        </w:rPr>
        <w:t>among</w:t>
      </w:r>
      <w:r>
        <w:rPr>
          <w:spacing w:val="17"/>
          <w:w w:val="95"/>
        </w:rPr>
        <w:t xml:space="preserve"> </w:t>
      </w:r>
      <w:r>
        <w:rPr>
          <w:w w:val="95"/>
        </w:rPr>
        <w:t>oceanography,</w:t>
      </w:r>
      <w:r>
        <w:rPr>
          <w:spacing w:val="17"/>
          <w:w w:val="95"/>
        </w:rPr>
        <w:t xml:space="preserve"> </w:t>
      </w:r>
      <w:r>
        <w:rPr>
          <w:w w:val="95"/>
        </w:rPr>
        <w:t>prey</w:t>
      </w:r>
      <w:r>
        <w:rPr>
          <w:spacing w:val="17"/>
          <w:w w:val="95"/>
        </w:rPr>
        <w:t xml:space="preserve"> </w:t>
      </w:r>
      <w:r>
        <w:rPr>
          <w:w w:val="95"/>
        </w:rPr>
        <w:t>fields,</w:t>
      </w:r>
      <w:r>
        <w:rPr>
          <w:spacing w:val="17"/>
          <w:w w:val="95"/>
        </w:rPr>
        <w:t xml:space="preserve"> </w:t>
      </w:r>
      <w:r>
        <w:rPr>
          <w:w w:val="95"/>
        </w:rPr>
        <w:t>and</w:t>
      </w:r>
      <w:r>
        <w:rPr>
          <w:spacing w:val="17"/>
          <w:w w:val="95"/>
        </w:rPr>
        <w:t xml:space="preserve"> </w:t>
      </w:r>
      <w:r>
        <w:rPr>
          <w:w w:val="95"/>
        </w:rPr>
        <w:t>beaked</w:t>
      </w:r>
      <w:r>
        <w:rPr>
          <w:spacing w:val="17"/>
          <w:w w:val="95"/>
        </w:rPr>
        <w:t xml:space="preserve"> </w:t>
      </w:r>
      <w:r>
        <w:rPr>
          <w:w w:val="95"/>
        </w:rPr>
        <w:t>whale</w:t>
      </w:r>
      <w:r>
        <w:rPr>
          <w:spacing w:val="17"/>
          <w:w w:val="95"/>
        </w:rPr>
        <w:t xml:space="preserve"> </w:t>
      </w:r>
      <w:r>
        <w:rPr>
          <w:w w:val="95"/>
        </w:rPr>
        <w:t>foraging</w:t>
      </w:r>
      <w:r>
        <w:rPr>
          <w:spacing w:val="17"/>
          <w:w w:val="95"/>
        </w:rPr>
        <w:t xml:space="preserve"> </w:t>
      </w:r>
      <w:r>
        <w:rPr>
          <w:w w:val="95"/>
        </w:rPr>
        <w:t>habitat</w:t>
      </w:r>
      <w:r>
        <w:rPr>
          <w:spacing w:val="17"/>
          <w:w w:val="95"/>
        </w:rPr>
        <w:t xml:space="preserve"> </w:t>
      </w:r>
      <w:r>
        <w:rPr>
          <w:w w:val="95"/>
        </w:rPr>
        <w:t>in</w:t>
      </w:r>
    </w:p>
    <w:p w14:paraId="062607AE" w14:textId="77777777" w:rsidR="00C544BC" w:rsidRDefault="00BD4BDE">
      <w:pPr>
        <w:pStyle w:val="BodyText"/>
        <w:tabs>
          <w:tab w:val="left" w:pos="1179"/>
        </w:tabs>
        <w:spacing w:before="155"/>
      </w:pPr>
      <w:r>
        <w:rPr>
          <w:rFonts w:ascii="Trebuchet MS"/>
          <w:sz w:val="12"/>
        </w:rPr>
        <w:t>525</w:t>
      </w:r>
      <w:r>
        <w:rPr>
          <w:rFonts w:ascii="Trebuchet MS"/>
          <w:sz w:val="12"/>
        </w:rPr>
        <w:tab/>
      </w:r>
      <w:r>
        <w:rPr>
          <w:spacing w:val="-2"/>
        </w:rPr>
        <w:t>the</w:t>
      </w:r>
      <w:r>
        <w:rPr>
          <w:spacing w:val="17"/>
        </w:rPr>
        <w:t xml:space="preserve"> </w:t>
      </w:r>
      <w:r>
        <w:rPr>
          <w:spacing w:val="-2"/>
        </w:rPr>
        <w:t>Tongue</w:t>
      </w:r>
      <w:r>
        <w:rPr>
          <w:spacing w:val="17"/>
        </w:rPr>
        <w:t xml:space="preserve"> </w:t>
      </w:r>
      <w:r>
        <w:rPr>
          <w:spacing w:val="-2"/>
        </w:rPr>
        <w:t>of</w:t>
      </w:r>
      <w:r>
        <w:rPr>
          <w:spacing w:val="17"/>
        </w:rPr>
        <w:t xml:space="preserve"> </w:t>
      </w:r>
      <w:r>
        <w:rPr>
          <w:spacing w:val="-2"/>
        </w:rPr>
        <w:t>the</w:t>
      </w:r>
      <w:r>
        <w:rPr>
          <w:spacing w:val="18"/>
        </w:rPr>
        <w:t xml:space="preserve"> </w:t>
      </w:r>
      <w:r>
        <w:rPr>
          <w:spacing w:val="-2"/>
        </w:rPr>
        <w:t>Ocean.</w:t>
      </w:r>
      <w:r>
        <w:rPr>
          <w:spacing w:val="45"/>
        </w:rPr>
        <w:t xml:space="preserve"> </w:t>
      </w:r>
      <w:proofErr w:type="spellStart"/>
      <w:r>
        <w:rPr>
          <w:i/>
          <w:spacing w:val="-2"/>
        </w:rPr>
        <w:t>PLoS</w:t>
      </w:r>
      <w:proofErr w:type="spellEnd"/>
      <w:r>
        <w:rPr>
          <w:i/>
          <w:spacing w:val="23"/>
        </w:rPr>
        <w:t xml:space="preserve"> </w:t>
      </w:r>
      <w:r>
        <w:rPr>
          <w:i/>
          <w:spacing w:val="-2"/>
        </w:rPr>
        <w:t>ONE</w:t>
      </w:r>
      <w:r>
        <w:rPr>
          <w:spacing w:val="-2"/>
        </w:rPr>
        <w:t>,</w:t>
      </w:r>
      <w:r>
        <w:rPr>
          <w:spacing w:val="18"/>
        </w:rPr>
        <w:t xml:space="preserve"> </w:t>
      </w:r>
      <w:r>
        <w:rPr>
          <w:i/>
          <w:spacing w:val="-1"/>
        </w:rPr>
        <w:t>6</w:t>
      </w:r>
      <w:r>
        <w:rPr>
          <w:i/>
          <w:spacing w:val="-28"/>
        </w:rPr>
        <w:t xml:space="preserve"> </w:t>
      </w:r>
      <w:r>
        <w:rPr>
          <w:spacing w:val="-1"/>
        </w:rPr>
        <w:t>(4),</w:t>
      </w:r>
      <w:r>
        <w:rPr>
          <w:spacing w:val="17"/>
        </w:rPr>
        <w:t xml:space="preserve"> </w:t>
      </w:r>
      <w:r>
        <w:rPr>
          <w:spacing w:val="-1"/>
        </w:rPr>
        <w:t>e19269.</w:t>
      </w:r>
      <w:r>
        <w:rPr>
          <w:spacing w:val="43"/>
        </w:rPr>
        <w:t xml:space="preserve"> </w:t>
      </w:r>
      <w:hyperlink r:id="rId34">
        <w:r>
          <w:rPr>
            <w:spacing w:val="-1"/>
          </w:rPr>
          <w:t>https://doi.org/10.1371/journal.</w:t>
        </w:r>
      </w:hyperlink>
    </w:p>
    <w:p w14:paraId="7C015E32" w14:textId="77777777" w:rsidR="00C544BC" w:rsidRDefault="00BD4BDE">
      <w:pPr>
        <w:tabs>
          <w:tab w:val="left" w:pos="1179"/>
        </w:tabs>
        <w:spacing w:before="154"/>
        <w:ind w:left="150"/>
        <w:rPr>
          <w:sz w:val="24"/>
        </w:rPr>
      </w:pPr>
      <w:r>
        <w:rPr>
          <w:rFonts w:ascii="Trebuchet MS"/>
          <w:sz w:val="12"/>
        </w:rPr>
        <w:t>526</w:t>
      </w:r>
      <w:r>
        <w:rPr>
          <w:rFonts w:ascii="Trebuchet MS"/>
          <w:sz w:val="12"/>
        </w:rPr>
        <w:tab/>
      </w:r>
      <w:hyperlink r:id="rId35">
        <w:r>
          <w:rPr>
            <w:sz w:val="24"/>
          </w:rPr>
          <w:t>pone.0019269</w:t>
        </w:r>
      </w:hyperlink>
    </w:p>
    <w:p w14:paraId="5B87A903" w14:textId="77777777" w:rsidR="00C544BC" w:rsidRDefault="00C544BC">
      <w:pPr>
        <w:pStyle w:val="BodyText"/>
        <w:spacing w:before="3"/>
        <w:ind w:left="0"/>
        <w:rPr>
          <w:sz w:val="23"/>
        </w:rPr>
      </w:pPr>
    </w:p>
    <w:p w14:paraId="7E6BB3E0" w14:textId="77777777" w:rsidR="00C544BC" w:rsidRDefault="00BD4BDE">
      <w:pPr>
        <w:pStyle w:val="BodyText"/>
        <w:tabs>
          <w:tab w:val="left" w:pos="827"/>
        </w:tabs>
        <w:spacing w:before="1"/>
      </w:pPr>
      <w:r>
        <w:rPr>
          <w:rFonts w:ascii="Trebuchet MS"/>
          <w:sz w:val="12"/>
        </w:rPr>
        <w:t>527</w:t>
      </w:r>
      <w:r>
        <w:rPr>
          <w:rFonts w:ascii="Trebuchet MS"/>
          <w:sz w:val="12"/>
        </w:rPr>
        <w:tab/>
      </w:r>
      <w:r>
        <w:rPr>
          <w:w w:val="95"/>
        </w:rPr>
        <w:t>Heaney,</w:t>
      </w:r>
      <w:r>
        <w:rPr>
          <w:spacing w:val="6"/>
          <w:w w:val="95"/>
        </w:rPr>
        <w:t xml:space="preserve"> </w:t>
      </w:r>
      <w:r>
        <w:rPr>
          <w:w w:val="95"/>
        </w:rPr>
        <w:t>K.</w:t>
      </w:r>
      <w:r>
        <w:rPr>
          <w:spacing w:val="6"/>
          <w:w w:val="95"/>
        </w:rPr>
        <w:t xml:space="preserve"> </w:t>
      </w:r>
      <w:r>
        <w:rPr>
          <w:w w:val="95"/>
        </w:rPr>
        <w:t>D.,</w:t>
      </w:r>
      <w:r>
        <w:rPr>
          <w:spacing w:val="6"/>
          <w:w w:val="95"/>
        </w:rPr>
        <w:t xml:space="preserve"> </w:t>
      </w:r>
      <w:r>
        <w:rPr>
          <w:w w:val="95"/>
        </w:rPr>
        <w:t>&amp;</w:t>
      </w:r>
      <w:r>
        <w:rPr>
          <w:spacing w:val="6"/>
          <w:w w:val="95"/>
        </w:rPr>
        <w:t xml:space="preserve"> </w:t>
      </w:r>
      <w:r>
        <w:rPr>
          <w:w w:val="95"/>
        </w:rPr>
        <w:t>Campbell,</w:t>
      </w:r>
      <w:r>
        <w:rPr>
          <w:spacing w:val="7"/>
          <w:w w:val="95"/>
        </w:rPr>
        <w:t xml:space="preserve"> </w:t>
      </w:r>
      <w:r>
        <w:rPr>
          <w:w w:val="95"/>
        </w:rPr>
        <w:t>R.</w:t>
      </w:r>
      <w:r>
        <w:rPr>
          <w:spacing w:val="5"/>
          <w:w w:val="95"/>
        </w:rPr>
        <w:t xml:space="preserve"> </w:t>
      </w:r>
      <w:r>
        <w:rPr>
          <w:w w:val="95"/>
        </w:rPr>
        <w:t>L.</w:t>
      </w:r>
      <w:r>
        <w:rPr>
          <w:spacing w:val="6"/>
          <w:w w:val="95"/>
        </w:rPr>
        <w:t xml:space="preserve"> </w:t>
      </w:r>
      <w:r>
        <w:rPr>
          <w:w w:val="95"/>
        </w:rPr>
        <w:t>(2016).</w:t>
      </w:r>
      <w:r>
        <w:rPr>
          <w:spacing w:val="29"/>
          <w:w w:val="95"/>
        </w:rPr>
        <w:t xml:space="preserve"> </w:t>
      </w:r>
      <w:r>
        <w:rPr>
          <w:w w:val="95"/>
        </w:rPr>
        <w:t>Three-dimensional</w:t>
      </w:r>
      <w:r>
        <w:rPr>
          <w:spacing w:val="6"/>
          <w:w w:val="95"/>
        </w:rPr>
        <w:t xml:space="preserve"> </w:t>
      </w:r>
      <w:r>
        <w:rPr>
          <w:w w:val="95"/>
        </w:rPr>
        <w:t>parabolic</w:t>
      </w:r>
      <w:r>
        <w:rPr>
          <w:spacing w:val="6"/>
          <w:w w:val="95"/>
        </w:rPr>
        <w:t xml:space="preserve"> </w:t>
      </w:r>
      <w:r>
        <w:rPr>
          <w:w w:val="95"/>
        </w:rPr>
        <w:t>equation</w:t>
      </w:r>
      <w:r>
        <w:rPr>
          <w:spacing w:val="6"/>
          <w:w w:val="95"/>
        </w:rPr>
        <w:t xml:space="preserve"> </w:t>
      </w:r>
      <w:r>
        <w:rPr>
          <w:w w:val="95"/>
        </w:rPr>
        <w:t>modeling</w:t>
      </w:r>
    </w:p>
    <w:p w14:paraId="04E085C6" w14:textId="77777777" w:rsidR="00C544BC" w:rsidRDefault="00BD4BDE">
      <w:pPr>
        <w:tabs>
          <w:tab w:val="left" w:pos="1179"/>
        </w:tabs>
        <w:spacing w:before="154"/>
        <w:ind w:left="150"/>
        <w:rPr>
          <w:sz w:val="24"/>
        </w:rPr>
      </w:pPr>
      <w:r>
        <w:rPr>
          <w:rFonts w:ascii="Trebuchet MS"/>
          <w:sz w:val="12"/>
        </w:rPr>
        <w:t>528</w:t>
      </w:r>
      <w:r>
        <w:rPr>
          <w:rFonts w:ascii="Trebuchet MS"/>
          <w:sz w:val="12"/>
        </w:rPr>
        <w:tab/>
      </w:r>
      <w:r>
        <w:rPr>
          <w:w w:val="95"/>
          <w:sz w:val="24"/>
        </w:rPr>
        <w:t>of</w:t>
      </w:r>
      <w:r>
        <w:rPr>
          <w:spacing w:val="30"/>
          <w:w w:val="95"/>
          <w:sz w:val="24"/>
        </w:rPr>
        <w:t xml:space="preserve"> </w:t>
      </w:r>
      <w:r>
        <w:rPr>
          <w:w w:val="95"/>
          <w:sz w:val="24"/>
        </w:rPr>
        <w:t>mesoscale</w:t>
      </w:r>
      <w:r>
        <w:rPr>
          <w:spacing w:val="31"/>
          <w:w w:val="95"/>
          <w:sz w:val="24"/>
        </w:rPr>
        <w:t xml:space="preserve"> </w:t>
      </w:r>
      <w:r>
        <w:rPr>
          <w:w w:val="95"/>
          <w:sz w:val="24"/>
        </w:rPr>
        <w:t>eddy</w:t>
      </w:r>
      <w:r>
        <w:rPr>
          <w:spacing w:val="31"/>
          <w:w w:val="95"/>
          <w:sz w:val="24"/>
        </w:rPr>
        <w:t xml:space="preserve"> </w:t>
      </w:r>
      <w:r>
        <w:rPr>
          <w:w w:val="95"/>
          <w:sz w:val="24"/>
        </w:rPr>
        <w:t>deflection.</w:t>
      </w:r>
      <w:r>
        <w:rPr>
          <w:spacing w:val="64"/>
          <w:sz w:val="24"/>
        </w:rPr>
        <w:t xml:space="preserve"> </w:t>
      </w:r>
      <w:r>
        <w:rPr>
          <w:i/>
          <w:w w:val="95"/>
          <w:sz w:val="24"/>
        </w:rPr>
        <w:t>The</w:t>
      </w:r>
      <w:r>
        <w:rPr>
          <w:i/>
          <w:spacing w:val="38"/>
          <w:w w:val="95"/>
          <w:sz w:val="24"/>
        </w:rPr>
        <w:t xml:space="preserve"> </w:t>
      </w:r>
      <w:r>
        <w:rPr>
          <w:i/>
          <w:w w:val="95"/>
          <w:sz w:val="24"/>
        </w:rPr>
        <w:t>Journal</w:t>
      </w:r>
      <w:r>
        <w:rPr>
          <w:i/>
          <w:spacing w:val="38"/>
          <w:w w:val="95"/>
          <w:sz w:val="24"/>
        </w:rPr>
        <w:t xml:space="preserve"> </w:t>
      </w:r>
      <w:r>
        <w:rPr>
          <w:i/>
          <w:w w:val="95"/>
          <w:sz w:val="24"/>
        </w:rPr>
        <w:t>of</w:t>
      </w:r>
      <w:r>
        <w:rPr>
          <w:i/>
          <w:spacing w:val="38"/>
          <w:w w:val="95"/>
          <w:sz w:val="24"/>
        </w:rPr>
        <w:t xml:space="preserve"> </w:t>
      </w:r>
      <w:r>
        <w:rPr>
          <w:i/>
          <w:w w:val="95"/>
          <w:sz w:val="24"/>
        </w:rPr>
        <w:t>the</w:t>
      </w:r>
      <w:r>
        <w:rPr>
          <w:i/>
          <w:spacing w:val="38"/>
          <w:w w:val="95"/>
          <w:sz w:val="24"/>
        </w:rPr>
        <w:t xml:space="preserve"> </w:t>
      </w:r>
      <w:r>
        <w:rPr>
          <w:i/>
          <w:w w:val="95"/>
          <w:sz w:val="24"/>
        </w:rPr>
        <w:t>Acoustical</w:t>
      </w:r>
      <w:r>
        <w:rPr>
          <w:i/>
          <w:spacing w:val="38"/>
          <w:w w:val="95"/>
          <w:sz w:val="24"/>
        </w:rPr>
        <w:t xml:space="preserve"> </w:t>
      </w:r>
      <w:r>
        <w:rPr>
          <w:i/>
          <w:w w:val="95"/>
          <w:sz w:val="24"/>
        </w:rPr>
        <w:t>Society</w:t>
      </w:r>
      <w:r>
        <w:rPr>
          <w:i/>
          <w:spacing w:val="38"/>
          <w:w w:val="95"/>
          <w:sz w:val="24"/>
        </w:rPr>
        <w:t xml:space="preserve"> </w:t>
      </w:r>
      <w:r>
        <w:rPr>
          <w:i/>
          <w:w w:val="95"/>
          <w:sz w:val="24"/>
        </w:rPr>
        <w:t>of</w:t>
      </w:r>
      <w:r>
        <w:rPr>
          <w:i/>
          <w:spacing w:val="38"/>
          <w:w w:val="95"/>
          <w:sz w:val="24"/>
        </w:rPr>
        <w:t xml:space="preserve"> </w:t>
      </w:r>
      <w:r>
        <w:rPr>
          <w:i/>
          <w:w w:val="95"/>
          <w:sz w:val="24"/>
        </w:rPr>
        <w:t>America</w:t>
      </w:r>
      <w:r>
        <w:rPr>
          <w:w w:val="95"/>
          <w:sz w:val="24"/>
        </w:rPr>
        <w:t>,</w:t>
      </w:r>
      <w:r>
        <w:rPr>
          <w:spacing w:val="31"/>
          <w:w w:val="95"/>
          <w:sz w:val="24"/>
        </w:rPr>
        <w:t xml:space="preserve"> </w:t>
      </w:r>
      <w:r>
        <w:rPr>
          <w:i/>
          <w:w w:val="95"/>
          <w:sz w:val="24"/>
        </w:rPr>
        <w:t>139</w:t>
      </w:r>
      <w:r>
        <w:rPr>
          <w:i/>
          <w:spacing w:val="-18"/>
          <w:w w:val="95"/>
          <w:sz w:val="24"/>
        </w:rPr>
        <w:t xml:space="preserve"> </w:t>
      </w:r>
      <w:r>
        <w:rPr>
          <w:w w:val="95"/>
          <w:sz w:val="24"/>
        </w:rPr>
        <w:t>(2),</w:t>
      </w:r>
    </w:p>
    <w:p w14:paraId="3478B7E6" w14:textId="77777777" w:rsidR="00C544BC" w:rsidRDefault="00BD4BDE">
      <w:pPr>
        <w:pStyle w:val="BodyText"/>
        <w:tabs>
          <w:tab w:val="left" w:pos="1179"/>
        </w:tabs>
      </w:pPr>
      <w:r>
        <w:rPr>
          <w:rFonts w:ascii="Trebuchet MS" w:hAnsi="Trebuchet MS"/>
          <w:sz w:val="12"/>
        </w:rPr>
        <w:t>529</w:t>
      </w:r>
      <w:r>
        <w:rPr>
          <w:rFonts w:ascii="Trebuchet MS" w:hAnsi="Trebuchet MS"/>
          <w:sz w:val="12"/>
        </w:rPr>
        <w:tab/>
      </w:r>
      <w:r>
        <w:t>918–926.</w:t>
      </w:r>
      <w:r>
        <w:rPr>
          <w:spacing w:val="51"/>
        </w:rPr>
        <w:t xml:space="preserve"> </w:t>
      </w:r>
      <w:hyperlink r:id="rId36">
        <w:r>
          <w:t>https://doi.org/10.1121/1.4942112</w:t>
        </w:r>
      </w:hyperlink>
    </w:p>
    <w:p w14:paraId="1633CA86" w14:textId="77777777" w:rsidR="00C544BC" w:rsidRDefault="00C544BC">
      <w:pPr>
        <w:sectPr w:rsidR="00C544BC">
          <w:pgSz w:w="12240" w:h="15840"/>
          <w:pgMar w:top="1320" w:right="1280" w:bottom="1100" w:left="900" w:header="0" w:footer="832" w:gutter="0"/>
          <w:cols w:space="720"/>
        </w:sectPr>
      </w:pPr>
    </w:p>
    <w:p w14:paraId="5BED3398" w14:textId="77777777" w:rsidR="00C544BC" w:rsidRDefault="00BD4BDE">
      <w:pPr>
        <w:pStyle w:val="BodyText"/>
        <w:tabs>
          <w:tab w:val="left" w:pos="827"/>
        </w:tabs>
        <w:spacing w:before="107"/>
      </w:pPr>
      <w:r>
        <w:rPr>
          <w:rFonts w:ascii="Trebuchet MS"/>
          <w:sz w:val="12"/>
        </w:rPr>
        <w:lastRenderedPageBreak/>
        <w:t>530</w:t>
      </w:r>
      <w:r>
        <w:rPr>
          <w:rFonts w:ascii="Trebuchet MS"/>
          <w:sz w:val="12"/>
        </w:rPr>
        <w:tab/>
      </w:r>
      <w:r>
        <w:t>Henderson,</w:t>
      </w:r>
      <w:r>
        <w:rPr>
          <w:spacing w:val="18"/>
        </w:rPr>
        <w:t xml:space="preserve"> </w:t>
      </w:r>
      <w:r>
        <w:t>E.</w:t>
      </w:r>
      <w:r>
        <w:rPr>
          <w:spacing w:val="18"/>
        </w:rPr>
        <w:t xml:space="preserve"> </w:t>
      </w:r>
      <w:r>
        <w:t>E.,</w:t>
      </w:r>
      <w:r>
        <w:rPr>
          <w:spacing w:val="18"/>
        </w:rPr>
        <w:t xml:space="preserve"> </w:t>
      </w:r>
      <w:r>
        <w:t>Martin,</w:t>
      </w:r>
      <w:r>
        <w:rPr>
          <w:spacing w:val="18"/>
        </w:rPr>
        <w:t xml:space="preserve"> </w:t>
      </w:r>
      <w:r>
        <w:t>S.</w:t>
      </w:r>
      <w:r>
        <w:rPr>
          <w:spacing w:val="18"/>
        </w:rPr>
        <w:t xml:space="preserve"> </w:t>
      </w:r>
      <w:r>
        <w:t>W.,</w:t>
      </w:r>
      <w:r>
        <w:rPr>
          <w:spacing w:val="18"/>
        </w:rPr>
        <w:t xml:space="preserve"> </w:t>
      </w:r>
      <w:r>
        <w:t>Manzano-Roth,</w:t>
      </w:r>
      <w:r>
        <w:rPr>
          <w:spacing w:val="18"/>
        </w:rPr>
        <w:t xml:space="preserve"> </w:t>
      </w:r>
      <w:r>
        <w:t>R.,</w:t>
      </w:r>
      <w:r>
        <w:rPr>
          <w:spacing w:val="18"/>
        </w:rPr>
        <w:t xml:space="preserve"> </w:t>
      </w:r>
      <w:r>
        <w:t>&amp;</w:t>
      </w:r>
      <w:r>
        <w:rPr>
          <w:spacing w:val="18"/>
        </w:rPr>
        <w:t xml:space="preserve"> </w:t>
      </w:r>
      <w:r>
        <w:t>Matsuyama,</w:t>
      </w:r>
      <w:r>
        <w:rPr>
          <w:spacing w:val="18"/>
        </w:rPr>
        <w:t xml:space="preserve"> </w:t>
      </w:r>
      <w:r>
        <w:t>B.</w:t>
      </w:r>
      <w:r>
        <w:rPr>
          <w:spacing w:val="18"/>
        </w:rPr>
        <w:t xml:space="preserve"> </w:t>
      </w:r>
      <w:r>
        <w:t>M.</w:t>
      </w:r>
      <w:r>
        <w:rPr>
          <w:spacing w:val="18"/>
        </w:rPr>
        <w:t xml:space="preserve"> </w:t>
      </w:r>
      <w:r>
        <w:t>(2016).</w:t>
      </w:r>
      <w:r>
        <w:rPr>
          <w:spacing w:val="45"/>
        </w:rPr>
        <w:t xml:space="preserve"> </w:t>
      </w:r>
      <w:proofErr w:type="spellStart"/>
      <w:r>
        <w:t>Oc</w:t>
      </w:r>
      <w:proofErr w:type="spellEnd"/>
      <w:r>
        <w:t>-</w:t>
      </w:r>
    </w:p>
    <w:p w14:paraId="35E141E9" w14:textId="77777777" w:rsidR="00C544BC" w:rsidRDefault="00BD4BDE">
      <w:pPr>
        <w:tabs>
          <w:tab w:val="left" w:pos="1179"/>
        </w:tabs>
        <w:spacing w:before="154"/>
        <w:ind w:left="150"/>
        <w:rPr>
          <w:i/>
          <w:sz w:val="24"/>
        </w:rPr>
      </w:pPr>
      <w:r>
        <w:rPr>
          <w:rFonts w:ascii="Trebuchet MS" w:hAnsi="Trebuchet MS"/>
          <w:sz w:val="12"/>
        </w:rPr>
        <w:t>531</w:t>
      </w:r>
      <w:r>
        <w:rPr>
          <w:rFonts w:ascii="Trebuchet MS" w:hAnsi="Trebuchet MS"/>
          <w:sz w:val="12"/>
        </w:rPr>
        <w:tab/>
      </w:r>
      <w:proofErr w:type="spellStart"/>
      <w:r>
        <w:rPr>
          <w:sz w:val="24"/>
        </w:rPr>
        <w:t>currence</w:t>
      </w:r>
      <w:proofErr w:type="spellEnd"/>
      <w:r>
        <w:rPr>
          <w:spacing w:val="21"/>
          <w:sz w:val="24"/>
        </w:rPr>
        <w:t xml:space="preserve"> </w:t>
      </w:r>
      <w:r>
        <w:rPr>
          <w:sz w:val="24"/>
        </w:rPr>
        <w:t>and</w:t>
      </w:r>
      <w:r>
        <w:rPr>
          <w:spacing w:val="22"/>
          <w:sz w:val="24"/>
        </w:rPr>
        <w:t xml:space="preserve"> </w:t>
      </w:r>
      <w:r>
        <w:rPr>
          <w:sz w:val="24"/>
        </w:rPr>
        <w:t>habitat</w:t>
      </w:r>
      <w:r>
        <w:rPr>
          <w:spacing w:val="22"/>
          <w:sz w:val="24"/>
        </w:rPr>
        <w:t xml:space="preserve"> </w:t>
      </w:r>
      <w:r>
        <w:rPr>
          <w:sz w:val="24"/>
        </w:rPr>
        <w:t>use</w:t>
      </w:r>
      <w:r>
        <w:rPr>
          <w:spacing w:val="22"/>
          <w:sz w:val="24"/>
        </w:rPr>
        <w:t xml:space="preserve"> </w:t>
      </w:r>
      <w:r>
        <w:rPr>
          <w:sz w:val="24"/>
        </w:rPr>
        <w:t>of</w:t>
      </w:r>
      <w:r>
        <w:rPr>
          <w:spacing w:val="21"/>
          <w:sz w:val="24"/>
        </w:rPr>
        <w:t xml:space="preserve"> </w:t>
      </w:r>
      <w:r>
        <w:rPr>
          <w:sz w:val="24"/>
        </w:rPr>
        <w:t>foraging</w:t>
      </w:r>
      <w:r>
        <w:rPr>
          <w:spacing w:val="22"/>
          <w:sz w:val="24"/>
        </w:rPr>
        <w:t xml:space="preserve"> </w:t>
      </w:r>
      <w:r>
        <w:rPr>
          <w:sz w:val="24"/>
        </w:rPr>
        <w:t>Blainville’s</w:t>
      </w:r>
      <w:r>
        <w:rPr>
          <w:spacing w:val="22"/>
          <w:sz w:val="24"/>
        </w:rPr>
        <w:t xml:space="preserve"> </w:t>
      </w:r>
      <w:r>
        <w:rPr>
          <w:sz w:val="24"/>
        </w:rPr>
        <w:t>beaked</w:t>
      </w:r>
      <w:r>
        <w:rPr>
          <w:spacing w:val="22"/>
          <w:sz w:val="24"/>
        </w:rPr>
        <w:t xml:space="preserve"> </w:t>
      </w:r>
      <w:r>
        <w:rPr>
          <w:sz w:val="24"/>
        </w:rPr>
        <w:t>whales</w:t>
      </w:r>
      <w:r>
        <w:rPr>
          <w:spacing w:val="22"/>
          <w:sz w:val="24"/>
        </w:rPr>
        <w:t xml:space="preserve"> </w:t>
      </w:r>
      <w:r>
        <w:rPr>
          <w:sz w:val="24"/>
        </w:rPr>
        <w:t>(</w:t>
      </w:r>
      <w:r>
        <w:rPr>
          <w:i/>
          <w:sz w:val="24"/>
        </w:rPr>
        <w:t>Mesoplodon</w:t>
      </w:r>
      <w:r>
        <w:rPr>
          <w:i/>
          <w:spacing w:val="25"/>
          <w:sz w:val="24"/>
        </w:rPr>
        <w:t xml:space="preserve"> </w:t>
      </w:r>
      <w:r>
        <w:rPr>
          <w:i/>
          <w:sz w:val="24"/>
        </w:rPr>
        <w:t>den-</w:t>
      </w:r>
    </w:p>
    <w:p w14:paraId="1DAA4C82" w14:textId="77777777" w:rsidR="00C544BC" w:rsidRDefault="00BD4BDE">
      <w:pPr>
        <w:tabs>
          <w:tab w:val="left" w:pos="1166"/>
          <w:tab w:val="left" w:pos="6132"/>
        </w:tabs>
        <w:spacing w:before="155"/>
        <w:ind w:left="150"/>
        <w:rPr>
          <w:sz w:val="24"/>
        </w:rPr>
      </w:pPr>
      <w:r>
        <w:rPr>
          <w:rFonts w:ascii="Trebuchet MS" w:hAnsi="Trebuchet MS"/>
          <w:sz w:val="12"/>
        </w:rPr>
        <w:t>532</w:t>
      </w:r>
      <w:r>
        <w:rPr>
          <w:rFonts w:ascii="Trebuchet MS" w:hAnsi="Trebuchet MS"/>
          <w:sz w:val="12"/>
        </w:rPr>
        <w:tab/>
      </w:r>
      <w:proofErr w:type="spellStart"/>
      <w:r>
        <w:rPr>
          <w:i/>
          <w:sz w:val="24"/>
        </w:rPr>
        <w:t>sirostris</w:t>
      </w:r>
      <w:proofErr w:type="spellEnd"/>
      <w:r>
        <w:rPr>
          <w:sz w:val="24"/>
        </w:rPr>
        <w:t>)</w:t>
      </w:r>
      <w:r>
        <w:rPr>
          <w:spacing w:val="52"/>
          <w:sz w:val="24"/>
        </w:rPr>
        <w:t xml:space="preserve"> </w:t>
      </w:r>
      <w:r>
        <w:rPr>
          <w:sz w:val="24"/>
        </w:rPr>
        <w:t>on</w:t>
      </w:r>
      <w:r>
        <w:rPr>
          <w:spacing w:val="53"/>
          <w:sz w:val="24"/>
        </w:rPr>
        <w:t xml:space="preserve"> </w:t>
      </w:r>
      <w:r>
        <w:rPr>
          <w:sz w:val="24"/>
        </w:rPr>
        <w:t>a</w:t>
      </w:r>
      <w:r>
        <w:rPr>
          <w:spacing w:val="52"/>
          <w:sz w:val="24"/>
        </w:rPr>
        <w:t xml:space="preserve"> </w:t>
      </w:r>
      <w:r>
        <w:rPr>
          <w:sz w:val="24"/>
        </w:rPr>
        <w:t>U.S.</w:t>
      </w:r>
      <w:r>
        <w:rPr>
          <w:spacing w:val="53"/>
          <w:sz w:val="24"/>
        </w:rPr>
        <w:t xml:space="preserve"> </w:t>
      </w:r>
      <w:r>
        <w:rPr>
          <w:sz w:val="24"/>
        </w:rPr>
        <w:t>Navy</w:t>
      </w:r>
      <w:r>
        <w:rPr>
          <w:spacing w:val="52"/>
          <w:sz w:val="24"/>
        </w:rPr>
        <w:t xml:space="preserve"> </w:t>
      </w:r>
      <w:r>
        <w:rPr>
          <w:sz w:val="24"/>
        </w:rPr>
        <w:t>range</w:t>
      </w:r>
      <w:r>
        <w:rPr>
          <w:spacing w:val="53"/>
          <w:sz w:val="24"/>
        </w:rPr>
        <w:t xml:space="preserve"> </w:t>
      </w:r>
      <w:r>
        <w:rPr>
          <w:sz w:val="24"/>
        </w:rPr>
        <w:t>in</w:t>
      </w:r>
      <w:r>
        <w:rPr>
          <w:spacing w:val="53"/>
          <w:sz w:val="24"/>
        </w:rPr>
        <w:t xml:space="preserve"> </w:t>
      </w:r>
      <w:r>
        <w:rPr>
          <w:sz w:val="24"/>
        </w:rPr>
        <w:t>Hawaii.</w:t>
      </w:r>
      <w:r>
        <w:rPr>
          <w:sz w:val="24"/>
        </w:rPr>
        <w:tab/>
      </w:r>
      <w:r>
        <w:rPr>
          <w:i/>
          <w:sz w:val="24"/>
        </w:rPr>
        <w:t>Aquatic</w:t>
      </w:r>
      <w:r>
        <w:rPr>
          <w:i/>
          <w:spacing w:val="90"/>
          <w:sz w:val="24"/>
        </w:rPr>
        <w:t xml:space="preserve"> </w:t>
      </w:r>
      <w:r>
        <w:rPr>
          <w:i/>
          <w:sz w:val="24"/>
        </w:rPr>
        <w:t>Mammals</w:t>
      </w:r>
      <w:r>
        <w:rPr>
          <w:sz w:val="24"/>
        </w:rPr>
        <w:t>,</w:t>
      </w:r>
      <w:r>
        <w:rPr>
          <w:spacing w:val="102"/>
          <w:sz w:val="24"/>
        </w:rPr>
        <w:t xml:space="preserve"> </w:t>
      </w:r>
      <w:r>
        <w:rPr>
          <w:i/>
          <w:sz w:val="24"/>
        </w:rPr>
        <w:t>42</w:t>
      </w:r>
      <w:r>
        <w:rPr>
          <w:i/>
          <w:spacing w:val="-22"/>
          <w:sz w:val="24"/>
        </w:rPr>
        <w:t xml:space="preserve"> </w:t>
      </w:r>
      <w:r>
        <w:rPr>
          <w:sz w:val="24"/>
        </w:rPr>
        <w:t>(4),</w:t>
      </w:r>
      <w:r>
        <w:rPr>
          <w:spacing w:val="102"/>
          <w:sz w:val="24"/>
        </w:rPr>
        <w:t xml:space="preserve"> </w:t>
      </w:r>
      <w:r>
        <w:rPr>
          <w:sz w:val="24"/>
        </w:rPr>
        <w:t>549–562.</w:t>
      </w:r>
    </w:p>
    <w:p w14:paraId="2945C7EF" w14:textId="77777777" w:rsidR="00C544BC" w:rsidRDefault="00BD4BDE">
      <w:pPr>
        <w:pStyle w:val="BodyText"/>
        <w:tabs>
          <w:tab w:val="left" w:pos="1179"/>
        </w:tabs>
      </w:pPr>
      <w:r>
        <w:rPr>
          <w:rFonts w:ascii="Trebuchet MS"/>
          <w:sz w:val="12"/>
        </w:rPr>
        <w:t>533</w:t>
      </w:r>
      <w:r>
        <w:rPr>
          <w:rFonts w:ascii="Trebuchet MS"/>
          <w:sz w:val="12"/>
        </w:rPr>
        <w:tab/>
      </w:r>
      <w:hyperlink r:id="rId37">
        <w:r>
          <w:t>https://doi.org/10.1578/AM.42.4.2016.549</w:t>
        </w:r>
      </w:hyperlink>
    </w:p>
    <w:p w14:paraId="7513D1D8" w14:textId="77777777" w:rsidR="00C544BC" w:rsidRDefault="00C544BC">
      <w:pPr>
        <w:pStyle w:val="BodyText"/>
        <w:spacing w:before="3"/>
        <w:ind w:left="0"/>
        <w:rPr>
          <w:sz w:val="23"/>
        </w:rPr>
      </w:pPr>
    </w:p>
    <w:p w14:paraId="14664A40" w14:textId="77777777" w:rsidR="00C544BC" w:rsidRDefault="00BD4BDE">
      <w:pPr>
        <w:pStyle w:val="BodyText"/>
        <w:tabs>
          <w:tab w:val="left" w:pos="827"/>
        </w:tabs>
        <w:spacing w:before="0"/>
      </w:pPr>
      <w:r>
        <w:rPr>
          <w:rFonts w:ascii="Trebuchet MS"/>
          <w:sz w:val="12"/>
        </w:rPr>
        <w:t>534</w:t>
      </w:r>
      <w:r>
        <w:rPr>
          <w:rFonts w:ascii="Trebuchet MS"/>
          <w:sz w:val="12"/>
        </w:rPr>
        <w:tab/>
      </w:r>
      <w:r>
        <w:t>Hooker,</w:t>
      </w:r>
      <w:r>
        <w:rPr>
          <w:spacing w:val="-8"/>
        </w:rPr>
        <w:t xml:space="preserve"> </w:t>
      </w:r>
      <w:r>
        <w:t>S.</w:t>
      </w:r>
      <w:r>
        <w:rPr>
          <w:spacing w:val="-8"/>
        </w:rPr>
        <w:t xml:space="preserve"> </w:t>
      </w:r>
      <w:r>
        <w:t>K.,</w:t>
      </w:r>
      <w:r>
        <w:rPr>
          <w:spacing w:val="-7"/>
        </w:rPr>
        <w:t xml:space="preserve"> </w:t>
      </w:r>
      <w:r>
        <w:t>Baird,</w:t>
      </w:r>
      <w:r>
        <w:rPr>
          <w:spacing w:val="-8"/>
        </w:rPr>
        <w:t xml:space="preserve"> </w:t>
      </w:r>
      <w:r>
        <w:t>R.</w:t>
      </w:r>
      <w:r>
        <w:rPr>
          <w:spacing w:val="-8"/>
        </w:rPr>
        <w:t xml:space="preserve"> </w:t>
      </w:r>
      <w:r>
        <w:t>W.,</w:t>
      </w:r>
      <w:r>
        <w:rPr>
          <w:spacing w:val="-8"/>
        </w:rPr>
        <w:t xml:space="preserve"> </w:t>
      </w:r>
      <w:r>
        <w:t>&amp;</w:t>
      </w:r>
      <w:r>
        <w:rPr>
          <w:spacing w:val="-8"/>
        </w:rPr>
        <w:t xml:space="preserve"> </w:t>
      </w:r>
      <w:r>
        <w:t>Fahlman,</w:t>
      </w:r>
      <w:r>
        <w:rPr>
          <w:spacing w:val="-8"/>
        </w:rPr>
        <w:t xml:space="preserve"> </w:t>
      </w:r>
      <w:r>
        <w:t>A.</w:t>
      </w:r>
      <w:r>
        <w:rPr>
          <w:spacing w:val="-9"/>
        </w:rPr>
        <w:t xml:space="preserve"> </w:t>
      </w:r>
      <w:r>
        <w:t>(2009).</w:t>
      </w:r>
      <w:r>
        <w:rPr>
          <w:spacing w:val="10"/>
        </w:rPr>
        <w:t xml:space="preserve"> </w:t>
      </w:r>
      <w:r>
        <w:t>Could</w:t>
      </w:r>
      <w:r>
        <w:rPr>
          <w:spacing w:val="-7"/>
        </w:rPr>
        <w:t xml:space="preserve"> </w:t>
      </w:r>
      <w:r>
        <w:t>beaked</w:t>
      </w:r>
      <w:r>
        <w:rPr>
          <w:spacing w:val="-8"/>
        </w:rPr>
        <w:t xml:space="preserve"> </w:t>
      </w:r>
      <w:r>
        <w:t>whales</w:t>
      </w:r>
      <w:r>
        <w:rPr>
          <w:spacing w:val="-8"/>
        </w:rPr>
        <w:t xml:space="preserve"> </w:t>
      </w:r>
      <w:r>
        <w:t>get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bends?</w:t>
      </w:r>
    </w:p>
    <w:p w14:paraId="333B399D" w14:textId="77777777" w:rsidR="00C544BC" w:rsidRDefault="00BD4BDE">
      <w:pPr>
        <w:pStyle w:val="BodyText"/>
        <w:tabs>
          <w:tab w:val="left" w:pos="1179"/>
        </w:tabs>
        <w:spacing w:before="155"/>
      </w:pPr>
      <w:r>
        <w:rPr>
          <w:rFonts w:ascii="Trebuchet MS"/>
          <w:sz w:val="12"/>
        </w:rPr>
        <w:t>535</w:t>
      </w:r>
      <w:r>
        <w:rPr>
          <w:rFonts w:ascii="Trebuchet MS"/>
          <w:sz w:val="12"/>
        </w:rPr>
        <w:tab/>
      </w:r>
      <w:r>
        <w:rPr>
          <w:w w:val="95"/>
        </w:rPr>
        <w:t>Effect</w:t>
      </w:r>
      <w:r>
        <w:rPr>
          <w:spacing w:val="-2"/>
          <w:w w:val="95"/>
        </w:rPr>
        <w:t xml:space="preserve"> </w:t>
      </w:r>
      <w:r>
        <w:rPr>
          <w:w w:val="95"/>
        </w:rPr>
        <w:t>of</w:t>
      </w:r>
      <w:r>
        <w:rPr>
          <w:spacing w:val="-1"/>
          <w:w w:val="95"/>
        </w:rPr>
        <w:t xml:space="preserve"> </w:t>
      </w:r>
      <w:r>
        <w:rPr>
          <w:w w:val="95"/>
        </w:rPr>
        <w:t>diving</w:t>
      </w:r>
      <w:r>
        <w:rPr>
          <w:spacing w:val="-1"/>
          <w:w w:val="95"/>
        </w:rPr>
        <w:t xml:space="preserve"> </w:t>
      </w:r>
      <w:proofErr w:type="spellStart"/>
      <w:r>
        <w:rPr>
          <w:w w:val="95"/>
        </w:rPr>
        <w:t>behaviour</w:t>
      </w:r>
      <w:proofErr w:type="spellEnd"/>
      <w:r>
        <w:rPr>
          <w:spacing w:val="-1"/>
          <w:w w:val="95"/>
        </w:rPr>
        <w:t xml:space="preserve"> </w:t>
      </w:r>
      <w:r>
        <w:rPr>
          <w:w w:val="95"/>
        </w:rPr>
        <w:t>and</w:t>
      </w:r>
      <w:r>
        <w:rPr>
          <w:spacing w:val="-1"/>
          <w:w w:val="95"/>
        </w:rPr>
        <w:t xml:space="preserve"> </w:t>
      </w:r>
      <w:r>
        <w:rPr>
          <w:w w:val="95"/>
        </w:rPr>
        <w:t>physiology</w:t>
      </w:r>
      <w:r>
        <w:rPr>
          <w:spacing w:val="-1"/>
          <w:w w:val="95"/>
        </w:rPr>
        <w:t xml:space="preserve"> </w:t>
      </w:r>
      <w:r>
        <w:rPr>
          <w:w w:val="95"/>
        </w:rPr>
        <w:t>on</w:t>
      </w:r>
      <w:r>
        <w:rPr>
          <w:spacing w:val="-1"/>
          <w:w w:val="95"/>
        </w:rPr>
        <w:t xml:space="preserve"> </w:t>
      </w:r>
      <w:r>
        <w:rPr>
          <w:w w:val="95"/>
        </w:rPr>
        <w:t>modelled</w:t>
      </w:r>
      <w:r>
        <w:rPr>
          <w:spacing w:val="-1"/>
          <w:w w:val="95"/>
        </w:rPr>
        <w:t xml:space="preserve"> </w:t>
      </w:r>
      <w:r>
        <w:rPr>
          <w:w w:val="95"/>
        </w:rPr>
        <w:t>gas</w:t>
      </w:r>
      <w:r>
        <w:rPr>
          <w:spacing w:val="-1"/>
          <w:w w:val="95"/>
        </w:rPr>
        <w:t xml:space="preserve"> </w:t>
      </w:r>
      <w:r>
        <w:rPr>
          <w:w w:val="95"/>
        </w:rPr>
        <w:t>exchange</w:t>
      </w:r>
      <w:r>
        <w:rPr>
          <w:spacing w:val="-1"/>
          <w:w w:val="95"/>
        </w:rPr>
        <w:t xml:space="preserve"> </w:t>
      </w:r>
      <w:r>
        <w:rPr>
          <w:w w:val="95"/>
        </w:rPr>
        <w:t>for</w:t>
      </w:r>
      <w:r>
        <w:rPr>
          <w:spacing w:val="-1"/>
          <w:w w:val="95"/>
        </w:rPr>
        <w:t xml:space="preserve"> </w:t>
      </w:r>
      <w:r>
        <w:rPr>
          <w:w w:val="95"/>
        </w:rPr>
        <w:t>three</w:t>
      </w:r>
      <w:r>
        <w:rPr>
          <w:spacing w:val="-1"/>
          <w:w w:val="95"/>
        </w:rPr>
        <w:t xml:space="preserve"> </w:t>
      </w:r>
      <w:r>
        <w:rPr>
          <w:w w:val="95"/>
        </w:rPr>
        <w:t>species:</w:t>
      </w:r>
    </w:p>
    <w:p w14:paraId="021E1701" w14:textId="77777777" w:rsidR="00C544BC" w:rsidRDefault="00BD4BDE">
      <w:pPr>
        <w:pStyle w:val="BodyText"/>
        <w:tabs>
          <w:tab w:val="left" w:pos="1179"/>
        </w:tabs>
        <w:rPr>
          <w:i/>
        </w:rPr>
      </w:pPr>
      <w:r>
        <w:rPr>
          <w:rFonts w:ascii="Trebuchet MS"/>
          <w:sz w:val="12"/>
        </w:rPr>
        <w:t>536</w:t>
      </w:r>
      <w:r>
        <w:rPr>
          <w:rFonts w:ascii="Trebuchet MS"/>
          <w:sz w:val="12"/>
        </w:rPr>
        <w:tab/>
      </w:r>
      <w:proofErr w:type="spellStart"/>
      <w:r>
        <w:rPr>
          <w:w w:val="95"/>
        </w:rPr>
        <w:t>Ziphius</w:t>
      </w:r>
      <w:proofErr w:type="spellEnd"/>
      <w:r>
        <w:rPr>
          <w:spacing w:val="-6"/>
          <w:w w:val="95"/>
        </w:rPr>
        <w:t xml:space="preserve"> </w:t>
      </w:r>
      <w:proofErr w:type="spellStart"/>
      <w:r>
        <w:rPr>
          <w:w w:val="95"/>
        </w:rPr>
        <w:t>cavirostris</w:t>
      </w:r>
      <w:proofErr w:type="spellEnd"/>
      <w:r>
        <w:rPr>
          <w:w w:val="95"/>
        </w:rPr>
        <w:t>,</w:t>
      </w:r>
      <w:r>
        <w:rPr>
          <w:spacing w:val="-5"/>
          <w:w w:val="95"/>
        </w:rPr>
        <w:t xml:space="preserve"> </w:t>
      </w:r>
      <w:r>
        <w:rPr>
          <w:w w:val="95"/>
        </w:rPr>
        <w:t>Mesoplodon</w:t>
      </w:r>
      <w:r>
        <w:rPr>
          <w:spacing w:val="-5"/>
          <w:w w:val="95"/>
        </w:rPr>
        <w:t xml:space="preserve"> </w:t>
      </w:r>
      <w:proofErr w:type="spellStart"/>
      <w:r>
        <w:rPr>
          <w:w w:val="95"/>
        </w:rPr>
        <w:t>densirostris</w:t>
      </w:r>
      <w:proofErr w:type="spellEnd"/>
      <w:r>
        <w:rPr>
          <w:spacing w:val="-5"/>
          <w:w w:val="95"/>
        </w:rPr>
        <w:t xml:space="preserve"> </w:t>
      </w:r>
      <w:r>
        <w:rPr>
          <w:w w:val="95"/>
        </w:rPr>
        <w:t>and</w:t>
      </w:r>
      <w:r>
        <w:rPr>
          <w:spacing w:val="-5"/>
          <w:w w:val="95"/>
        </w:rPr>
        <w:t xml:space="preserve"> </w:t>
      </w:r>
      <w:r>
        <w:rPr>
          <w:w w:val="95"/>
        </w:rPr>
        <w:t>Hyperoodon</w:t>
      </w:r>
      <w:r>
        <w:rPr>
          <w:spacing w:val="-5"/>
          <w:w w:val="95"/>
        </w:rPr>
        <w:t xml:space="preserve"> </w:t>
      </w:r>
      <w:r>
        <w:rPr>
          <w:w w:val="95"/>
        </w:rPr>
        <w:t>ampullatus.</w:t>
      </w:r>
      <w:r>
        <w:rPr>
          <w:spacing w:val="13"/>
          <w:w w:val="95"/>
        </w:rPr>
        <w:t xml:space="preserve"> </w:t>
      </w:r>
      <w:r>
        <w:rPr>
          <w:i/>
          <w:w w:val="95"/>
        </w:rPr>
        <w:t>Respiratory</w:t>
      </w:r>
    </w:p>
    <w:p w14:paraId="5765221B" w14:textId="77777777" w:rsidR="00C544BC" w:rsidRDefault="00BD4BDE">
      <w:pPr>
        <w:tabs>
          <w:tab w:val="left" w:pos="1166"/>
        </w:tabs>
        <w:spacing w:before="155"/>
        <w:ind w:left="150"/>
        <w:rPr>
          <w:sz w:val="24"/>
        </w:rPr>
      </w:pPr>
      <w:r>
        <w:rPr>
          <w:rFonts w:ascii="Trebuchet MS" w:hAnsi="Trebuchet MS"/>
          <w:w w:val="105"/>
          <w:sz w:val="12"/>
        </w:rPr>
        <w:t>537</w:t>
      </w:r>
      <w:r>
        <w:rPr>
          <w:rFonts w:ascii="Trebuchet MS" w:hAnsi="Trebuchet MS"/>
          <w:w w:val="105"/>
          <w:sz w:val="12"/>
        </w:rPr>
        <w:tab/>
      </w:r>
      <w:r>
        <w:rPr>
          <w:i/>
          <w:sz w:val="24"/>
        </w:rPr>
        <w:t>Physiology</w:t>
      </w:r>
      <w:r>
        <w:rPr>
          <w:i/>
          <w:spacing w:val="43"/>
          <w:sz w:val="24"/>
        </w:rPr>
        <w:t xml:space="preserve"> </w:t>
      </w:r>
      <w:r>
        <w:rPr>
          <w:i/>
          <w:sz w:val="24"/>
        </w:rPr>
        <w:t>&amp;</w:t>
      </w:r>
      <w:r>
        <w:rPr>
          <w:i/>
          <w:spacing w:val="44"/>
          <w:sz w:val="24"/>
        </w:rPr>
        <w:t xml:space="preserve"> </w:t>
      </w:r>
      <w:r>
        <w:rPr>
          <w:i/>
          <w:sz w:val="24"/>
        </w:rPr>
        <w:t>Neurobiology</w:t>
      </w:r>
      <w:r>
        <w:rPr>
          <w:sz w:val="24"/>
        </w:rPr>
        <w:t>,</w:t>
      </w:r>
      <w:r>
        <w:rPr>
          <w:spacing w:val="38"/>
          <w:sz w:val="24"/>
        </w:rPr>
        <w:t xml:space="preserve"> </w:t>
      </w:r>
      <w:r>
        <w:rPr>
          <w:i/>
          <w:sz w:val="24"/>
        </w:rPr>
        <w:t>167</w:t>
      </w:r>
      <w:r>
        <w:rPr>
          <w:i/>
          <w:spacing w:val="-20"/>
          <w:sz w:val="24"/>
        </w:rPr>
        <w:t xml:space="preserve"> </w:t>
      </w:r>
      <w:r>
        <w:rPr>
          <w:sz w:val="24"/>
        </w:rPr>
        <w:t>(3),</w:t>
      </w:r>
      <w:r>
        <w:rPr>
          <w:spacing w:val="37"/>
          <w:sz w:val="24"/>
        </w:rPr>
        <w:t xml:space="preserve"> </w:t>
      </w:r>
      <w:r>
        <w:rPr>
          <w:sz w:val="24"/>
        </w:rPr>
        <w:t>235–246.</w:t>
      </w:r>
      <w:r>
        <w:rPr>
          <w:spacing w:val="70"/>
          <w:sz w:val="24"/>
        </w:rPr>
        <w:t xml:space="preserve"> </w:t>
      </w:r>
      <w:hyperlink r:id="rId38">
        <w:r>
          <w:rPr>
            <w:sz w:val="24"/>
          </w:rPr>
          <w:t>https://doi.org/10.1016/j.resp.2009.04.</w:t>
        </w:r>
      </w:hyperlink>
    </w:p>
    <w:p w14:paraId="5DDA4E1C" w14:textId="77777777" w:rsidR="00C544BC" w:rsidRDefault="00BD4BDE">
      <w:pPr>
        <w:tabs>
          <w:tab w:val="left" w:pos="1179"/>
        </w:tabs>
        <w:spacing w:before="154"/>
        <w:ind w:left="150"/>
        <w:rPr>
          <w:sz w:val="24"/>
        </w:rPr>
      </w:pPr>
      <w:r>
        <w:rPr>
          <w:rFonts w:ascii="Trebuchet MS"/>
          <w:sz w:val="12"/>
        </w:rPr>
        <w:t>538</w:t>
      </w:r>
      <w:r>
        <w:rPr>
          <w:rFonts w:ascii="Times New Roman"/>
          <w:sz w:val="12"/>
        </w:rPr>
        <w:tab/>
      </w:r>
      <w:hyperlink r:id="rId39">
        <w:r>
          <w:rPr>
            <w:sz w:val="24"/>
          </w:rPr>
          <w:t>023</w:t>
        </w:r>
      </w:hyperlink>
    </w:p>
    <w:p w14:paraId="1AF37306" w14:textId="77777777" w:rsidR="00C544BC" w:rsidRDefault="00C544BC">
      <w:pPr>
        <w:pStyle w:val="BodyText"/>
        <w:spacing w:before="3"/>
        <w:ind w:left="0"/>
        <w:rPr>
          <w:sz w:val="23"/>
        </w:rPr>
      </w:pPr>
    </w:p>
    <w:p w14:paraId="08906169" w14:textId="77777777" w:rsidR="00C544BC" w:rsidRDefault="00BD4BDE">
      <w:pPr>
        <w:pStyle w:val="BodyText"/>
        <w:tabs>
          <w:tab w:val="left" w:pos="827"/>
        </w:tabs>
        <w:spacing w:before="0"/>
      </w:pPr>
      <w:r>
        <w:rPr>
          <w:rFonts w:ascii="Trebuchet MS" w:hAnsi="Trebuchet MS"/>
          <w:sz w:val="12"/>
        </w:rPr>
        <w:t>539</w:t>
      </w:r>
      <w:r>
        <w:rPr>
          <w:rFonts w:ascii="Trebuchet MS" w:hAnsi="Trebuchet MS"/>
          <w:sz w:val="12"/>
        </w:rPr>
        <w:tab/>
      </w:r>
      <w:r>
        <w:t>Hooker,</w:t>
      </w:r>
      <w:r>
        <w:rPr>
          <w:spacing w:val="4"/>
        </w:rPr>
        <w:t xml:space="preserve"> </w:t>
      </w:r>
      <w:r>
        <w:t>S.</w:t>
      </w:r>
      <w:r>
        <w:rPr>
          <w:spacing w:val="5"/>
        </w:rPr>
        <w:t xml:space="preserve"> </w:t>
      </w:r>
      <w:r>
        <w:t>K.,</w:t>
      </w:r>
      <w:r>
        <w:rPr>
          <w:spacing w:val="5"/>
        </w:rPr>
        <w:t xml:space="preserve"> </w:t>
      </w:r>
      <w:r>
        <w:t>Fahlman,</w:t>
      </w:r>
      <w:r>
        <w:rPr>
          <w:spacing w:val="3"/>
        </w:rPr>
        <w:t xml:space="preserve"> </w:t>
      </w:r>
      <w:r>
        <w:t>A.,</w:t>
      </w:r>
      <w:r>
        <w:rPr>
          <w:spacing w:val="5"/>
        </w:rPr>
        <w:t xml:space="preserve"> </w:t>
      </w:r>
      <w:r>
        <w:t>Moore,</w:t>
      </w:r>
      <w:r>
        <w:rPr>
          <w:spacing w:val="4"/>
        </w:rPr>
        <w:t xml:space="preserve"> </w:t>
      </w:r>
      <w:r>
        <w:t>M.</w:t>
      </w:r>
      <w:r>
        <w:rPr>
          <w:spacing w:val="5"/>
        </w:rPr>
        <w:t xml:space="preserve"> </w:t>
      </w:r>
      <w:r>
        <w:t>J.,</w:t>
      </w:r>
      <w:r>
        <w:rPr>
          <w:spacing w:val="4"/>
        </w:rPr>
        <w:t xml:space="preserve"> </w:t>
      </w:r>
      <w:r>
        <w:t>Soto,</w:t>
      </w:r>
      <w:r>
        <w:rPr>
          <w:spacing w:val="5"/>
        </w:rPr>
        <w:t xml:space="preserve"> </w:t>
      </w:r>
      <w:r>
        <w:t>N.</w:t>
      </w:r>
      <w:r>
        <w:rPr>
          <w:spacing w:val="5"/>
        </w:rPr>
        <w:t xml:space="preserve"> </w:t>
      </w:r>
      <w:r>
        <w:t>A.</w:t>
      </w:r>
      <w:r>
        <w:rPr>
          <w:spacing w:val="5"/>
        </w:rPr>
        <w:t xml:space="preserve"> </w:t>
      </w:r>
      <w:r>
        <w:t>de,</w:t>
      </w:r>
      <w:r>
        <w:rPr>
          <w:spacing w:val="4"/>
        </w:rPr>
        <w:t xml:space="preserve"> </w:t>
      </w:r>
      <w:r>
        <w:t>Quirós,</w:t>
      </w:r>
      <w:r>
        <w:rPr>
          <w:spacing w:val="5"/>
        </w:rPr>
        <w:t xml:space="preserve"> </w:t>
      </w:r>
      <w:r>
        <w:t>Y.</w:t>
      </w:r>
      <w:r>
        <w:rPr>
          <w:spacing w:val="5"/>
        </w:rPr>
        <w:t xml:space="preserve"> </w:t>
      </w:r>
      <w:r>
        <w:t>B.</w:t>
      </w:r>
      <w:r>
        <w:rPr>
          <w:spacing w:val="4"/>
        </w:rPr>
        <w:t xml:space="preserve"> </w:t>
      </w:r>
      <w:r>
        <w:t>de,</w:t>
      </w:r>
      <w:r>
        <w:rPr>
          <w:spacing w:val="5"/>
        </w:rPr>
        <w:t xml:space="preserve"> </w:t>
      </w:r>
      <w:proofErr w:type="spellStart"/>
      <w:r>
        <w:t>Brubakk</w:t>
      </w:r>
      <w:proofErr w:type="spellEnd"/>
      <w:r>
        <w:t>,</w:t>
      </w:r>
      <w:r>
        <w:rPr>
          <w:spacing w:val="5"/>
        </w:rPr>
        <w:t xml:space="preserve"> </w:t>
      </w:r>
      <w:r>
        <w:t>A.</w:t>
      </w:r>
    </w:p>
    <w:p w14:paraId="25F59D69" w14:textId="77777777" w:rsidR="00C544BC" w:rsidRDefault="00BD4BDE">
      <w:pPr>
        <w:pStyle w:val="BodyText"/>
        <w:tabs>
          <w:tab w:val="left" w:pos="1179"/>
        </w:tabs>
        <w:spacing w:before="155"/>
      </w:pPr>
      <w:r>
        <w:rPr>
          <w:rFonts w:ascii="Trebuchet MS"/>
          <w:sz w:val="12"/>
        </w:rPr>
        <w:t>540</w:t>
      </w:r>
      <w:r>
        <w:rPr>
          <w:rFonts w:ascii="Trebuchet MS"/>
          <w:sz w:val="12"/>
        </w:rPr>
        <w:tab/>
      </w:r>
      <w:r>
        <w:t>O.,</w:t>
      </w:r>
      <w:r>
        <w:rPr>
          <w:spacing w:val="1"/>
        </w:rPr>
        <w:t xml:space="preserve"> </w:t>
      </w:r>
      <w:r>
        <w:t>Costa,</w:t>
      </w:r>
      <w:r>
        <w:rPr>
          <w:spacing w:val="2"/>
        </w:rPr>
        <w:t xml:space="preserve"> </w:t>
      </w:r>
      <w:r>
        <w:t>D.</w:t>
      </w:r>
      <w:r>
        <w:rPr>
          <w:spacing w:val="2"/>
        </w:rPr>
        <w:t xml:space="preserve"> </w:t>
      </w:r>
      <w:r>
        <w:t>P.,</w:t>
      </w:r>
      <w:r>
        <w:rPr>
          <w:spacing w:val="2"/>
        </w:rPr>
        <w:t xml:space="preserve"> </w:t>
      </w:r>
      <w:proofErr w:type="spellStart"/>
      <w:r>
        <w:t>Costidis</w:t>
      </w:r>
      <w:proofErr w:type="spellEnd"/>
      <w:r>
        <w:t>,</w:t>
      </w:r>
      <w:r>
        <w:rPr>
          <w:spacing w:val="2"/>
        </w:rPr>
        <w:t xml:space="preserve"> </w:t>
      </w:r>
      <w:r>
        <w:t>A.</w:t>
      </w:r>
      <w:r>
        <w:rPr>
          <w:spacing w:val="1"/>
        </w:rPr>
        <w:t xml:space="preserve"> </w:t>
      </w:r>
      <w:r>
        <w:t>M.,</w:t>
      </w:r>
      <w:r>
        <w:rPr>
          <w:spacing w:val="2"/>
        </w:rPr>
        <w:t xml:space="preserve"> </w:t>
      </w:r>
      <w:r>
        <w:t>Dennison,</w:t>
      </w:r>
      <w:r>
        <w:rPr>
          <w:spacing w:val="2"/>
        </w:rPr>
        <w:t xml:space="preserve"> </w:t>
      </w:r>
      <w:r>
        <w:t>S.,</w:t>
      </w:r>
      <w:r>
        <w:rPr>
          <w:spacing w:val="2"/>
        </w:rPr>
        <w:t xml:space="preserve"> </w:t>
      </w:r>
      <w:proofErr w:type="spellStart"/>
      <w:r>
        <w:t>Falke</w:t>
      </w:r>
      <w:proofErr w:type="spellEnd"/>
      <w:r>
        <w:t>,</w:t>
      </w:r>
      <w:r>
        <w:rPr>
          <w:spacing w:val="2"/>
        </w:rPr>
        <w:t xml:space="preserve"> </w:t>
      </w:r>
      <w:r>
        <w:t>K.</w:t>
      </w:r>
      <w:r>
        <w:rPr>
          <w:spacing w:val="2"/>
        </w:rPr>
        <w:t xml:space="preserve"> </w:t>
      </w:r>
      <w:r>
        <w:t>J.,</w:t>
      </w:r>
      <w:r>
        <w:rPr>
          <w:spacing w:val="1"/>
        </w:rPr>
        <w:t xml:space="preserve"> </w:t>
      </w:r>
      <w:r>
        <w:t>Fernandez,</w:t>
      </w:r>
      <w:r>
        <w:rPr>
          <w:spacing w:val="2"/>
        </w:rPr>
        <w:t xml:space="preserve"> </w:t>
      </w:r>
      <w:r>
        <w:t>A.,</w:t>
      </w:r>
      <w:r>
        <w:rPr>
          <w:spacing w:val="2"/>
        </w:rPr>
        <w:t xml:space="preserve"> </w:t>
      </w:r>
      <w:r>
        <w:t>Ferrigno,</w:t>
      </w:r>
    </w:p>
    <w:p w14:paraId="5AA49BAF" w14:textId="77777777" w:rsidR="00C544BC" w:rsidRDefault="00BD4BDE">
      <w:pPr>
        <w:pStyle w:val="BodyText"/>
        <w:tabs>
          <w:tab w:val="left" w:pos="1179"/>
        </w:tabs>
      </w:pPr>
      <w:r>
        <w:rPr>
          <w:rFonts w:ascii="Trebuchet MS"/>
          <w:w w:val="105"/>
          <w:sz w:val="12"/>
        </w:rPr>
        <w:t>541</w:t>
      </w:r>
      <w:r>
        <w:rPr>
          <w:rFonts w:ascii="Trebuchet MS"/>
          <w:w w:val="105"/>
          <w:sz w:val="12"/>
        </w:rPr>
        <w:tab/>
      </w:r>
      <w:r>
        <w:rPr>
          <w:w w:val="105"/>
        </w:rPr>
        <w:t>M.,</w:t>
      </w:r>
      <w:r>
        <w:rPr>
          <w:spacing w:val="4"/>
          <w:w w:val="105"/>
        </w:rPr>
        <w:t xml:space="preserve"> </w:t>
      </w:r>
      <w:r>
        <w:rPr>
          <w:w w:val="105"/>
        </w:rPr>
        <w:t>Fitz-Clarke,</w:t>
      </w:r>
      <w:r>
        <w:rPr>
          <w:spacing w:val="5"/>
          <w:w w:val="105"/>
        </w:rPr>
        <w:t xml:space="preserve"> </w:t>
      </w:r>
      <w:r>
        <w:rPr>
          <w:w w:val="105"/>
        </w:rPr>
        <w:t>J.</w:t>
      </w:r>
      <w:r>
        <w:rPr>
          <w:spacing w:val="4"/>
          <w:w w:val="105"/>
        </w:rPr>
        <w:t xml:space="preserve"> </w:t>
      </w:r>
      <w:r>
        <w:rPr>
          <w:w w:val="105"/>
        </w:rPr>
        <w:t>R.,</w:t>
      </w:r>
      <w:r>
        <w:rPr>
          <w:spacing w:val="5"/>
          <w:w w:val="105"/>
        </w:rPr>
        <w:t xml:space="preserve"> </w:t>
      </w:r>
      <w:r>
        <w:rPr>
          <w:w w:val="105"/>
        </w:rPr>
        <w:t>Garner,</w:t>
      </w:r>
      <w:r>
        <w:rPr>
          <w:spacing w:val="5"/>
          <w:w w:val="105"/>
        </w:rPr>
        <w:t xml:space="preserve"> </w:t>
      </w:r>
      <w:r>
        <w:rPr>
          <w:w w:val="105"/>
        </w:rPr>
        <w:t>M.</w:t>
      </w:r>
      <w:r>
        <w:rPr>
          <w:spacing w:val="3"/>
          <w:w w:val="105"/>
        </w:rPr>
        <w:t xml:space="preserve"> </w:t>
      </w:r>
      <w:r>
        <w:rPr>
          <w:w w:val="105"/>
        </w:rPr>
        <w:t>M.,</w:t>
      </w:r>
      <w:r>
        <w:rPr>
          <w:spacing w:val="5"/>
          <w:w w:val="105"/>
        </w:rPr>
        <w:t xml:space="preserve"> </w:t>
      </w:r>
      <w:r>
        <w:rPr>
          <w:w w:val="105"/>
        </w:rPr>
        <w:t>Houser,</w:t>
      </w:r>
      <w:r>
        <w:rPr>
          <w:spacing w:val="5"/>
          <w:w w:val="105"/>
        </w:rPr>
        <w:t xml:space="preserve"> </w:t>
      </w:r>
      <w:r>
        <w:rPr>
          <w:w w:val="105"/>
        </w:rPr>
        <w:t>D.</w:t>
      </w:r>
      <w:r>
        <w:rPr>
          <w:spacing w:val="3"/>
          <w:w w:val="105"/>
        </w:rPr>
        <w:t xml:space="preserve"> </w:t>
      </w:r>
      <w:r>
        <w:rPr>
          <w:w w:val="105"/>
        </w:rPr>
        <w:t>S.,</w:t>
      </w:r>
      <w:r>
        <w:rPr>
          <w:spacing w:val="5"/>
          <w:w w:val="105"/>
        </w:rPr>
        <w:t xml:space="preserve"> </w:t>
      </w:r>
      <w:r>
        <w:rPr>
          <w:w w:val="105"/>
        </w:rPr>
        <w:t>Jepson,</w:t>
      </w:r>
      <w:r>
        <w:rPr>
          <w:spacing w:val="5"/>
          <w:w w:val="105"/>
        </w:rPr>
        <w:t xml:space="preserve"> </w:t>
      </w:r>
      <w:r>
        <w:rPr>
          <w:w w:val="105"/>
        </w:rPr>
        <w:t>P.</w:t>
      </w:r>
      <w:r>
        <w:rPr>
          <w:spacing w:val="4"/>
          <w:w w:val="105"/>
        </w:rPr>
        <w:t xml:space="preserve"> </w:t>
      </w:r>
      <w:r>
        <w:rPr>
          <w:w w:val="105"/>
        </w:rPr>
        <w:t>D.,</w:t>
      </w:r>
      <w:r>
        <w:rPr>
          <w:spacing w:val="5"/>
          <w:w w:val="105"/>
        </w:rPr>
        <w:t xml:space="preserve"> </w:t>
      </w:r>
      <w:r>
        <w:rPr>
          <w:w w:val="105"/>
        </w:rPr>
        <w:t>Ketten,</w:t>
      </w:r>
      <w:r>
        <w:rPr>
          <w:spacing w:val="5"/>
          <w:w w:val="105"/>
        </w:rPr>
        <w:t xml:space="preserve"> </w:t>
      </w:r>
      <w:r>
        <w:rPr>
          <w:w w:val="105"/>
        </w:rPr>
        <w:t>D.</w:t>
      </w:r>
      <w:r>
        <w:rPr>
          <w:spacing w:val="3"/>
          <w:w w:val="105"/>
        </w:rPr>
        <w:t xml:space="preserve"> </w:t>
      </w:r>
      <w:r>
        <w:rPr>
          <w:w w:val="105"/>
        </w:rPr>
        <w:t>R.,</w:t>
      </w:r>
    </w:p>
    <w:p w14:paraId="77F580E8" w14:textId="77777777" w:rsidR="00C544BC" w:rsidRDefault="00BD4BDE">
      <w:pPr>
        <w:pStyle w:val="BodyText"/>
        <w:tabs>
          <w:tab w:val="left" w:pos="1179"/>
        </w:tabs>
      </w:pPr>
      <w:r>
        <w:rPr>
          <w:rFonts w:ascii="Trebuchet MS"/>
          <w:sz w:val="12"/>
        </w:rPr>
        <w:t>542</w:t>
      </w:r>
      <w:r>
        <w:rPr>
          <w:rFonts w:ascii="Trebuchet MS"/>
          <w:sz w:val="12"/>
        </w:rPr>
        <w:tab/>
      </w:r>
      <w:proofErr w:type="spellStart"/>
      <w:r>
        <w:rPr>
          <w:spacing w:val="-2"/>
          <w:w w:val="95"/>
        </w:rPr>
        <w:t>Kvadsheim</w:t>
      </w:r>
      <w:proofErr w:type="spellEnd"/>
      <w:r>
        <w:rPr>
          <w:spacing w:val="-2"/>
          <w:w w:val="95"/>
        </w:rPr>
        <w:t>,</w:t>
      </w:r>
      <w:r>
        <w:rPr>
          <w:spacing w:val="7"/>
          <w:w w:val="95"/>
        </w:rPr>
        <w:t xml:space="preserve"> </w:t>
      </w:r>
      <w:r>
        <w:rPr>
          <w:spacing w:val="-2"/>
          <w:w w:val="95"/>
        </w:rPr>
        <w:t>P.</w:t>
      </w:r>
      <w:r>
        <w:rPr>
          <w:spacing w:val="4"/>
          <w:w w:val="95"/>
        </w:rPr>
        <w:t xml:space="preserve"> </w:t>
      </w:r>
      <w:r>
        <w:rPr>
          <w:spacing w:val="-2"/>
          <w:w w:val="95"/>
        </w:rPr>
        <w:t>H.,</w:t>
      </w:r>
      <w:r>
        <w:rPr>
          <w:spacing w:val="8"/>
          <w:w w:val="95"/>
        </w:rPr>
        <w:t xml:space="preserve"> </w:t>
      </w:r>
      <w:r>
        <w:rPr>
          <w:spacing w:val="-2"/>
          <w:w w:val="95"/>
        </w:rPr>
        <w:t>Madsen,</w:t>
      </w:r>
      <w:r>
        <w:rPr>
          <w:spacing w:val="7"/>
          <w:w w:val="95"/>
        </w:rPr>
        <w:t xml:space="preserve"> </w:t>
      </w:r>
      <w:r>
        <w:rPr>
          <w:spacing w:val="-2"/>
          <w:w w:val="95"/>
        </w:rPr>
        <w:t>P.</w:t>
      </w:r>
      <w:r>
        <w:rPr>
          <w:spacing w:val="3"/>
          <w:w w:val="95"/>
        </w:rPr>
        <w:t xml:space="preserve"> </w:t>
      </w:r>
      <w:r>
        <w:rPr>
          <w:spacing w:val="-2"/>
          <w:w w:val="95"/>
        </w:rPr>
        <w:t>T.,</w:t>
      </w:r>
      <w:r>
        <w:rPr>
          <w:spacing w:val="8"/>
          <w:w w:val="95"/>
        </w:rPr>
        <w:t xml:space="preserve"> </w:t>
      </w:r>
      <w:r>
        <w:rPr>
          <w:spacing w:val="-2"/>
          <w:w w:val="95"/>
        </w:rPr>
        <w:t>.</w:t>
      </w:r>
      <w:r>
        <w:rPr>
          <w:spacing w:val="-18"/>
          <w:w w:val="95"/>
        </w:rPr>
        <w:t xml:space="preserve"> </w:t>
      </w:r>
      <w:r>
        <w:rPr>
          <w:spacing w:val="-2"/>
          <w:w w:val="95"/>
        </w:rPr>
        <w:t>.</w:t>
      </w:r>
      <w:r>
        <w:rPr>
          <w:spacing w:val="-18"/>
          <w:w w:val="95"/>
        </w:rPr>
        <w:t xml:space="preserve"> </w:t>
      </w:r>
      <w:r>
        <w:rPr>
          <w:spacing w:val="-2"/>
          <w:w w:val="95"/>
        </w:rPr>
        <w:t>.</w:t>
      </w:r>
      <w:r>
        <w:rPr>
          <w:spacing w:val="78"/>
        </w:rPr>
        <w:t xml:space="preserve"> </w:t>
      </w:r>
      <w:r>
        <w:rPr>
          <w:spacing w:val="-2"/>
          <w:w w:val="95"/>
        </w:rPr>
        <w:t>Tyack,</w:t>
      </w:r>
      <w:r>
        <w:rPr>
          <w:spacing w:val="8"/>
          <w:w w:val="95"/>
        </w:rPr>
        <w:t xml:space="preserve"> </w:t>
      </w:r>
      <w:r>
        <w:rPr>
          <w:spacing w:val="-2"/>
          <w:w w:val="95"/>
        </w:rPr>
        <w:t>P.</w:t>
      </w:r>
      <w:r>
        <w:rPr>
          <w:spacing w:val="4"/>
          <w:w w:val="95"/>
        </w:rPr>
        <w:t xml:space="preserve"> </w:t>
      </w:r>
      <w:r>
        <w:rPr>
          <w:spacing w:val="-2"/>
          <w:w w:val="95"/>
        </w:rPr>
        <w:t>L.</w:t>
      </w:r>
      <w:r>
        <w:rPr>
          <w:spacing w:val="4"/>
          <w:w w:val="95"/>
        </w:rPr>
        <w:t xml:space="preserve"> </w:t>
      </w:r>
      <w:r>
        <w:rPr>
          <w:spacing w:val="-2"/>
          <w:w w:val="95"/>
        </w:rPr>
        <w:t>(2012).</w:t>
      </w:r>
      <w:r>
        <w:rPr>
          <w:spacing w:val="42"/>
          <w:w w:val="95"/>
        </w:rPr>
        <w:t xml:space="preserve"> </w:t>
      </w:r>
      <w:r>
        <w:rPr>
          <w:spacing w:val="-1"/>
          <w:w w:val="95"/>
        </w:rPr>
        <w:t>Deadly</w:t>
      </w:r>
      <w:r>
        <w:rPr>
          <w:spacing w:val="3"/>
          <w:w w:val="95"/>
        </w:rPr>
        <w:t xml:space="preserve"> </w:t>
      </w:r>
      <w:r>
        <w:rPr>
          <w:spacing w:val="-1"/>
          <w:w w:val="95"/>
        </w:rPr>
        <w:t>diving?</w:t>
      </w:r>
      <w:r>
        <w:rPr>
          <w:spacing w:val="42"/>
          <w:w w:val="95"/>
        </w:rPr>
        <w:t xml:space="preserve"> </w:t>
      </w:r>
      <w:r>
        <w:rPr>
          <w:spacing w:val="-1"/>
          <w:w w:val="95"/>
        </w:rPr>
        <w:t>Physiological</w:t>
      </w:r>
    </w:p>
    <w:p w14:paraId="205F398C" w14:textId="77777777" w:rsidR="00C544BC" w:rsidRDefault="00BD4BDE">
      <w:pPr>
        <w:pStyle w:val="BodyText"/>
        <w:tabs>
          <w:tab w:val="left" w:pos="1179"/>
        </w:tabs>
        <w:spacing w:before="155"/>
        <w:rPr>
          <w:i/>
        </w:rPr>
      </w:pPr>
      <w:r>
        <w:rPr>
          <w:rFonts w:ascii="Trebuchet MS"/>
          <w:sz w:val="12"/>
        </w:rPr>
        <w:t>543</w:t>
      </w:r>
      <w:r>
        <w:rPr>
          <w:rFonts w:ascii="Trebuchet MS"/>
          <w:sz w:val="12"/>
        </w:rPr>
        <w:tab/>
      </w:r>
      <w:r>
        <w:rPr>
          <w:w w:val="95"/>
        </w:rPr>
        <w:t>and</w:t>
      </w:r>
      <w:r>
        <w:rPr>
          <w:spacing w:val="-6"/>
          <w:w w:val="95"/>
        </w:rPr>
        <w:t xml:space="preserve"> </w:t>
      </w:r>
      <w:proofErr w:type="spellStart"/>
      <w:r>
        <w:rPr>
          <w:w w:val="95"/>
        </w:rPr>
        <w:t>behavioural</w:t>
      </w:r>
      <w:proofErr w:type="spellEnd"/>
      <w:r>
        <w:rPr>
          <w:spacing w:val="-6"/>
          <w:w w:val="95"/>
        </w:rPr>
        <w:t xml:space="preserve"> </w:t>
      </w:r>
      <w:r>
        <w:rPr>
          <w:w w:val="95"/>
        </w:rPr>
        <w:t>management</w:t>
      </w:r>
      <w:r>
        <w:rPr>
          <w:spacing w:val="-5"/>
          <w:w w:val="95"/>
        </w:rPr>
        <w:t xml:space="preserve"> </w:t>
      </w:r>
      <w:r>
        <w:rPr>
          <w:w w:val="95"/>
        </w:rPr>
        <w:t>of</w:t>
      </w:r>
      <w:r>
        <w:rPr>
          <w:spacing w:val="-6"/>
          <w:w w:val="95"/>
        </w:rPr>
        <w:t xml:space="preserve"> </w:t>
      </w:r>
      <w:r>
        <w:rPr>
          <w:w w:val="95"/>
        </w:rPr>
        <w:t>decompression</w:t>
      </w:r>
      <w:r>
        <w:rPr>
          <w:spacing w:val="-5"/>
          <w:w w:val="95"/>
        </w:rPr>
        <w:t xml:space="preserve"> </w:t>
      </w:r>
      <w:r>
        <w:rPr>
          <w:w w:val="95"/>
        </w:rPr>
        <w:t>stress</w:t>
      </w:r>
      <w:r>
        <w:rPr>
          <w:spacing w:val="-6"/>
          <w:w w:val="95"/>
        </w:rPr>
        <w:t xml:space="preserve"> </w:t>
      </w:r>
      <w:r>
        <w:rPr>
          <w:w w:val="95"/>
        </w:rPr>
        <w:t>in</w:t>
      </w:r>
      <w:r>
        <w:rPr>
          <w:spacing w:val="-6"/>
          <w:w w:val="95"/>
        </w:rPr>
        <w:t xml:space="preserve"> </w:t>
      </w:r>
      <w:r>
        <w:rPr>
          <w:w w:val="95"/>
        </w:rPr>
        <w:t>diving</w:t>
      </w:r>
      <w:r>
        <w:rPr>
          <w:spacing w:val="-5"/>
          <w:w w:val="95"/>
        </w:rPr>
        <w:t xml:space="preserve"> </w:t>
      </w:r>
      <w:r>
        <w:rPr>
          <w:w w:val="95"/>
        </w:rPr>
        <w:t>mammals.</w:t>
      </w:r>
      <w:r>
        <w:rPr>
          <w:spacing w:val="11"/>
          <w:w w:val="95"/>
        </w:rPr>
        <w:t xml:space="preserve"> </w:t>
      </w:r>
      <w:r>
        <w:rPr>
          <w:i/>
          <w:w w:val="95"/>
        </w:rPr>
        <w:t>Proceedings.</w:t>
      </w:r>
    </w:p>
    <w:p w14:paraId="002F6DAE" w14:textId="77777777" w:rsidR="00C544BC" w:rsidRDefault="00BD4BDE">
      <w:pPr>
        <w:tabs>
          <w:tab w:val="left" w:pos="1165"/>
        </w:tabs>
        <w:spacing w:before="154"/>
        <w:ind w:left="150"/>
        <w:rPr>
          <w:sz w:val="24"/>
        </w:rPr>
      </w:pPr>
      <w:r>
        <w:rPr>
          <w:rFonts w:ascii="Trebuchet MS" w:hAnsi="Trebuchet MS"/>
          <w:sz w:val="12"/>
        </w:rPr>
        <w:t>544</w:t>
      </w:r>
      <w:r>
        <w:rPr>
          <w:rFonts w:ascii="Trebuchet MS" w:hAnsi="Trebuchet MS"/>
          <w:sz w:val="12"/>
        </w:rPr>
        <w:tab/>
      </w:r>
      <w:r>
        <w:rPr>
          <w:i/>
          <w:sz w:val="24"/>
        </w:rPr>
        <w:t>Biological</w:t>
      </w:r>
      <w:r>
        <w:rPr>
          <w:i/>
          <w:spacing w:val="32"/>
          <w:sz w:val="24"/>
        </w:rPr>
        <w:t xml:space="preserve"> </w:t>
      </w:r>
      <w:r>
        <w:rPr>
          <w:i/>
          <w:sz w:val="24"/>
        </w:rPr>
        <w:t>Sciences</w:t>
      </w:r>
      <w:r>
        <w:rPr>
          <w:sz w:val="24"/>
        </w:rPr>
        <w:t>,</w:t>
      </w:r>
      <w:r>
        <w:rPr>
          <w:spacing w:val="26"/>
          <w:sz w:val="24"/>
        </w:rPr>
        <w:t xml:space="preserve"> </w:t>
      </w:r>
      <w:r>
        <w:rPr>
          <w:i/>
          <w:sz w:val="24"/>
        </w:rPr>
        <w:t>279</w:t>
      </w:r>
      <w:r>
        <w:rPr>
          <w:i/>
          <w:spacing w:val="-24"/>
          <w:sz w:val="24"/>
        </w:rPr>
        <w:t xml:space="preserve"> </w:t>
      </w:r>
      <w:r>
        <w:rPr>
          <w:sz w:val="24"/>
        </w:rPr>
        <w:t>(1731),</w:t>
      </w:r>
      <w:r>
        <w:rPr>
          <w:spacing w:val="25"/>
          <w:sz w:val="24"/>
        </w:rPr>
        <w:t xml:space="preserve"> </w:t>
      </w:r>
      <w:r>
        <w:rPr>
          <w:sz w:val="24"/>
        </w:rPr>
        <w:t>1041–1050.</w:t>
      </w:r>
      <w:r>
        <w:rPr>
          <w:spacing w:val="55"/>
          <w:sz w:val="24"/>
        </w:rPr>
        <w:t xml:space="preserve"> </w:t>
      </w:r>
      <w:hyperlink r:id="rId40">
        <w:r>
          <w:rPr>
            <w:sz w:val="24"/>
          </w:rPr>
          <w:t>https://doi.org/10.1098/rspb.2011.2088</w:t>
        </w:r>
      </w:hyperlink>
    </w:p>
    <w:p w14:paraId="368F5A11" w14:textId="77777777" w:rsidR="00C544BC" w:rsidRDefault="00C544BC">
      <w:pPr>
        <w:pStyle w:val="BodyText"/>
        <w:spacing w:before="3"/>
        <w:ind w:left="0"/>
        <w:rPr>
          <w:sz w:val="23"/>
        </w:rPr>
      </w:pPr>
    </w:p>
    <w:p w14:paraId="347F1E50" w14:textId="77777777" w:rsidR="00C544BC" w:rsidRDefault="00BD4BDE">
      <w:pPr>
        <w:pStyle w:val="BodyText"/>
        <w:tabs>
          <w:tab w:val="left" w:pos="821"/>
        </w:tabs>
        <w:spacing w:before="1"/>
      </w:pPr>
      <w:r>
        <w:rPr>
          <w:rFonts w:ascii="Trebuchet MS"/>
          <w:sz w:val="12"/>
        </w:rPr>
        <w:t>545</w:t>
      </w:r>
      <w:r>
        <w:rPr>
          <w:rFonts w:ascii="Trebuchet MS"/>
          <w:sz w:val="12"/>
        </w:rPr>
        <w:tab/>
      </w:r>
      <w:r>
        <w:t>Johnson,</w:t>
      </w:r>
      <w:r>
        <w:rPr>
          <w:spacing w:val="31"/>
        </w:rPr>
        <w:t xml:space="preserve"> </w:t>
      </w:r>
      <w:r>
        <w:t>M.,</w:t>
      </w:r>
      <w:r>
        <w:rPr>
          <w:spacing w:val="32"/>
        </w:rPr>
        <w:t xml:space="preserve"> </w:t>
      </w:r>
      <w:r>
        <w:t>Madsen,</w:t>
      </w:r>
      <w:r>
        <w:rPr>
          <w:spacing w:val="31"/>
        </w:rPr>
        <w:t xml:space="preserve"> </w:t>
      </w:r>
      <w:r>
        <w:t>P.</w:t>
      </w:r>
      <w:r>
        <w:rPr>
          <w:spacing w:val="28"/>
        </w:rPr>
        <w:t xml:space="preserve"> </w:t>
      </w:r>
      <w:r>
        <w:t>T.,</w:t>
      </w:r>
      <w:r>
        <w:rPr>
          <w:spacing w:val="32"/>
        </w:rPr>
        <w:t xml:space="preserve"> </w:t>
      </w:r>
      <w:r>
        <w:t>Zimmer,</w:t>
      </w:r>
      <w:r>
        <w:rPr>
          <w:spacing w:val="32"/>
        </w:rPr>
        <w:t xml:space="preserve"> </w:t>
      </w:r>
      <w:r>
        <w:t>W.</w:t>
      </w:r>
      <w:r>
        <w:rPr>
          <w:spacing w:val="27"/>
        </w:rPr>
        <w:t xml:space="preserve"> </w:t>
      </w:r>
      <w:r>
        <w:t>M.</w:t>
      </w:r>
      <w:r>
        <w:rPr>
          <w:spacing w:val="28"/>
        </w:rPr>
        <w:t xml:space="preserve"> </w:t>
      </w:r>
      <w:r>
        <w:t>X.,</w:t>
      </w:r>
      <w:r>
        <w:rPr>
          <w:spacing w:val="32"/>
        </w:rPr>
        <w:t xml:space="preserve"> </w:t>
      </w:r>
      <w:r>
        <w:t>Aguilar</w:t>
      </w:r>
      <w:r>
        <w:rPr>
          <w:spacing w:val="28"/>
        </w:rPr>
        <w:t xml:space="preserve"> </w:t>
      </w:r>
      <w:r>
        <w:t>de</w:t>
      </w:r>
      <w:r>
        <w:rPr>
          <w:spacing w:val="27"/>
        </w:rPr>
        <w:t xml:space="preserve"> </w:t>
      </w:r>
      <w:r>
        <w:t>Soto,</w:t>
      </w:r>
      <w:r>
        <w:rPr>
          <w:spacing w:val="32"/>
        </w:rPr>
        <w:t xml:space="preserve"> </w:t>
      </w:r>
      <w:r>
        <w:t>N.,</w:t>
      </w:r>
      <w:r>
        <w:rPr>
          <w:spacing w:val="32"/>
        </w:rPr>
        <w:t xml:space="preserve"> </w:t>
      </w:r>
      <w:r>
        <w:t>&amp;</w:t>
      </w:r>
      <w:r>
        <w:rPr>
          <w:spacing w:val="27"/>
        </w:rPr>
        <w:t xml:space="preserve"> </w:t>
      </w:r>
      <w:r>
        <w:t>Tyack,</w:t>
      </w:r>
      <w:r>
        <w:rPr>
          <w:spacing w:val="32"/>
        </w:rPr>
        <w:t xml:space="preserve"> </w:t>
      </w:r>
      <w:r>
        <w:t>P.</w:t>
      </w:r>
      <w:r>
        <w:rPr>
          <w:spacing w:val="28"/>
        </w:rPr>
        <w:t xml:space="preserve"> </w:t>
      </w:r>
      <w:r>
        <w:t>L.</w:t>
      </w:r>
    </w:p>
    <w:p w14:paraId="0BBAA6A7" w14:textId="77777777" w:rsidR="00C544BC" w:rsidRDefault="00BD4BDE">
      <w:pPr>
        <w:tabs>
          <w:tab w:val="left" w:pos="1151"/>
        </w:tabs>
        <w:spacing w:before="154"/>
        <w:ind w:left="150"/>
        <w:rPr>
          <w:i/>
          <w:sz w:val="24"/>
        </w:rPr>
      </w:pPr>
      <w:r>
        <w:rPr>
          <w:rFonts w:ascii="Trebuchet MS"/>
          <w:sz w:val="12"/>
        </w:rPr>
        <w:t>546</w:t>
      </w:r>
      <w:r>
        <w:rPr>
          <w:rFonts w:ascii="Trebuchet MS"/>
          <w:sz w:val="12"/>
        </w:rPr>
        <w:tab/>
      </w:r>
      <w:r>
        <w:rPr>
          <w:sz w:val="24"/>
        </w:rPr>
        <w:t>(2004).</w:t>
      </w:r>
      <w:r>
        <w:rPr>
          <w:spacing w:val="17"/>
          <w:sz w:val="24"/>
        </w:rPr>
        <w:t xml:space="preserve"> </w:t>
      </w:r>
      <w:r>
        <w:rPr>
          <w:sz w:val="24"/>
        </w:rPr>
        <w:t>Beaked</w:t>
      </w:r>
      <w:r>
        <w:rPr>
          <w:spacing w:val="-2"/>
          <w:sz w:val="24"/>
        </w:rPr>
        <w:t xml:space="preserve"> </w:t>
      </w:r>
      <w:r>
        <w:rPr>
          <w:sz w:val="24"/>
        </w:rPr>
        <w:t>whales</w:t>
      </w:r>
      <w:r>
        <w:rPr>
          <w:spacing w:val="-1"/>
          <w:sz w:val="24"/>
        </w:rPr>
        <w:t xml:space="preserve"> </w:t>
      </w:r>
      <w:r>
        <w:rPr>
          <w:sz w:val="24"/>
        </w:rPr>
        <w:t>echolocate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prey.</w:t>
      </w:r>
      <w:r>
        <w:rPr>
          <w:spacing w:val="17"/>
          <w:sz w:val="24"/>
        </w:rPr>
        <w:t xml:space="preserve"> </w:t>
      </w:r>
      <w:r>
        <w:rPr>
          <w:i/>
          <w:sz w:val="24"/>
        </w:rPr>
        <w:t>Proceedings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Royal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Society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London.</w:t>
      </w:r>
    </w:p>
    <w:p w14:paraId="12980201" w14:textId="77777777" w:rsidR="00C544BC" w:rsidRDefault="00BD4BDE">
      <w:pPr>
        <w:tabs>
          <w:tab w:val="left" w:pos="1167"/>
        </w:tabs>
        <w:spacing w:before="154"/>
        <w:ind w:left="150"/>
        <w:rPr>
          <w:sz w:val="24"/>
        </w:rPr>
      </w:pPr>
      <w:r>
        <w:rPr>
          <w:rFonts w:ascii="Trebuchet MS" w:hAnsi="Trebuchet MS"/>
          <w:sz w:val="12"/>
        </w:rPr>
        <w:t>547</w:t>
      </w:r>
      <w:r>
        <w:rPr>
          <w:rFonts w:ascii="Trebuchet MS" w:hAnsi="Trebuchet MS"/>
          <w:sz w:val="12"/>
        </w:rPr>
        <w:tab/>
      </w:r>
      <w:r>
        <w:rPr>
          <w:i/>
          <w:sz w:val="24"/>
        </w:rPr>
        <w:t>Series</w:t>
      </w:r>
      <w:r>
        <w:rPr>
          <w:i/>
          <w:spacing w:val="35"/>
          <w:sz w:val="24"/>
        </w:rPr>
        <w:t xml:space="preserve"> </w:t>
      </w:r>
      <w:r>
        <w:rPr>
          <w:i/>
          <w:sz w:val="24"/>
        </w:rPr>
        <w:t>B:</w:t>
      </w:r>
      <w:r>
        <w:rPr>
          <w:i/>
          <w:spacing w:val="35"/>
          <w:sz w:val="24"/>
        </w:rPr>
        <w:t xml:space="preserve"> </w:t>
      </w:r>
      <w:r>
        <w:rPr>
          <w:i/>
          <w:sz w:val="24"/>
        </w:rPr>
        <w:t>Biological</w:t>
      </w:r>
      <w:r>
        <w:rPr>
          <w:i/>
          <w:spacing w:val="36"/>
          <w:sz w:val="24"/>
        </w:rPr>
        <w:t xml:space="preserve"> </w:t>
      </w:r>
      <w:r>
        <w:rPr>
          <w:i/>
          <w:sz w:val="24"/>
        </w:rPr>
        <w:t>Sciences</w:t>
      </w:r>
      <w:r>
        <w:rPr>
          <w:sz w:val="24"/>
        </w:rPr>
        <w:t>,</w:t>
      </w:r>
      <w:r>
        <w:rPr>
          <w:spacing w:val="29"/>
          <w:sz w:val="24"/>
        </w:rPr>
        <w:t xml:space="preserve"> </w:t>
      </w:r>
      <w:r>
        <w:rPr>
          <w:i/>
          <w:sz w:val="24"/>
        </w:rPr>
        <w:t>271</w:t>
      </w:r>
      <w:r>
        <w:rPr>
          <w:sz w:val="24"/>
        </w:rPr>
        <w:t>,</w:t>
      </w:r>
      <w:r>
        <w:rPr>
          <w:spacing w:val="30"/>
          <w:sz w:val="24"/>
        </w:rPr>
        <w:t xml:space="preserve"> </w:t>
      </w:r>
      <w:r>
        <w:rPr>
          <w:sz w:val="24"/>
        </w:rPr>
        <w:t>S383–S386.</w:t>
      </w:r>
      <w:r>
        <w:rPr>
          <w:spacing w:val="59"/>
          <w:sz w:val="24"/>
        </w:rPr>
        <w:t xml:space="preserve"> </w:t>
      </w:r>
      <w:hyperlink r:id="rId41">
        <w:r>
          <w:rPr>
            <w:sz w:val="24"/>
          </w:rPr>
          <w:t>https://doi.org/10.1098/rsbl.2004.0208</w:t>
        </w:r>
      </w:hyperlink>
    </w:p>
    <w:p w14:paraId="6C918FB7" w14:textId="77777777" w:rsidR="00C544BC" w:rsidRDefault="00C544BC">
      <w:pPr>
        <w:pStyle w:val="BodyText"/>
        <w:spacing w:before="4"/>
        <w:ind w:left="0"/>
        <w:rPr>
          <w:sz w:val="23"/>
        </w:rPr>
      </w:pPr>
    </w:p>
    <w:p w14:paraId="274357E4" w14:textId="77777777" w:rsidR="00C544BC" w:rsidRDefault="00BD4BDE">
      <w:pPr>
        <w:pStyle w:val="BodyText"/>
        <w:tabs>
          <w:tab w:val="left" w:pos="821"/>
        </w:tabs>
        <w:spacing w:before="0"/>
      </w:pPr>
      <w:r>
        <w:rPr>
          <w:rFonts w:ascii="Trebuchet MS"/>
          <w:sz w:val="12"/>
        </w:rPr>
        <w:t>548</w:t>
      </w:r>
      <w:r>
        <w:rPr>
          <w:rFonts w:ascii="Trebuchet MS"/>
          <w:sz w:val="12"/>
        </w:rPr>
        <w:tab/>
      </w:r>
      <w:r>
        <w:t>Johnson,</w:t>
      </w:r>
      <w:r>
        <w:rPr>
          <w:spacing w:val="16"/>
        </w:rPr>
        <w:t xml:space="preserve"> </w:t>
      </w:r>
      <w:r>
        <w:t>M.,</w:t>
      </w:r>
      <w:r>
        <w:rPr>
          <w:spacing w:val="17"/>
        </w:rPr>
        <w:t xml:space="preserve"> </w:t>
      </w:r>
      <w:r>
        <w:t>Madsen,</w:t>
      </w:r>
      <w:r>
        <w:rPr>
          <w:spacing w:val="18"/>
        </w:rPr>
        <w:t xml:space="preserve"> </w:t>
      </w:r>
      <w:r>
        <w:t>P.</w:t>
      </w:r>
      <w:r>
        <w:rPr>
          <w:spacing w:val="17"/>
        </w:rPr>
        <w:t xml:space="preserve"> </w:t>
      </w:r>
      <w:r>
        <w:t>T.,</w:t>
      </w:r>
      <w:r>
        <w:rPr>
          <w:spacing w:val="18"/>
        </w:rPr>
        <w:t xml:space="preserve"> </w:t>
      </w:r>
      <w:r>
        <w:t>Zimmer,</w:t>
      </w:r>
      <w:r>
        <w:rPr>
          <w:spacing w:val="17"/>
        </w:rPr>
        <w:t xml:space="preserve"> </w:t>
      </w:r>
      <w:r>
        <w:t>W.</w:t>
      </w:r>
      <w:r>
        <w:rPr>
          <w:spacing w:val="17"/>
        </w:rPr>
        <w:t xml:space="preserve"> </w:t>
      </w:r>
      <w:r>
        <w:t>M.</w:t>
      </w:r>
      <w:r>
        <w:rPr>
          <w:spacing w:val="18"/>
        </w:rPr>
        <w:t xml:space="preserve"> </w:t>
      </w:r>
      <w:r>
        <w:t>X.,</w:t>
      </w:r>
      <w:r>
        <w:rPr>
          <w:spacing w:val="17"/>
        </w:rPr>
        <w:t xml:space="preserve"> </w:t>
      </w:r>
      <w:r>
        <w:t>Soto,</w:t>
      </w:r>
      <w:r>
        <w:rPr>
          <w:spacing w:val="17"/>
        </w:rPr>
        <w:t xml:space="preserve"> </w:t>
      </w:r>
      <w:r>
        <w:t>N.</w:t>
      </w:r>
      <w:r>
        <w:rPr>
          <w:spacing w:val="16"/>
        </w:rPr>
        <w:t xml:space="preserve"> </w:t>
      </w:r>
      <w:r>
        <w:t>A.</w:t>
      </w:r>
      <w:r>
        <w:rPr>
          <w:spacing w:val="18"/>
        </w:rPr>
        <w:t xml:space="preserve"> </w:t>
      </w:r>
      <w:r>
        <w:t>de,</w:t>
      </w:r>
      <w:r>
        <w:rPr>
          <w:spacing w:val="16"/>
        </w:rPr>
        <w:t xml:space="preserve"> </w:t>
      </w:r>
      <w:r>
        <w:t>&amp;</w:t>
      </w:r>
      <w:r>
        <w:rPr>
          <w:spacing w:val="17"/>
        </w:rPr>
        <w:t xml:space="preserve"> </w:t>
      </w:r>
      <w:r>
        <w:t>Tyack,</w:t>
      </w:r>
      <w:r>
        <w:rPr>
          <w:spacing w:val="18"/>
        </w:rPr>
        <w:t xml:space="preserve"> </w:t>
      </w:r>
      <w:r>
        <w:t>P.</w:t>
      </w:r>
      <w:r>
        <w:rPr>
          <w:spacing w:val="16"/>
        </w:rPr>
        <w:t xml:space="preserve"> </w:t>
      </w:r>
      <w:r>
        <w:t>L.</w:t>
      </w:r>
      <w:r>
        <w:rPr>
          <w:spacing w:val="18"/>
        </w:rPr>
        <w:t xml:space="preserve"> </w:t>
      </w:r>
      <w:r>
        <w:t>(2006).</w:t>
      </w:r>
    </w:p>
    <w:p w14:paraId="5D8F9BC5" w14:textId="77777777" w:rsidR="00C544BC" w:rsidRDefault="00BD4BDE">
      <w:pPr>
        <w:tabs>
          <w:tab w:val="left" w:pos="1179"/>
        </w:tabs>
        <w:spacing w:before="154"/>
        <w:ind w:left="150"/>
        <w:rPr>
          <w:sz w:val="24"/>
        </w:rPr>
      </w:pPr>
      <w:r>
        <w:rPr>
          <w:rFonts w:ascii="Trebuchet MS" w:hAnsi="Trebuchet MS"/>
          <w:sz w:val="12"/>
        </w:rPr>
        <w:t>549</w:t>
      </w:r>
      <w:r>
        <w:rPr>
          <w:rFonts w:ascii="Trebuchet MS" w:hAnsi="Trebuchet MS"/>
          <w:sz w:val="12"/>
        </w:rPr>
        <w:tab/>
      </w:r>
      <w:r>
        <w:rPr>
          <w:sz w:val="24"/>
        </w:rPr>
        <w:t>Foraging</w:t>
      </w:r>
      <w:r>
        <w:rPr>
          <w:spacing w:val="-7"/>
          <w:sz w:val="24"/>
        </w:rPr>
        <w:t xml:space="preserve"> </w:t>
      </w:r>
      <w:r>
        <w:rPr>
          <w:sz w:val="24"/>
        </w:rPr>
        <w:t>Blainville’s</w:t>
      </w:r>
      <w:r>
        <w:rPr>
          <w:spacing w:val="-6"/>
          <w:sz w:val="24"/>
        </w:rPr>
        <w:t xml:space="preserve"> </w:t>
      </w:r>
      <w:r>
        <w:rPr>
          <w:sz w:val="24"/>
        </w:rPr>
        <w:t>beaked</w:t>
      </w:r>
      <w:r>
        <w:rPr>
          <w:spacing w:val="-6"/>
          <w:sz w:val="24"/>
        </w:rPr>
        <w:t xml:space="preserve"> </w:t>
      </w:r>
      <w:r>
        <w:rPr>
          <w:sz w:val="24"/>
        </w:rPr>
        <w:t>whales</w:t>
      </w:r>
      <w:r>
        <w:rPr>
          <w:spacing w:val="-6"/>
          <w:sz w:val="24"/>
        </w:rPr>
        <w:t xml:space="preserve"> </w:t>
      </w:r>
      <w:r>
        <w:rPr>
          <w:sz w:val="24"/>
        </w:rPr>
        <w:t>(</w:t>
      </w:r>
      <w:r>
        <w:rPr>
          <w:i/>
          <w:sz w:val="24"/>
        </w:rPr>
        <w:t>Mesoplodon</w:t>
      </w:r>
      <w:r>
        <w:rPr>
          <w:i/>
          <w:spacing w:val="-2"/>
          <w:sz w:val="24"/>
        </w:rPr>
        <w:t xml:space="preserve"> </w:t>
      </w:r>
      <w:proofErr w:type="spellStart"/>
      <w:r>
        <w:rPr>
          <w:i/>
          <w:sz w:val="24"/>
        </w:rPr>
        <w:t>densirostris</w:t>
      </w:r>
      <w:proofErr w:type="spellEnd"/>
      <w:r>
        <w:rPr>
          <w:sz w:val="24"/>
        </w:rPr>
        <w:t>)</w:t>
      </w:r>
      <w:r>
        <w:rPr>
          <w:spacing w:val="-6"/>
          <w:sz w:val="24"/>
        </w:rPr>
        <w:t xml:space="preserve"> </w:t>
      </w:r>
      <w:r>
        <w:rPr>
          <w:sz w:val="24"/>
        </w:rPr>
        <w:t>produce</w:t>
      </w:r>
      <w:r>
        <w:rPr>
          <w:spacing w:val="-6"/>
          <w:sz w:val="24"/>
        </w:rPr>
        <w:t xml:space="preserve"> </w:t>
      </w:r>
      <w:r>
        <w:rPr>
          <w:sz w:val="24"/>
        </w:rPr>
        <w:t>distinct</w:t>
      </w:r>
      <w:r>
        <w:rPr>
          <w:spacing w:val="-6"/>
          <w:sz w:val="24"/>
        </w:rPr>
        <w:t xml:space="preserve"> </w:t>
      </w:r>
      <w:r>
        <w:rPr>
          <w:sz w:val="24"/>
        </w:rPr>
        <w:t>click</w:t>
      </w:r>
    </w:p>
    <w:p w14:paraId="6957BB84" w14:textId="77777777" w:rsidR="00C544BC" w:rsidRDefault="00BD4BDE">
      <w:pPr>
        <w:tabs>
          <w:tab w:val="left" w:pos="1179"/>
        </w:tabs>
        <w:spacing w:before="155"/>
        <w:ind w:left="150"/>
        <w:rPr>
          <w:sz w:val="24"/>
        </w:rPr>
      </w:pPr>
      <w:r>
        <w:rPr>
          <w:rFonts w:ascii="Trebuchet MS"/>
          <w:sz w:val="12"/>
        </w:rPr>
        <w:t>550</w:t>
      </w:r>
      <w:r>
        <w:rPr>
          <w:rFonts w:ascii="Trebuchet MS"/>
          <w:sz w:val="12"/>
        </w:rPr>
        <w:tab/>
      </w:r>
      <w:r>
        <w:rPr>
          <w:sz w:val="24"/>
        </w:rPr>
        <w:t>types</w:t>
      </w:r>
      <w:r>
        <w:rPr>
          <w:spacing w:val="15"/>
          <w:sz w:val="24"/>
        </w:rPr>
        <w:t xml:space="preserve"> </w:t>
      </w:r>
      <w:r>
        <w:rPr>
          <w:sz w:val="24"/>
        </w:rPr>
        <w:t>matched</w:t>
      </w:r>
      <w:r>
        <w:rPr>
          <w:spacing w:val="15"/>
          <w:sz w:val="24"/>
        </w:rPr>
        <w:t xml:space="preserve"> </w:t>
      </w:r>
      <w:r>
        <w:rPr>
          <w:sz w:val="24"/>
        </w:rPr>
        <w:t>to</w:t>
      </w:r>
      <w:r>
        <w:rPr>
          <w:spacing w:val="16"/>
          <w:sz w:val="24"/>
        </w:rPr>
        <w:t xml:space="preserve"> </w:t>
      </w:r>
      <w:r>
        <w:rPr>
          <w:sz w:val="24"/>
        </w:rPr>
        <w:t>different</w:t>
      </w:r>
      <w:r>
        <w:rPr>
          <w:spacing w:val="15"/>
          <w:sz w:val="24"/>
        </w:rPr>
        <w:t xml:space="preserve"> </w:t>
      </w:r>
      <w:r>
        <w:rPr>
          <w:sz w:val="24"/>
        </w:rPr>
        <w:t>phases</w:t>
      </w:r>
      <w:r>
        <w:rPr>
          <w:spacing w:val="15"/>
          <w:sz w:val="24"/>
        </w:rPr>
        <w:t xml:space="preserve"> </w:t>
      </w:r>
      <w:r>
        <w:rPr>
          <w:sz w:val="24"/>
        </w:rPr>
        <w:t>of</w:t>
      </w:r>
      <w:r>
        <w:rPr>
          <w:spacing w:val="16"/>
          <w:sz w:val="24"/>
        </w:rPr>
        <w:t xml:space="preserve"> </w:t>
      </w:r>
      <w:r>
        <w:rPr>
          <w:sz w:val="24"/>
        </w:rPr>
        <w:t>echolocation.</w:t>
      </w:r>
      <w:r>
        <w:rPr>
          <w:spacing w:val="42"/>
          <w:sz w:val="24"/>
        </w:rPr>
        <w:t xml:space="preserve"> </w:t>
      </w:r>
      <w:r>
        <w:rPr>
          <w:i/>
          <w:sz w:val="24"/>
        </w:rPr>
        <w:t>Journal</w:t>
      </w:r>
      <w:r>
        <w:rPr>
          <w:i/>
          <w:spacing w:val="20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21"/>
          <w:sz w:val="24"/>
        </w:rPr>
        <w:t xml:space="preserve"> </w:t>
      </w:r>
      <w:r>
        <w:rPr>
          <w:i/>
          <w:sz w:val="24"/>
        </w:rPr>
        <w:t>Experimental</w:t>
      </w:r>
      <w:r>
        <w:rPr>
          <w:i/>
          <w:spacing w:val="20"/>
          <w:sz w:val="24"/>
        </w:rPr>
        <w:t xml:space="preserve"> </w:t>
      </w:r>
      <w:r>
        <w:rPr>
          <w:i/>
          <w:sz w:val="24"/>
        </w:rPr>
        <w:t>Biology</w:t>
      </w:r>
      <w:r>
        <w:rPr>
          <w:sz w:val="24"/>
        </w:rPr>
        <w:t>,</w:t>
      </w:r>
    </w:p>
    <w:p w14:paraId="65C1A6D2" w14:textId="77777777" w:rsidR="00C544BC" w:rsidRDefault="00BD4BDE">
      <w:pPr>
        <w:pStyle w:val="BodyText"/>
        <w:tabs>
          <w:tab w:val="left" w:pos="1163"/>
        </w:tabs>
      </w:pPr>
      <w:r>
        <w:rPr>
          <w:rFonts w:ascii="Trebuchet MS" w:hAnsi="Trebuchet MS"/>
          <w:sz w:val="12"/>
        </w:rPr>
        <w:t>551</w:t>
      </w:r>
      <w:r>
        <w:rPr>
          <w:rFonts w:ascii="Trebuchet MS" w:hAnsi="Trebuchet MS"/>
          <w:sz w:val="12"/>
        </w:rPr>
        <w:tab/>
      </w:r>
      <w:r>
        <w:rPr>
          <w:i/>
        </w:rPr>
        <w:t>209</w:t>
      </w:r>
      <w:r>
        <w:rPr>
          <w:i/>
          <w:spacing w:val="-26"/>
        </w:rPr>
        <w:t xml:space="preserve"> </w:t>
      </w:r>
      <w:r>
        <w:t>(24),</w:t>
      </w:r>
      <w:r>
        <w:rPr>
          <w:spacing w:val="24"/>
        </w:rPr>
        <w:t xml:space="preserve"> </w:t>
      </w:r>
      <w:r>
        <w:t>5038–5050.</w:t>
      </w:r>
      <w:r>
        <w:rPr>
          <w:spacing w:val="53"/>
        </w:rPr>
        <w:t xml:space="preserve"> </w:t>
      </w:r>
      <w:hyperlink r:id="rId42">
        <w:r>
          <w:t>https://doi.org/10.1242/jeb.02596</w:t>
        </w:r>
      </w:hyperlink>
    </w:p>
    <w:p w14:paraId="5129A765" w14:textId="77777777" w:rsidR="00C544BC" w:rsidRDefault="00C544BC">
      <w:pPr>
        <w:pStyle w:val="BodyText"/>
        <w:spacing w:before="3"/>
        <w:ind w:left="0"/>
        <w:rPr>
          <w:sz w:val="23"/>
        </w:rPr>
      </w:pPr>
    </w:p>
    <w:p w14:paraId="4607B71E" w14:textId="77777777" w:rsidR="00C544BC" w:rsidRDefault="00BD4BDE">
      <w:pPr>
        <w:pStyle w:val="BodyText"/>
        <w:tabs>
          <w:tab w:val="left" w:pos="821"/>
        </w:tabs>
        <w:spacing w:before="0"/>
      </w:pPr>
      <w:r>
        <w:rPr>
          <w:rFonts w:ascii="Trebuchet MS"/>
          <w:sz w:val="12"/>
        </w:rPr>
        <w:t>552</w:t>
      </w:r>
      <w:r>
        <w:rPr>
          <w:rFonts w:ascii="Trebuchet MS"/>
          <w:sz w:val="12"/>
        </w:rPr>
        <w:tab/>
      </w:r>
      <w:r>
        <w:t>Jones-Todd,</w:t>
      </w:r>
      <w:r>
        <w:rPr>
          <w:spacing w:val="8"/>
        </w:rPr>
        <w:t xml:space="preserve"> </w:t>
      </w:r>
      <w:r>
        <w:t>C.</w:t>
      </w:r>
      <w:r>
        <w:rPr>
          <w:spacing w:val="9"/>
        </w:rPr>
        <w:t xml:space="preserve"> </w:t>
      </w:r>
      <w:r>
        <w:t>M.,</w:t>
      </w:r>
      <w:r>
        <w:rPr>
          <w:spacing w:val="9"/>
        </w:rPr>
        <w:t xml:space="preserve"> </w:t>
      </w:r>
      <w:proofErr w:type="spellStart"/>
      <w:r>
        <w:t>Pirotta</w:t>
      </w:r>
      <w:proofErr w:type="spellEnd"/>
      <w:r>
        <w:t>,</w:t>
      </w:r>
      <w:r>
        <w:rPr>
          <w:spacing w:val="9"/>
        </w:rPr>
        <w:t xml:space="preserve"> </w:t>
      </w:r>
      <w:r>
        <w:t>E.,</w:t>
      </w:r>
      <w:r>
        <w:rPr>
          <w:spacing w:val="8"/>
        </w:rPr>
        <w:t xml:space="preserve"> </w:t>
      </w:r>
      <w:r>
        <w:t>Durban,</w:t>
      </w:r>
      <w:r>
        <w:rPr>
          <w:spacing w:val="9"/>
        </w:rPr>
        <w:t xml:space="preserve"> </w:t>
      </w:r>
      <w:r>
        <w:t>J.</w:t>
      </w:r>
      <w:r>
        <w:rPr>
          <w:spacing w:val="9"/>
        </w:rPr>
        <w:t xml:space="preserve"> </w:t>
      </w:r>
      <w:r>
        <w:t>W.,</w:t>
      </w:r>
      <w:r>
        <w:rPr>
          <w:spacing w:val="9"/>
        </w:rPr>
        <w:t xml:space="preserve"> </w:t>
      </w:r>
      <w:r>
        <w:t>Claridge,</w:t>
      </w:r>
      <w:r>
        <w:rPr>
          <w:spacing w:val="8"/>
        </w:rPr>
        <w:t xml:space="preserve"> </w:t>
      </w:r>
      <w:r>
        <w:t>D.</w:t>
      </w:r>
      <w:r>
        <w:rPr>
          <w:spacing w:val="9"/>
        </w:rPr>
        <w:t xml:space="preserve"> </w:t>
      </w:r>
      <w:r>
        <w:t>E.,</w:t>
      </w:r>
      <w:r>
        <w:rPr>
          <w:spacing w:val="9"/>
        </w:rPr>
        <w:t xml:space="preserve"> </w:t>
      </w:r>
      <w:r>
        <w:t>Baird,</w:t>
      </w:r>
      <w:r>
        <w:rPr>
          <w:spacing w:val="9"/>
        </w:rPr>
        <w:t xml:space="preserve"> </w:t>
      </w:r>
      <w:r>
        <w:t>R.</w:t>
      </w:r>
      <w:r>
        <w:rPr>
          <w:spacing w:val="8"/>
        </w:rPr>
        <w:t xml:space="preserve"> </w:t>
      </w:r>
      <w:r>
        <w:t>W.,</w:t>
      </w:r>
      <w:r>
        <w:rPr>
          <w:spacing w:val="9"/>
        </w:rPr>
        <w:t xml:space="preserve"> </w:t>
      </w:r>
      <w:r>
        <w:t>Falcone,</w:t>
      </w:r>
      <w:r>
        <w:rPr>
          <w:spacing w:val="9"/>
        </w:rPr>
        <w:t xml:space="preserve"> </w:t>
      </w:r>
      <w:r>
        <w:t>E.</w:t>
      </w:r>
    </w:p>
    <w:p w14:paraId="3108C32E" w14:textId="77777777" w:rsidR="00C544BC" w:rsidRDefault="00BD4BDE">
      <w:pPr>
        <w:pStyle w:val="BodyText"/>
        <w:tabs>
          <w:tab w:val="left" w:pos="1170"/>
        </w:tabs>
        <w:spacing w:before="155"/>
      </w:pPr>
      <w:r>
        <w:rPr>
          <w:rFonts w:ascii="Trebuchet MS"/>
          <w:sz w:val="12"/>
        </w:rPr>
        <w:t>553</w:t>
      </w:r>
      <w:r>
        <w:rPr>
          <w:rFonts w:ascii="Trebuchet MS"/>
          <w:sz w:val="12"/>
        </w:rPr>
        <w:tab/>
      </w:r>
      <w:r>
        <w:rPr>
          <w:spacing w:val="-1"/>
        </w:rPr>
        <w:t>A.,</w:t>
      </w:r>
      <w:r>
        <w:rPr>
          <w:spacing w:val="-10"/>
        </w:rPr>
        <w:t xml:space="preserve"> </w:t>
      </w:r>
      <w:r>
        <w:rPr>
          <w:spacing w:val="-1"/>
        </w:rPr>
        <w:t>Schorr,</w:t>
      </w:r>
      <w:r>
        <w:rPr>
          <w:spacing w:val="-10"/>
        </w:rPr>
        <w:t xml:space="preserve"> </w:t>
      </w:r>
      <w:r>
        <w:rPr>
          <w:spacing w:val="-1"/>
        </w:rPr>
        <w:t>G.</w:t>
      </w:r>
      <w:r>
        <w:rPr>
          <w:spacing w:val="-10"/>
        </w:rPr>
        <w:t xml:space="preserve"> </w:t>
      </w:r>
      <w:r>
        <w:rPr>
          <w:spacing w:val="-1"/>
        </w:rPr>
        <w:t>S.,</w:t>
      </w:r>
      <w:r>
        <w:rPr>
          <w:spacing w:val="-9"/>
        </w:rPr>
        <w:t xml:space="preserve"> </w:t>
      </w:r>
      <w:proofErr w:type="spellStart"/>
      <w:r>
        <w:rPr>
          <w:spacing w:val="-1"/>
        </w:rPr>
        <w:t>Watwood</w:t>
      </w:r>
      <w:proofErr w:type="spellEnd"/>
      <w:r>
        <w:rPr>
          <w:spacing w:val="-1"/>
        </w:rPr>
        <w:t>,</w:t>
      </w:r>
      <w:r>
        <w:rPr>
          <w:spacing w:val="-9"/>
        </w:rPr>
        <w:t xml:space="preserve"> </w:t>
      </w:r>
      <w:r>
        <w:rPr>
          <w:spacing w:val="-1"/>
        </w:rPr>
        <w:t>S.,</w:t>
      </w:r>
      <w:r>
        <w:rPr>
          <w:spacing w:val="-10"/>
        </w:rPr>
        <w:t xml:space="preserve"> </w:t>
      </w:r>
      <w:r>
        <w:rPr>
          <w:spacing w:val="-1"/>
        </w:rPr>
        <w:t>&amp;</w:t>
      </w:r>
      <w:r>
        <w:rPr>
          <w:spacing w:val="-10"/>
        </w:rPr>
        <w:t xml:space="preserve"> </w:t>
      </w:r>
      <w:r>
        <w:rPr>
          <w:spacing w:val="-1"/>
        </w:rPr>
        <w:t>Thomas,</w:t>
      </w:r>
      <w:r>
        <w:rPr>
          <w:spacing w:val="-9"/>
        </w:rPr>
        <w:t xml:space="preserve"> </w:t>
      </w:r>
      <w:r>
        <w:rPr>
          <w:spacing w:val="-1"/>
        </w:rPr>
        <w:t>L.</w:t>
      </w:r>
      <w:r>
        <w:rPr>
          <w:spacing w:val="-10"/>
        </w:rPr>
        <w:t xml:space="preserve"> </w:t>
      </w:r>
      <w:r>
        <w:rPr>
          <w:spacing w:val="-1"/>
        </w:rPr>
        <w:t>(2021).</w:t>
      </w:r>
      <w:r>
        <w:rPr>
          <w:spacing w:val="7"/>
        </w:rPr>
        <w:t xml:space="preserve"> </w:t>
      </w:r>
      <w:r>
        <w:t>Discrete-space</w:t>
      </w:r>
      <w:r>
        <w:rPr>
          <w:spacing w:val="-10"/>
        </w:rPr>
        <w:t xml:space="preserve"> </w:t>
      </w:r>
      <w:r>
        <w:t>continuous-time</w:t>
      </w:r>
    </w:p>
    <w:p w14:paraId="383487EA" w14:textId="77777777" w:rsidR="00C544BC" w:rsidRDefault="00BD4BDE">
      <w:pPr>
        <w:tabs>
          <w:tab w:val="left" w:pos="1179"/>
        </w:tabs>
        <w:spacing w:before="154"/>
        <w:ind w:left="150"/>
        <w:rPr>
          <w:sz w:val="24"/>
        </w:rPr>
      </w:pPr>
      <w:r>
        <w:rPr>
          <w:rFonts w:ascii="Trebuchet MS"/>
          <w:sz w:val="12"/>
        </w:rPr>
        <w:t>554</w:t>
      </w:r>
      <w:r>
        <w:rPr>
          <w:rFonts w:ascii="Trebuchet MS"/>
          <w:sz w:val="12"/>
        </w:rPr>
        <w:tab/>
      </w:r>
      <w:r>
        <w:rPr>
          <w:w w:val="95"/>
          <w:sz w:val="24"/>
        </w:rPr>
        <w:t>models</w:t>
      </w:r>
      <w:r>
        <w:rPr>
          <w:spacing w:val="55"/>
          <w:sz w:val="24"/>
        </w:rPr>
        <w:t xml:space="preserve"> </w:t>
      </w:r>
      <w:r>
        <w:rPr>
          <w:w w:val="95"/>
          <w:sz w:val="24"/>
        </w:rPr>
        <w:t>of</w:t>
      </w:r>
      <w:r>
        <w:rPr>
          <w:spacing w:val="56"/>
          <w:sz w:val="24"/>
        </w:rPr>
        <w:t xml:space="preserve"> </w:t>
      </w:r>
      <w:r>
        <w:rPr>
          <w:w w:val="95"/>
          <w:sz w:val="24"/>
        </w:rPr>
        <w:t>marine</w:t>
      </w:r>
      <w:r>
        <w:rPr>
          <w:spacing w:val="56"/>
          <w:sz w:val="24"/>
        </w:rPr>
        <w:t xml:space="preserve"> </w:t>
      </w:r>
      <w:r>
        <w:rPr>
          <w:w w:val="95"/>
          <w:sz w:val="24"/>
        </w:rPr>
        <w:t>mammal</w:t>
      </w:r>
      <w:r>
        <w:rPr>
          <w:spacing w:val="56"/>
          <w:sz w:val="24"/>
        </w:rPr>
        <w:t xml:space="preserve"> </w:t>
      </w:r>
      <w:r>
        <w:rPr>
          <w:w w:val="95"/>
          <w:sz w:val="24"/>
        </w:rPr>
        <w:t>exposure</w:t>
      </w:r>
      <w:r>
        <w:rPr>
          <w:spacing w:val="56"/>
          <w:sz w:val="24"/>
        </w:rPr>
        <w:t xml:space="preserve"> </w:t>
      </w:r>
      <w:r>
        <w:rPr>
          <w:w w:val="95"/>
          <w:sz w:val="24"/>
        </w:rPr>
        <w:t>to</w:t>
      </w:r>
      <w:r>
        <w:rPr>
          <w:spacing w:val="55"/>
          <w:sz w:val="24"/>
        </w:rPr>
        <w:t xml:space="preserve"> </w:t>
      </w:r>
      <w:r>
        <w:rPr>
          <w:w w:val="95"/>
          <w:sz w:val="24"/>
        </w:rPr>
        <w:t>Navy</w:t>
      </w:r>
      <w:r>
        <w:rPr>
          <w:spacing w:val="56"/>
          <w:sz w:val="24"/>
        </w:rPr>
        <w:t xml:space="preserve"> </w:t>
      </w:r>
      <w:r>
        <w:rPr>
          <w:w w:val="95"/>
          <w:sz w:val="24"/>
        </w:rPr>
        <w:t>sonar.</w:t>
      </w:r>
      <w:r>
        <w:rPr>
          <w:spacing w:val="132"/>
          <w:sz w:val="24"/>
        </w:rPr>
        <w:t xml:space="preserve"> </w:t>
      </w:r>
      <w:r>
        <w:rPr>
          <w:i/>
          <w:w w:val="95"/>
          <w:sz w:val="24"/>
        </w:rPr>
        <w:t>Ecological</w:t>
      </w:r>
      <w:r>
        <w:rPr>
          <w:i/>
          <w:spacing w:val="61"/>
          <w:sz w:val="24"/>
        </w:rPr>
        <w:t xml:space="preserve"> </w:t>
      </w:r>
      <w:r>
        <w:rPr>
          <w:i/>
          <w:w w:val="95"/>
          <w:sz w:val="24"/>
        </w:rPr>
        <w:t>Applications</w:t>
      </w:r>
      <w:r>
        <w:rPr>
          <w:w w:val="95"/>
          <w:sz w:val="24"/>
        </w:rPr>
        <w:t>,</w:t>
      </w:r>
      <w:r>
        <w:rPr>
          <w:spacing w:val="62"/>
          <w:sz w:val="24"/>
        </w:rPr>
        <w:t xml:space="preserve"> </w:t>
      </w:r>
      <w:r>
        <w:rPr>
          <w:i/>
          <w:w w:val="95"/>
          <w:sz w:val="24"/>
        </w:rPr>
        <w:t>0</w:t>
      </w:r>
      <w:r>
        <w:rPr>
          <w:i/>
          <w:spacing w:val="-19"/>
          <w:w w:val="95"/>
          <w:sz w:val="24"/>
        </w:rPr>
        <w:t xml:space="preserve"> </w:t>
      </w:r>
      <w:r>
        <w:rPr>
          <w:w w:val="95"/>
          <w:sz w:val="24"/>
        </w:rPr>
        <w:t>(0),</w:t>
      </w:r>
    </w:p>
    <w:p w14:paraId="524EEB6E" w14:textId="77777777" w:rsidR="00C544BC" w:rsidRDefault="00C544BC">
      <w:pPr>
        <w:rPr>
          <w:sz w:val="24"/>
        </w:rPr>
        <w:sectPr w:rsidR="00C544BC">
          <w:pgSz w:w="12240" w:h="15840"/>
          <w:pgMar w:top="1320" w:right="1280" w:bottom="1100" w:left="900" w:header="0" w:footer="832" w:gutter="0"/>
          <w:cols w:space="720"/>
        </w:sectPr>
      </w:pPr>
    </w:p>
    <w:p w14:paraId="38AAC97B" w14:textId="77777777" w:rsidR="00C544BC" w:rsidRDefault="00BD4BDE">
      <w:pPr>
        <w:pStyle w:val="BodyText"/>
        <w:tabs>
          <w:tab w:val="left" w:pos="1179"/>
        </w:tabs>
        <w:spacing w:before="107"/>
      </w:pPr>
      <w:r>
        <w:rPr>
          <w:rFonts w:ascii="Trebuchet MS"/>
          <w:sz w:val="12"/>
        </w:rPr>
        <w:lastRenderedPageBreak/>
        <w:t>555</w:t>
      </w:r>
      <w:r>
        <w:rPr>
          <w:rFonts w:ascii="Trebuchet MS"/>
          <w:sz w:val="12"/>
        </w:rPr>
        <w:tab/>
      </w:r>
      <w:r>
        <w:t>e02475.</w:t>
      </w:r>
      <w:r>
        <w:rPr>
          <w:spacing w:val="36"/>
        </w:rPr>
        <w:t xml:space="preserve"> </w:t>
      </w:r>
      <w:hyperlink r:id="rId43">
        <w:r>
          <w:t>https://doi.org/10.1002/eap.2475</w:t>
        </w:r>
      </w:hyperlink>
    </w:p>
    <w:p w14:paraId="0B004A74" w14:textId="77777777" w:rsidR="00C544BC" w:rsidRDefault="00C544BC">
      <w:pPr>
        <w:pStyle w:val="BodyText"/>
        <w:spacing w:before="3"/>
        <w:ind w:left="0"/>
        <w:rPr>
          <w:sz w:val="23"/>
        </w:rPr>
      </w:pPr>
    </w:p>
    <w:p w14:paraId="253504A8" w14:textId="77777777" w:rsidR="00C544BC" w:rsidRDefault="00BD4BDE">
      <w:pPr>
        <w:pStyle w:val="BodyText"/>
        <w:tabs>
          <w:tab w:val="left" w:pos="821"/>
        </w:tabs>
        <w:spacing w:before="0"/>
      </w:pPr>
      <w:r>
        <w:rPr>
          <w:rFonts w:ascii="Trebuchet MS"/>
          <w:sz w:val="12"/>
        </w:rPr>
        <w:t>556</w:t>
      </w:r>
      <w:r>
        <w:rPr>
          <w:rFonts w:ascii="Trebuchet MS"/>
          <w:sz w:val="12"/>
        </w:rPr>
        <w:tab/>
      </w:r>
      <w:r>
        <w:t>Joyce,</w:t>
      </w:r>
      <w:r>
        <w:rPr>
          <w:spacing w:val="-7"/>
        </w:rPr>
        <w:t xml:space="preserve"> </w:t>
      </w:r>
      <w:r>
        <w:t>T.</w:t>
      </w:r>
      <w:r>
        <w:rPr>
          <w:spacing w:val="-7"/>
        </w:rPr>
        <w:t xml:space="preserve"> </w:t>
      </w:r>
      <w:r>
        <w:t>W.,</w:t>
      </w:r>
      <w:r>
        <w:rPr>
          <w:spacing w:val="-6"/>
        </w:rPr>
        <w:t xml:space="preserve"> </w:t>
      </w:r>
      <w:r>
        <w:t>Durban,</w:t>
      </w:r>
      <w:r>
        <w:rPr>
          <w:spacing w:val="-6"/>
        </w:rPr>
        <w:t xml:space="preserve"> </w:t>
      </w:r>
      <w:r>
        <w:t>J.</w:t>
      </w:r>
      <w:r>
        <w:rPr>
          <w:spacing w:val="-8"/>
        </w:rPr>
        <w:t xml:space="preserve"> </w:t>
      </w:r>
      <w:r>
        <w:t>W.,</w:t>
      </w:r>
      <w:r>
        <w:rPr>
          <w:spacing w:val="-6"/>
        </w:rPr>
        <w:t xml:space="preserve"> </w:t>
      </w:r>
      <w:r>
        <w:t>Claridge,</w:t>
      </w:r>
      <w:r>
        <w:rPr>
          <w:spacing w:val="-6"/>
        </w:rPr>
        <w:t xml:space="preserve"> </w:t>
      </w:r>
      <w:r>
        <w:t>D.</w:t>
      </w:r>
      <w:r>
        <w:rPr>
          <w:spacing w:val="-8"/>
        </w:rPr>
        <w:t xml:space="preserve"> </w:t>
      </w:r>
      <w:r>
        <w:t>E.,</w:t>
      </w:r>
      <w:r>
        <w:rPr>
          <w:spacing w:val="-6"/>
        </w:rPr>
        <w:t xml:space="preserve"> </w:t>
      </w:r>
      <w:r>
        <w:t>Dunn,</w:t>
      </w:r>
      <w:r>
        <w:rPr>
          <w:spacing w:val="-6"/>
        </w:rPr>
        <w:t xml:space="preserve"> </w:t>
      </w:r>
      <w:r>
        <w:t>C.</w:t>
      </w:r>
      <w:r>
        <w:rPr>
          <w:spacing w:val="-7"/>
        </w:rPr>
        <w:t xml:space="preserve"> </w:t>
      </w:r>
      <w:r>
        <w:t>A.,</w:t>
      </w:r>
      <w:r>
        <w:rPr>
          <w:spacing w:val="-6"/>
        </w:rPr>
        <w:t xml:space="preserve"> </w:t>
      </w:r>
      <w:proofErr w:type="spellStart"/>
      <w:r>
        <w:t>Fearnbach</w:t>
      </w:r>
      <w:proofErr w:type="spellEnd"/>
      <w:r>
        <w:t>,</w:t>
      </w:r>
      <w:r>
        <w:rPr>
          <w:spacing w:val="-6"/>
        </w:rPr>
        <w:t xml:space="preserve"> </w:t>
      </w:r>
      <w:r>
        <w:t>H.,</w:t>
      </w:r>
      <w:r>
        <w:rPr>
          <w:spacing w:val="-6"/>
        </w:rPr>
        <w:t xml:space="preserve"> </w:t>
      </w:r>
      <w:r>
        <w:t>Parsons,</w:t>
      </w:r>
      <w:r>
        <w:rPr>
          <w:spacing w:val="-6"/>
        </w:rPr>
        <w:t xml:space="preserve"> </w:t>
      </w:r>
      <w:r>
        <w:t>K.</w:t>
      </w:r>
      <w:r>
        <w:rPr>
          <w:spacing w:val="-7"/>
        </w:rPr>
        <w:t xml:space="preserve"> </w:t>
      </w:r>
      <w:r>
        <w:t>M.,</w:t>
      </w:r>
    </w:p>
    <w:p w14:paraId="7E006390" w14:textId="77777777" w:rsidR="00C544BC" w:rsidRDefault="00BD4BDE">
      <w:pPr>
        <w:pStyle w:val="BodyText"/>
        <w:tabs>
          <w:tab w:val="left" w:pos="1170"/>
        </w:tabs>
        <w:spacing w:before="155"/>
      </w:pPr>
      <w:r>
        <w:rPr>
          <w:rFonts w:ascii="Trebuchet MS"/>
          <w:sz w:val="12"/>
        </w:rPr>
        <w:t>557</w:t>
      </w:r>
      <w:r>
        <w:rPr>
          <w:rFonts w:ascii="Trebuchet MS"/>
          <w:sz w:val="12"/>
        </w:rPr>
        <w:tab/>
      </w:r>
      <w:r>
        <w:rPr>
          <w:w w:val="95"/>
        </w:rPr>
        <w:t>Andrews,</w:t>
      </w:r>
      <w:r>
        <w:rPr>
          <w:spacing w:val="9"/>
          <w:w w:val="95"/>
        </w:rPr>
        <w:t xml:space="preserve"> </w:t>
      </w:r>
      <w:r>
        <w:rPr>
          <w:w w:val="95"/>
        </w:rPr>
        <w:t>R.</w:t>
      </w:r>
      <w:r>
        <w:rPr>
          <w:spacing w:val="9"/>
          <w:w w:val="95"/>
        </w:rPr>
        <w:t xml:space="preserve"> </w:t>
      </w:r>
      <w:r>
        <w:rPr>
          <w:w w:val="95"/>
        </w:rPr>
        <w:t>D.,</w:t>
      </w:r>
      <w:r>
        <w:rPr>
          <w:spacing w:val="9"/>
          <w:w w:val="95"/>
        </w:rPr>
        <w:t xml:space="preserve"> </w:t>
      </w:r>
      <w:r>
        <w:rPr>
          <w:w w:val="95"/>
        </w:rPr>
        <w:t>&amp;</w:t>
      </w:r>
      <w:r>
        <w:rPr>
          <w:spacing w:val="9"/>
          <w:w w:val="95"/>
        </w:rPr>
        <w:t xml:space="preserve"> </w:t>
      </w:r>
      <w:r>
        <w:rPr>
          <w:w w:val="95"/>
        </w:rPr>
        <w:t>Ballance,</w:t>
      </w:r>
      <w:r>
        <w:rPr>
          <w:spacing w:val="9"/>
          <w:w w:val="95"/>
        </w:rPr>
        <w:t xml:space="preserve"> </w:t>
      </w:r>
      <w:r>
        <w:rPr>
          <w:w w:val="95"/>
        </w:rPr>
        <w:t>L.</w:t>
      </w:r>
      <w:r>
        <w:rPr>
          <w:spacing w:val="8"/>
          <w:w w:val="95"/>
        </w:rPr>
        <w:t xml:space="preserve"> </w:t>
      </w:r>
      <w:r>
        <w:rPr>
          <w:w w:val="95"/>
        </w:rPr>
        <w:t>T.</w:t>
      </w:r>
      <w:r>
        <w:rPr>
          <w:spacing w:val="9"/>
          <w:w w:val="95"/>
        </w:rPr>
        <w:t xml:space="preserve"> </w:t>
      </w:r>
      <w:r>
        <w:rPr>
          <w:w w:val="95"/>
        </w:rPr>
        <w:t>(2017).</w:t>
      </w:r>
      <w:r>
        <w:rPr>
          <w:spacing w:val="33"/>
          <w:w w:val="95"/>
        </w:rPr>
        <w:t xml:space="preserve"> </w:t>
      </w:r>
      <w:r>
        <w:rPr>
          <w:w w:val="95"/>
        </w:rPr>
        <w:t>Physiological,</w:t>
      </w:r>
      <w:r>
        <w:rPr>
          <w:spacing w:val="9"/>
          <w:w w:val="95"/>
        </w:rPr>
        <w:t xml:space="preserve"> </w:t>
      </w:r>
      <w:r>
        <w:rPr>
          <w:w w:val="95"/>
        </w:rPr>
        <w:t>morphological,</w:t>
      </w:r>
      <w:r>
        <w:rPr>
          <w:spacing w:val="9"/>
          <w:w w:val="95"/>
        </w:rPr>
        <w:t xml:space="preserve"> </w:t>
      </w:r>
      <w:r>
        <w:rPr>
          <w:w w:val="95"/>
        </w:rPr>
        <w:t>and</w:t>
      </w:r>
      <w:r>
        <w:rPr>
          <w:spacing w:val="9"/>
          <w:w w:val="95"/>
        </w:rPr>
        <w:t xml:space="preserve"> </w:t>
      </w:r>
      <w:r>
        <w:rPr>
          <w:w w:val="95"/>
        </w:rPr>
        <w:t>ecological</w:t>
      </w:r>
    </w:p>
    <w:p w14:paraId="6FF896E7" w14:textId="77777777" w:rsidR="00C544BC" w:rsidRDefault="00BD4BDE">
      <w:pPr>
        <w:pStyle w:val="BodyText"/>
        <w:tabs>
          <w:tab w:val="left" w:pos="1179"/>
        </w:tabs>
      </w:pPr>
      <w:r>
        <w:rPr>
          <w:rFonts w:ascii="Trebuchet MS"/>
          <w:sz w:val="12"/>
        </w:rPr>
        <w:t>558</w:t>
      </w:r>
      <w:r>
        <w:rPr>
          <w:rFonts w:ascii="Trebuchet MS"/>
          <w:sz w:val="12"/>
        </w:rPr>
        <w:tab/>
      </w:r>
      <w:r>
        <w:rPr>
          <w:w w:val="95"/>
        </w:rPr>
        <w:t>tradeoffs</w:t>
      </w:r>
      <w:r>
        <w:rPr>
          <w:spacing w:val="5"/>
          <w:w w:val="95"/>
        </w:rPr>
        <w:t xml:space="preserve"> </w:t>
      </w:r>
      <w:r>
        <w:rPr>
          <w:w w:val="95"/>
        </w:rPr>
        <w:t>influence</w:t>
      </w:r>
      <w:r>
        <w:rPr>
          <w:spacing w:val="6"/>
          <w:w w:val="95"/>
        </w:rPr>
        <w:t xml:space="preserve"> </w:t>
      </w:r>
      <w:r>
        <w:rPr>
          <w:w w:val="95"/>
        </w:rPr>
        <w:t>vertical</w:t>
      </w:r>
      <w:r>
        <w:rPr>
          <w:spacing w:val="5"/>
          <w:w w:val="95"/>
        </w:rPr>
        <w:t xml:space="preserve"> </w:t>
      </w:r>
      <w:r>
        <w:rPr>
          <w:w w:val="95"/>
        </w:rPr>
        <w:t>habitat</w:t>
      </w:r>
      <w:r>
        <w:rPr>
          <w:spacing w:val="5"/>
          <w:w w:val="95"/>
        </w:rPr>
        <w:t xml:space="preserve"> </w:t>
      </w:r>
      <w:r>
        <w:rPr>
          <w:w w:val="95"/>
        </w:rPr>
        <w:t>use</w:t>
      </w:r>
      <w:r>
        <w:rPr>
          <w:spacing w:val="6"/>
          <w:w w:val="95"/>
        </w:rPr>
        <w:t xml:space="preserve"> </w:t>
      </w:r>
      <w:r>
        <w:rPr>
          <w:w w:val="95"/>
        </w:rPr>
        <w:t>of</w:t>
      </w:r>
      <w:r>
        <w:rPr>
          <w:spacing w:val="5"/>
          <w:w w:val="95"/>
        </w:rPr>
        <w:t xml:space="preserve"> </w:t>
      </w:r>
      <w:r>
        <w:rPr>
          <w:w w:val="95"/>
        </w:rPr>
        <w:t>deep-diving</w:t>
      </w:r>
      <w:r>
        <w:rPr>
          <w:spacing w:val="6"/>
          <w:w w:val="95"/>
        </w:rPr>
        <w:t xml:space="preserve"> </w:t>
      </w:r>
      <w:r>
        <w:rPr>
          <w:w w:val="95"/>
        </w:rPr>
        <w:t>toothed-whales</w:t>
      </w:r>
      <w:r>
        <w:rPr>
          <w:spacing w:val="5"/>
          <w:w w:val="95"/>
        </w:rPr>
        <w:t xml:space="preserve"> </w:t>
      </w:r>
      <w:r>
        <w:rPr>
          <w:w w:val="95"/>
        </w:rPr>
        <w:t>in</w:t>
      </w:r>
      <w:r>
        <w:rPr>
          <w:spacing w:val="5"/>
          <w:w w:val="95"/>
        </w:rPr>
        <w:t xml:space="preserve"> </w:t>
      </w:r>
      <w:r>
        <w:rPr>
          <w:w w:val="95"/>
        </w:rPr>
        <w:t>the</w:t>
      </w:r>
      <w:r>
        <w:rPr>
          <w:spacing w:val="5"/>
          <w:w w:val="95"/>
        </w:rPr>
        <w:t xml:space="preserve"> </w:t>
      </w:r>
      <w:r>
        <w:rPr>
          <w:w w:val="95"/>
        </w:rPr>
        <w:t>Bahamas.</w:t>
      </w:r>
    </w:p>
    <w:p w14:paraId="2EC2050B" w14:textId="77777777" w:rsidR="00C544BC" w:rsidRDefault="00BD4BDE">
      <w:pPr>
        <w:pStyle w:val="BodyText"/>
        <w:tabs>
          <w:tab w:val="left" w:pos="1166"/>
        </w:tabs>
      </w:pPr>
      <w:r>
        <w:rPr>
          <w:rFonts w:ascii="Trebuchet MS"/>
          <w:sz w:val="12"/>
        </w:rPr>
        <w:t>559</w:t>
      </w:r>
      <w:r>
        <w:rPr>
          <w:rFonts w:ascii="Trebuchet MS"/>
          <w:sz w:val="12"/>
        </w:rPr>
        <w:tab/>
      </w:r>
      <w:r>
        <w:rPr>
          <w:i/>
          <w:spacing w:val="-1"/>
        </w:rPr>
        <w:t>PLOS</w:t>
      </w:r>
      <w:r>
        <w:rPr>
          <w:i/>
          <w:spacing w:val="26"/>
        </w:rPr>
        <w:t xml:space="preserve"> </w:t>
      </w:r>
      <w:r>
        <w:rPr>
          <w:i/>
          <w:spacing w:val="-1"/>
        </w:rPr>
        <w:t>ONE</w:t>
      </w:r>
      <w:r>
        <w:rPr>
          <w:spacing w:val="-1"/>
        </w:rPr>
        <w:t>,</w:t>
      </w:r>
      <w:r>
        <w:rPr>
          <w:spacing w:val="21"/>
        </w:rPr>
        <w:t xml:space="preserve"> </w:t>
      </w:r>
      <w:r>
        <w:rPr>
          <w:i/>
          <w:spacing w:val="-1"/>
        </w:rPr>
        <w:t>12</w:t>
      </w:r>
      <w:r>
        <w:rPr>
          <w:i/>
          <w:spacing w:val="-26"/>
        </w:rPr>
        <w:t xml:space="preserve"> </w:t>
      </w:r>
      <w:r>
        <w:rPr>
          <w:spacing w:val="-1"/>
        </w:rPr>
        <w:t>(10),</w:t>
      </w:r>
      <w:r>
        <w:rPr>
          <w:spacing w:val="20"/>
        </w:rPr>
        <w:t xml:space="preserve"> </w:t>
      </w:r>
      <w:r>
        <w:rPr>
          <w:spacing w:val="-1"/>
        </w:rPr>
        <w:t>e0185113.</w:t>
      </w:r>
      <w:r>
        <w:rPr>
          <w:spacing w:val="48"/>
        </w:rPr>
        <w:t xml:space="preserve"> </w:t>
      </w:r>
      <w:hyperlink r:id="rId44">
        <w:r>
          <w:rPr>
            <w:spacing w:val="-1"/>
          </w:rPr>
          <w:t>https://doi.org/10.1371/journal.pone.0185113</w:t>
        </w:r>
      </w:hyperlink>
    </w:p>
    <w:p w14:paraId="64484AD7" w14:textId="77777777" w:rsidR="00C544BC" w:rsidRDefault="00C544BC">
      <w:pPr>
        <w:pStyle w:val="BodyText"/>
        <w:spacing w:before="4"/>
        <w:ind w:left="0"/>
        <w:rPr>
          <w:sz w:val="23"/>
        </w:rPr>
      </w:pPr>
    </w:p>
    <w:p w14:paraId="446BFDC3" w14:textId="77777777" w:rsidR="00C544BC" w:rsidRDefault="00BD4BDE">
      <w:pPr>
        <w:pStyle w:val="BodyText"/>
        <w:tabs>
          <w:tab w:val="left" w:pos="821"/>
        </w:tabs>
        <w:spacing w:before="0"/>
      </w:pPr>
      <w:r>
        <w:rPr>
          <w:rFonts w:ascii="Trebuchet MS"/>
          <w:sz w:val="12"/>
        </w:rPr>
        <w:t>560</w:t>
      </w:r>
      <w:r>
        <w:rPr>
          <w:rFonts w:ascii="Trebuchet MS"/>
          <w:sz w:val="12"/>
        </w:rPr>
        <w:tab/>
      </w:r>
      <w:r>
        <w:t>Joyce,</w:t>
      </w:r>
      <w:r>
        <w:rPr>
          <w:spacing w:val="-9"/>
        </w:rPr>
        <w:t xml:space="preserve"> </w:t>
      </w:r>
      <w:r>
        <w:t>T.</w:t>
      </w:r>
      <w:r>
        <w:rPr>
          <w:spacing w:val="-10"/>
        </w:rPr>
        <w:t xml:space="preserve"> </w:t>
      </w:r>
      <w:r>
        <w:t>W.,</w:t>
      </w:r>
      <w:r>
        <w:rPr>
          <w:spacing w:val="-8"/>
        </w:rPr>
        <w:t xml:space="preserve"> </w:t>
      </w:r>
      <w:r>
        <w:t>Durban,</w:t>
      </w:r>
      <w:r>
        <w:rPr>
          <w:spacing w:val="-9"/>
        </w:rPr>
        <w:t xml:space="preserve"> </w:t>
      </w:r>
      <w:r>
        <w:t>J.</w:t>
      </w:r>
      <w:r>
        <w:rPr>
          <w:spacing w:val="-10"/>
        </w:rPr>
        <w:t xml:space="preserve"> </w:t>
      </w:r>
      <w:r>
        <w:t>W.,</w:t>
      </w:r>
      <w:r>
        <w:rPr>
          <w:spacing w:val="-9"/>
        </w:rPr>
        <w:t xml:space="preserve"> </w:t>
      </w:r>
      <w:r>
        <w:t>Claridge,</w:t>
      </w:r>
      <w:r>
        <w:rPr>
          <w:spacing w:val="-8"/>
        </w:rPr>
        <w:t xml:space="preserve"> </w:t>
      </w:r>
      <w:r>
        <w:t>D.</w:t>
      </w:r>
      <w:r>
        <w:rPr>
          <w:spacing w:val="-11"/>
        </w:rPr>
        <w:t xml:space="preserve"> </w:t>
      </w:r>
      <w:r>
        <w:t>E.,</w:t>
      </w:r>
      <w:r>
        <w:rPr>
          <w:spacing w:val="-7"/>
        </w:rPr>
        <w:t xml:space="preserve"> </w:t>
      </w:r>
      <w:r>
        <w:t>Dunn,</w:t>
      </w:r>
      <w:r>
        <w:rPr>
          <w:spacing w:val="-9"/>
        </w:rPr>
        <w:t xml:space="preserve"> </w:t>
      </w:r>
      <w:r>
        <w:t>C.</w:t>
      </w:r>
      <w:r>
        <w:rPr>
          <w:spacing w:val="-10"/>
        </w:rPr>
        <w:t xml:space="preserve"> </w:t>
      </w:r>
      <w:r>
        <w:t>A.,</w:t>
      </w:r>
      <w:r>
        <w:rPr>
          <w:spacing w:val="-9"/>
        </w:rPr>
        <w:t xml:space="preserve"> </w:t>
      </w:r>
      <w:proofErr w:type="spellStart"/>
      <w:r>
        <w:t>Hickmott</w:t>
      </w:r>
      <w:proofErr w:type="spellEnd"/>
      <w:r>
        <w:t>,</w:t>
      </w:r>
      <w:r>
        <w:rPr>
          <w:spacing w:val="-9"/>
        </w:rPr>
        <w:t xml:space="preserve"> </w:t>
      </w:r>
      <w:r>
        <w:t>L.</w:t>
      </w:r>
      <w:r>
        <w:rPr>
          <w:spacing w:val="-10"/>
        </w:rPr>
        <w:t xml:space="preserve"> </w:t>
      </w:r>
      <w:r>
        <w:t>S.,</w:t>
      </w:r>
      <w:r>
        <w:rPr>
          <w:spacing w:val="-8"/>
        </w:rPr>
        <w:t xml:space="preserve"> </w:t>
      </w:r>
      <w:proofErr w:type="spellStart"/>
      <w:r>
        <w:t>Fearnbach</w:t>
      </w:r>
      <w:proofErr w:type="spellEnd"/>
      <w:r>
        <w:t>,</w:t>
      </w:r>
      <w:r>
        <w:rPr>
          <w:spacing w:val="-9"/>
        </w:rPr>
        <w:t xml:space="preserve"> </w:t>
      </w:r>
      <w:r>
        <w:t>H.,</w:t>
      </w:r>
    </w:p>
    <w:p w14:paraId="7DF2EBA4" w14:textId="77777777" w:rsidR="00C544BC" w:rsidRDefault="00BD4BDE">
      <w:pPr>
        <w:pStyle w:val="BodyText"/>
        <w:tabs>
          <w:tab w:val="left" w:pos="1179"/>
        </w:tabs>
      </w:pPr>
      <w:r>
        <w:rPr>
          <w:rFonts w:ascii="Trebuchet MS" w:hAnsi="Trebuchet MS"/>
          <w:sz w:val="12"/>
        </w:rPr>
        <w:t>561</w:t>
      </w:r>
      <w:r>
        <w:rPr>
          <w:rFonts w:ascii="Trebuchet MS" w:hAnsi="Trebuchet MS"/>
          <w:sz w:val="12"/>
        </w:rPr>
        <w:tab/>
      </w:r>
      <w:r>
        <w:rPr>
          <w:spacing w:val="-1"/>
        </w:rPr>
        <w:t>Dolan,</w:t>
      </w:r>
      <w:r>
        <w:rPr>
          <w:spacing w:val="-10"/>
        </w:rPr>
        <w:t xml:space="preserve"> </w:t>
      </w:r>
      <w:r>
        <w:rPr>
          <w:spacing w:val="-1"/>
        </w:rPr>
        <w:t>K.,</w:t>
      </w:r>
      <w:r>
        <w:rPr>
          <w:spacing w:val="-10"/>
        </w:rPr>
        <w:t xml:space="preserve"> </w:t>
      </w:r>
      <w:r>
        <w:rPr>
          <w:spacing w:val="-1"/>
        </w:rPr>
        <w:t>&amp;</w:t>
      </w:r>
      <w:r>
        <w:rPr>
          <w:spacing w:val="-10"/>
        </w:rPr>
        <w:t xml:space="preserve"> </w:t>
      </w:r>
      <w:r>
        <w:rPr>
          <w:spacing w:val="-1"/>
        </w:rPr>
        <w:t>Moretti,</w:t>
      </w:r>
      <w:r>
        <w:rPr>
          <w:spacing w:val="-10"/>
        </w:rPr>
        <w:t xml:space="preserve"> </w:t>
      </w:r>
      <w:r>
        <w:rPr>
          <w:spacing w:val="-1"/>
        </w:rPr>
        <w:t>D.</w:t>
      </w:r>
      <w:r>
        <w:rPr>
          <w:spacing w:val="-10"/>
        </w:rPr>
        <w:t xml:space="preserve"> </w:t>
      </w:r>
      <w:r>
        <w:rPr>
          <w:spacing w:val="-1"/>
        </w:rPr>
        <w:t>(2019).</w:t>
      </w:r>
      <w:r>
        <w:rPr>
          <w:spacing w:val="8"/>
        </w:rPr>
        <w:t xml:space="preserve"> </w:t>
      </w:r>
      <w:r>
        <w:rPr>
          <w:spacing w:val="-1"/>
        </w:rPr>
        <w:t>Behavioral</w:t>
      </w:r>
      <w:r>
        <w:rPr>
          <w:spacing w:val="-10"/>
        </w:rPr>
        <w:t xml:space="preserve"> </w:t>
      </w:r>
      <w:r>
        <w:rPr>
          <w:spacing w:val="-1"/>
        </w:rPr>
        <w:t>responses</w:t>
      </w:r>
      <w:r>
        <w:rPr>
          <w:spacing w:val="-10"/>
        </w:rPr>
        <w:t xml:space="preserve"> </w:t>
      </w:r>
      <w:r>
        <w:rPr>
          <w:spacing w:val="-1"/>
        </w:rPr>
        <w:t>of</w:t>
      </w:r>
      <w:r>
        <w:rPr>
          <w:spacing w:val="-10"/>
        </w:rPr>
        <w:t xml:space="preserve"> </w:t>
      </w:r>
      <w:r>
        <w:rPr>
          <w:spacing w:val="-1"/>
        </w:rPr>
        <w:t>satellite</w:t>
      </w:r>
      <w:r>
        <w:rPr>
          <w:spacing w:val="-10"/>
        </w:rPr>
        <w:t xml:space="preserve"> </w:t>
      </w:r>
      <w:r>
        <w:rPr>
          <w:spacing w:val="-1"/>
        </w:rPr>
        <w:t>tracked</w:t>
      </w:r>
      <w:r>
        <w:rPr>
          <w:spacing w:val="-9"/>
        </w:rPr>
        <w:t xml:space="preserve"> </w:t>
      </w:r>
      <w:r>
        <w:t>Blainville’s</w:t>
      </w:r>
    </w:p>
    <w:p w14:paraId="6B46EF8E" w14:textId="77777777" w:rsidR="00C544BC" w:rsidRDefault="00BD4BDE">
      <w:pPr>
        <w:tabs>
          <w:tab w:val="left" w:pos="1179"/>
          <w:tab w:val="left" w:pos="9146"/>
        </w:tabs>
        <w:spacing w:before="155"/>
        <w:ind w:left="150"/>
        <w:rPr>
          <w:i/>
          <w:sz w:val="24"/>
        </w:rPr>
      </w:pPr>
      <w:r>
        <w:rPr>
          <w:rFonts w:ascii="Trebuchet MS"/>
          <w:sz w:val="12"/>
        </w:rPr>
        <w:t>562</w:t>
      </w:r>
      <w:r>
        <w:rPr>
          <w:rFonts w:ascii="Trebuchet MS"/>
          <w:sz w:val="12"/>
        </w:rPr>
        <w:tab/>
      </w:r>
      <w:r>
        <w:rPr>
          <w:sz w:val="24"/>
        </w:rPr>
        <w:t>beaked</w:t>
      </w:r>
      <w:r>
        <w:rPr>
          <w:spacing w:val="42"/>
          <w:sz w:val="24"/>
        </w:rPr>
        <w:t xml:space="preserve"> </w:t>
      </w:r>
      <w:r>
        <w:rPr>
          <w:sz w:val="24"/>
        </w:rPr>
        <w:t>whales</w:t>
      </w:r>
      <w:r>
        <w:rPr>
          <w:spacing w:val="43"/>
          <w:sz w:val="24"/>
        </w:rPr>
        <w:t xml:space="preserve"> </w:t>
      </w:r>
      <w:r>
        <w:rPr>
          <w:sz w:val="24"/>
        </w:rPr>
        <w:t>(</w:t>
      </w:r>
      <w:r>
        <w:rPr>
          <w:i/>
          <w:sz w:val="24"/>
        </w:rPr>
        <w:t>Mesoplodon</w:t>
      </w:r>
      <w:r>
        <w:rPr>
          <w:i/>
          <w:spacing w:val="45"/>
          <w:sz w:val="24"/>
        </w:rPr>
        <w:t xml:space="preserve"> </w:t>
      </w:r>
      <w:proofErr w:type="spellStart"/>
      <w:r>
        <w:rPr>
          <w:i/>
          <w:sz w:val="24"/>
        </w:rPr>
        <w:t>densirostris</w:t>
      </w:r>
      <w:proofErr w:type="spellEnd"/>
      <w:r>
        <w:rPr>
          <w:sz w:val="24"/>
        </w:rPr>
        <w:t>)</w:t>
      </w:r>
      <w:r>
        <w:rPr>
          <w:spacing w:val="43"/>
          <w:sz w:val="24"/>
        </w:rPr>
        <w:t xml:space="preserve"> </w:t>
      </w:r>
      <w:r>
        <w:rPr>
          <w:sz w:val="24"/>
        </w:rPr>
        <w:t>to</w:t>
      </w:r>
      <w:r>
        <w:rPr>
          <w:spacing w:val="43"/>
          <w:sz w:val="24"/>
        </w:rPr>
        <w:t xml:space="preserve"> </w:t>
      </w:r>
      <w:r>
        <w:rPr>
          <w:sz w:val="24"/>
        </w:rPr>
        <w:t>mid-frequency</w:t>
      </w:r>
      <w:r>
        <w:rPr>
          <w:spacing w:val="43"/>
          <w:sz w:val="24"/>
        </w:rPr>
        <w:t xml:space="preserve"> </w:t>
      </w:r>
      <w:r>
        <w:rPr>
          <w:sz w:val="24"/>
        </w:rPr>
        <w:t>active</w:t>
      </w:r>
      <w:r>
        <w:rPr>
          <w:spacing w:val="43"/>
          <w:sz w:val="24"/>
        </w:rPr>
        <w:t xml:space="preserve"> </w:t>
      </w:r>
      <w:r>
        <w:rPr>
          <w:sz w:val="24"/>
        </w:rPr>
        <w:t>sonar.</w:t>
      </w:r>
      <w:r>
        <w:rPr>
          <w:sz w:val="24"/>
        </w:rPr>
        <w:tab/>
      </w:r>
      <w:r>
        <w:rPr>
          <w:i/>
          <w:sz w:val="24"/>
        </w:rPr>
        <w:t>Marine</w:t>
      </w:r>
    </w:p>
    <w:p w14:paraId="1B6119E4" w14:textId="77777777" w:rsidR="00C544BC" w:rsidRDefault="00BD4BDE">
      <w:pPr>
        <w:tabs>
          <w:tab w:val="left" w:pos="1164"/>
        </w:tabs>
        <w:spacing w:before="154"/>
        <w:ind w:left="150"/>
        <w:rPr>
          <w:sz w:val="24"/>
        </w:rPr>
      </w:pPr>
      <w:r>
        <w:rPr>
          <w:rFonts w:ascii="Trebuchet MS" w:hAnsi="Trebuchet MS"/>
          <w:sz w:val="12"/>
        </w:rPr>
        <w:t>563</w:t>
      </w:r>
      <w:r>
        <w:rPr>
          <w:rFonts w:ascii="Trebuchet MS" w:hAnsi="Trebuchet MS"/>
          <w:sz w:val="12"/>
        </w:rPr>
        <w:tab/>
      </w:r>
      <w:r>
        <w:rPr>
          <w:i/>
          <w:sz w:val="24"/>
        </w:rPr>
        <w:t>Mammal</w:t>
      </w:r>
      <w:r>
        <w:rPr>
          <w:i/>
          <w:spacing w:val="31"/>
          <w:sz w:val="24"/>
        </w:rPr>
        <w:t xml:space="preserve"> </w:t>
      </w:r>
      <w:r>
        <w:rPr>
          <w:i/>
          <w:sz w:val="24"/>
        </w:rPr>
        <w:t>Science</w:t>
      </w:r>
      <w:r>
        <w:rPr>
          <w:sz w:val="24"/>
        </w:rPr>
        <w:t>,</w:t>
      </w:r>
      <w:r>
        <w:rPr>
          <w:spacing w:val="25"/>
          <w:sz w:val="24"/>
        </w:rPr>
        <w:t xml:space="preserve"> </w:t>
      </w:r>
      <w:r>
        <w:rPr>
          <w:sz w:val="24"/>
        </w:rPr>
        <w:t>1–18.</w:t>
      </w:r>
      <w:r>
        <w:rPr>
          <w:spacing w:val="53"/>
          <w:sz w:val="24"/>
        </w:rPr>
        <w:t xml:space="preserve"> </w:t>
      </w:r>
      <w:hyperlink r:id="rId45">
        <w:r>
          <w:rPr>
            <w:sz w:val="24"/>
          </w:rPr>
          <w:t>https://doi.org/10.1111/mms.12624</w:t>
        </w:r>
      </w:hyperlink>
    </w:p>
    <w:p w14:paraId="772B0AAE" w14:textId="77777777" w:rsidR="00C544BC" w:rsidRDefault="00C544BC">
      <w:pPr>
        <w:pStyle w:val="BodyText"/>
        <w:spacing w:before="3"/>
        <w:ind w:left="0"/>
        <w:rPr>
          <w:sz w:val="23"/>
        </w:rPr>
      </w:pPr>
    </w:p>
    <w:p w14:paraId="4945A0A8" w14:textId="77777777" w:rsidR="00C544BC" w:rsidRDefault="00BD4BDE">
      <w:pPr>
        <w:pStyle w:val="BodyText"/>
        <w:tabs>
          <w:tab w:val="left" w:pos="827"/>
        </w:tabs>
        <w:spacing w:before="0"/>
      </w:pPr>
      <w:r>
        <w:rPr>
          <w:rFonts w:ascii="Trebuchet MS" w:hAnsi="Trebuchet MS"/>
          <w:sz w:val="12"/>
        </w:rPr>
        <w:t>564</w:t>
      </w:r>
      <w:r>
        <w:rPr>
          <w:rFonts w:ascii="Trebuchet MS" w:hAnsi="Trebuchet MS"/>
          <w:sz w:val="12"/>
        </w:rPr>
        <w:tab/>
      </w:r>
      <w:r>
        <w:rPr>
          <w:w w:val="95"/>
        </w:rPr>
        <w:t>Macleod,</w:t>
      </w:r>
      <w:r>
        <w:rPr>
          <w:spacing w:val="10"/>
          <w:w w:val="95"/>
        </w:rPr>
        <w:t xml:space="preserve"> </w:t>
      </w:r>
      <w:r>
        <w:rPr>
          <w:w w:val="95"/>
        </w:rPr>
        <w:t>C.</w:t>
      </w:r>
      <w:r>
        <w:rPr>
          <w:spacing w:val="11"/>
          <w:w w:val="95"/>
        </w:rPr>
        <w:t xml:space="preserve"> </w:t>
      </w:r>
      <w:r>
        <w:rPr>
          <w:w w:val="95"/>
        </w:rPr>
        <w:t>D.,</w:t>
      </w:r>
      <w:r>
        <w:rPr>
          <w:spacing w:val="9"/>
          <w:w w:val="95"/>
        </w:rPr>
        <w:t xml:space="preserve"> </w:t>
      </w:r>
      <w:r>
        <w:rPr>
          <w:w w:val="95"/>
        </w:rPr>
        <w:t>&amp;</w:t>
      </w:r>
      <w:r>
        <w:rPr>
          <w:spacing w:val="11"/>
          <w:w w:val="95"/>
        </w:rPr>
        <w:t xml:space="preserve"> </w:t>
      </w:r>
      <w:r>
        <w:rPr>
          <w:w w:val="95"/>
        </w:rPr>
        <w:t>D’Amico,</w:t>
      </w:r>
      <w:r>
        <w:rPr>
          <w:spacing w:val="10"/>
          <w:w w:val="95"/>
        </w:rPr>
        <w:t xml:space="preserve"> </w:t>
      </w:r>
      <w:r>
        <w:rPr>
          <w:w w:val="95"/>
        </w:rPr>
        <w:t>A.</w:t>
      </w:r>
      <w:r>
        <w:rPr>
          <w:spacing w:val="10"/>
          <w:w w:val="95"/>
        </w:rPr>
        <w:t xml:space="preserve"> </w:t>
      </w:r>
      <w:r>
        <w:rPr>
          <w:w w:val="95"/>
        </w:rPr>
        <w:t>(2006).</w:t>
      </w:r>
      <w:r>
        <w:rPr>
          <w:spacing w:val="32"/>
          <w:w w:val="95"/>
        </w:rPr>
        <w:t xml:space="preserve"> </w:t>
      </w:r>
      <w:r>
        <w:rPr>
          <w:w w:val="95"/>
        </w:rPr>
        <w:t>A</w:t>
      </w:r>
      <w:r>
        <w:rPr>
          <w:spacing w:val="11"/>
          <w:w w:val="95"/>
        </w:rPr>
        <w:t xml:space="preserve"> </w:t>
      </w:r>
      <w:r>
        <w:rPr>
          <w:w w:val="95"/>
        </w:rPr>
        <w:t>review</w:t>
      </w:r>
      <w:r>
        <w:rPr>
          <w:spacing w:val="9"/>
          <w:w w:val="95"/>
        </w:rPr>
        <w:t xml:space="preserve"> </w:t>
      </w:r>
      <w:r>
        <w:rPr>
          <w:w w:val="95"/>
        </w:rPr>
        <w:t>of</w:t>
      </w:r>
      <w:r>
        <w:rPr>
          <w:spacing w:val="11"/>
          <w:w w:val="95"/>
        </w:rPr>
        <w:t xml:space="preserve"> </w:t>
      </w:r>
      <w:r>
        <w:rPr>
          <w:w w:val="95"/>
        </w:rPr>
        <w:t>beaked</w:t>
      </w:r>
      <w:r>
        <w:rPr>
          <w:spacing w:val="11"/>
          <w:w w:val="95"/>
        </w:rPr>
        <w:t xml:space="preserve"> </w:t>
      </w:r>
      <w:r>
        <w:rPr>
          <w:w w:val="95"/>
        </w:rPr>
        <w:t>whale</w:t>
      </w:r>
      <w:r>
        <w:rPr>
          <w:spacing w:val="9"/>
          <w:w w:val="95"/>
        </w:rPr>
        <w:t xml:space="preserve"> </w:t>
      </w:r>
      <w:proofErr w:type="spellStart"/>
      <w:r>
        <w:rPr>
          <w:w w:val="95"/>
        </w:rPr>
        <w:t>behaviour</w:t>
      </w:r>
      <w:proofErr w:type="spellEnd"/>
      <w:r>
        <w:rPr>
          <w:spacing w:val="11"/>
          <w:w w:val="95"/>
        </w:rPr>
        <w:t xml:space="preserve"> </w:t>
      </w:r>
      <w:r>
        <w:rPr>
          <w:w w:val="95"/>
        </w:rPr>
        <w:t>and</w:t>
      </w:r>
      <w:r>
        <w:rPr>
          <w:spacing w:val="9"/>
          <w:w w:val="95"/>
        </w:rPr>
        <w:t xml:space="preserve"> </w:t>
      </w:r>
      <w:r>
        <w:rPr>
          <w:w w:val="95"/>
        </w:rPr>
        <w:t>ecology</w:t>
      </w:r>
    </w:p>
    <w:p w14:paraId="0F313928" w14:textId="77777777" w:rsidR="00C544BC" w:rsidRDefault="00BD4BDE">
      <w:pPr>
        <w:pStyle w:val="BodyText"/>
        <w:tabs>
          <w:tab w:val="left" w:pos="1179"/>
        </w:tabs>
        <w:spacing w:before="155"/>
        <w:rPr>
          <w:i/>
        </w:rPr>
      </w:pPr>
      <w:r>
        <w:rPr>
          <w:rFonts w:ascii="Trebuchet MS"/>
          <w:sz w:val="12"/>
        </w:rPr>
        <w:t>565</w:t>
      </w:r>
      <w:r>
        <w:rPr>
          <w:rFonts w:ascii="Trebuchet MS"/>
          <w:sz w:val="12"/>
        </w:rPr>
        <w:tab/>
      </w:r>
      <w:r>
        <w:t>in</w:t>
      </w:r>
      <w:r>
        <w:rPr>
          <w:spacing w:val="11"/>
        </w:rPr>
        <w:t xml:space="preserve"> </w:t>
      </w:r>
      <w:r>
        <w:t>relation</w:t>
      </w:r>
      <w:r>
        <w:rPr>
          <w:spacing w:val="12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assessing</w:t>
      </w:r>
      <w:r>
        <w:rPr>
          <w:spacing w:val="12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mitigating</w:t>
      </w:r>
      <w:r>
        <w:rPr>
          <w:spacing w:val="12"/>
        </w:rPr>
        <w:t xml:space="preserve"> </w:t>
      </w:r>
      <w:r>
        <w:t>impacts</w:t>
      </w:r>
      <w:r>
        <w:rPr>
          <w:spacing w:val="12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anthropogenic</w:t>
      </w:r>
      <w:r>
        <w:rPr>
          <w:spacing w:val="12"/>
        </w:rPr>
        <w:t xml:space="preserve"> </w:t>
      </w:r>
      <w:r>
        <w:t>noise.</w:t>
      </w:r>
      <w:r>
        <w:rPr>
          <w:spacing w:val="55"/>
        </w:rPr>
        <w:t xml:space="preserve"> </w:t>
      </w:r>
      <w:r>
        <w:rPr>
          <w:i/>
        </w:rPr>
        <w:t>Journal</w:t>
      </w:r>
      <w:r>
        <w:rPr>
          <w:i/>
          <w:spacing w:val="16"/>
        </w:rPr>
        <w:t xml:space="preserve"> </w:t>
      </w:r>
      <w:r>
        <w:rPr>
          <w:i/>
        </w:rPr>
        <w:t>of</w:t>
      </w:r>
    </w:p>
    <w:p w14:paraId="6E6A6B20" w14:textId="77777777" w:rsidR="00C544BC" w:rsidRDefault="00BD4BDE">
      <w:pPr>
        <w:tabs>
          <w:tab w:val="left" w:pos="1151"/>
        </w:tabs>
        <w:spacing w:before="154"/>
        <w:ind w:left="150"/>
        <w:rPr>
          <w:sz w:val="24"/>
        </w:rPr>
      </w:pPr>
      <w:r>
        <w:rPr>
          <w:rFonts w:ascii="Trebuchet MS" w:hAnsi="Trebuchet MS"/>
          <w:w w:val="105"/>
          <w:sz w:val="12"/>
        </w:rPr>
        <w:t>566</w:t>
      </w:r>
      <w:r>
        <w:rPr>
          <w:rFonts w:ascii="Trebuchet MS" w:hAnsi="Trebuchet MS"/>
          <w:w w:val="105"/>
          <w:sz w:val="12"/>
        </w:rPr>
        <w:tab/>
      </w:r>
      <w:r>
        <w:rPr>
          <w:i/>
          <w:sz w:val="24"/>
        </w:rPr>
        <w:t>Cetacean</w:t>
      </w:r>
      <w:r>
        <w:rPr>
          <w:i/>
          <w:spacing w:val="41"/>
          <w:sz w:val="24"/>
        </w:rPr>
        <w:t xml:space="preserve"> </w:t>
      </w:r>
      <w:r>
        <w:rPr>
          <w:i/>
          <w:sz w:val="24"/>
        </w:rPr>
        <w:t>Research</w:t>
      </w:r>
      <w:r>
        <w:rPr>
          <w:i/>
          <w:spacing w:val="41"/>
          <w:sz w:val="24"/>
        </w:rPr>
        <w:t xml:space="preserve"> </w:t>
      </w:r>
      <w:r>
        <w:rPr>
          <w:i/>
          <w:sz w:val="24"/>
        </w:rPr>
        <w:t>and</w:t>
      </w:r>
      <w:r>
        <w:rPr>
          <w:i/>
          <w:spacing w:val="41"/>
          <w:sz w:val="24"/>
        </w:rPr>
        <w:t xml:space="preserve"> </w:t>
      </w:r>
      <w:r>
        <w:rPr>
          <w:i/>
          <w:sz w:val="24"/>
        </w:rPr>
        <w:t>Management</w:t>
      </w:r>
      <w:r>
        <w:rPr>
          <w:sz w:val="24"/>
        </w:rPr>
        <w:t>,</w:t>
      </w:r>
      <w:r>
        <w:rPr>
          <w:spacing w:val="36"/>
          <w:sz w:val="24"/>
        </w:rPr>
        <w:t xml:space="preserve"> </w:t>
      </w:r>
      <w:r>
        <w:rPr>
          <w:i/>
          <w:sz w:val="24"/>
        </w:rPr>
        <w:t>7</w:t>
      </w:r>
      <w:r>
        <w:rPr>
          <w:i/>
          <w:spacing w:val="-21"/>
          <w:sz w:val="24"/>
        </w:rPr>
        <w:t xml:space="preserve"> </w:t>
      </w:r>
      <w:r>
        <w:rPr>
          <w:sz w:val="24"/>
        </w:rPr>
        <w:t>(3),</w:t>
      </w:r>
      <w:r>
        <w:rPr>
          <w:spacing w:val="34"/>
          <w:sz w:val="24"/>
        </w:rPr>
        <w:t xml:space="preserve"> </w:t>
      </w:r>
      <w:r>
        <w:rPr>
          <w:sz w:val="24"/>
        </w:rPr>
        <w:t>211–221.</w:t>
      </w:r>
    </w:p>
    <w:p w14:paraId="039CA24A" w14:textId="77777777" w:rsidR="00C544BC" w:rsidRDefault="00C544BC">
      <w:pPr>
        <w:pStyle w:val="BodyText"/>
        <w:spacing w:before="3"/>
        <w:ind w:left="0"/>
        <w:rPr>
          <w:sz w:val="23"/>
        </w:rPr>
      </w:pPr>
    </w:p>
    <w:p w14:paraId="2B0AA782" w14:textId="77777777" w:rsidR="00C544BC" w:rsidRDefault="00BD4BDE">
      <w:pPr>
        <w:pStyle w:val="BodyText"/>
        <w:tabs>
          <w:tab w:val="left" w:pos="827"/>
        </w:tabs>
        <w:spacing w:before="1"/>
      </w:pPr>
      <w:r>
        <w:rPr>
          <w:rFonts w:ascii="Trebuchet MS" w:hAnsi="Trebuchet MS"/>
          <w:sz w:val="12"/>
        </w:rPr>
        <w:t>567</w:t>
      </w:r>
      <w:r>
        <w:rPr>
          <w:rFonts w:ascii="Trebuchet MS" w:hAnsi="Trebuchet MS"/>
          <w:sz w:val="12"/>
        </w:rPr>
        <w:tab/>
      </w:r>
      <w:r>
        <w:t>MacLeod,</w:t>
      </w:r>
      <w:r>
        <w:rPr>
          <w:spacing w:val="-8"/>
        </w:rPr>
        <w:t xml:space="preserve"> </w:t>
      </w:r>
      <w:r>
        <w:t>C.</w:t>
      </w:r>
      <w:r>
        <w:rPr>
          <w:spacing w:val="-9"/>
        </w:rPr>
        <w:t xml:space="preserve"> </w:t>
      </w:r>
      <w:r>
        <w:t>D.,</w:t>
      </w:r>
      <w:r>
        <w:rPr>
          <w:spacing w:val="-9"/>
        </w:rPr>
        <w:t xml:space="preserve"> </w:t>
      </w:r>
      <w:r>
        <w:t>&amp;</w:t>
      </w:r>
      <w:r>
        <w:rPr>
          <w:spacing w:val="-8"/>
        </w:rPr>
        <w:t xml:space="preserve"> </w:t>
      </w:r>
      <w:proofErr w:type="spellStart"/>
      <w:r>
        <w:t>Zuur</w:t>
      </w:r>
      <w:proofErr w:type="spellEnd"/>
      <w:r>
        <w:t>,</w:t>
      </w:r>
      <w:r>
        <w:rPr>
          <w:spacing w:val="-8"/>
        </w:rPr>
        <w:t xml:space="preserve"> </w:t>
      </w:r>
      <w:r>
        <w:t>A.</w:t>
      </w:r>
      <w:r>
        <w:rPr>
          <w:spacing w:val="-8"/>
        </w:rPr>
        <w:t xml:space="preserve"> </w:t>
      </w:r>
      <w:r>
        <w:t>F.</w:t>
      </w:r>
      <w:r>
        <w:rPr>
          <w:spacing w:val="-9"/>
        </w:rPr>
        <w:t xml:space="preserve"> </w:t>
      </w:r>
      <w:r>
        <w:t>(2005).</w:t>
      </w:r>
      <w:r>
        <w:rPr>
          <w:spacing w:val="9"/>
        </w:rPr>
        <w:t xml:space="preserve"> </w:t>
      </w:r>
      <w:r>
        <w:t>Habitat</w:t>
      </w:r>
      <w:r>
        <w:rPr>
          <w:spacing w:val="-8"/>
        </w:rPr>
        <w:t xml:space="preserve"> </w:t>
      </w:r>
      <w:r>
        <w:t>utilization</w:t>
      </w:r>
      <w:r>
        <w:rPr>
          <w:spacing w:val="-9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Blainville’s</w:t>
      </w:r>
      <w:r>
        <w:rPr>
          <w:spacing w:val="-9"/>
        </w:rPr>
        <w:t xml:space="preserve"> </w:t>
      </w:r>
      <w:r>
        <w:t>beaked</w:t>
      </w:r>
      <w:r>
        <w:rPr>
          <w:spacing w:val="-8"/>
        </w:rPr>
        <w:t xml:space="preserve"> </w:t>
      </w:r>
      <w:r>
        <w:t>whales</w:t>
      </w:r>
    </w:p>
    <w:p w14:paraId="52C8E9A9" w14:textId="77777777" w:rsidR="00C544BC" w:rsidRDefault="00BD4BDE">
      <w:pPr>
        <w:tabs>
          <w:tab w:val="left" w:pos="1179"/>
        </w:tabs>
        <w:spacing w:before="154"/>
        <w:ind w:left="150"/>
        <w:rPr>
          <w:sz w:val="24"/>
        </w:rPr>
      </w:pPr>
      <w:r>
        <w:rPr>
          <w:rFonts w:ascii="Trebuchet MS"/>
          <w:sz w:val="12"/>
        </w:rPr>
        <w:t>568</w:t>
      </w:r>
      <w:r>
        <w:rPr>
          <w:rFonts w:ascii="Trebuchet MS"/>
          <w:sz w:val="12"/>
        </w:rPr>
        <w:tab/>
      </w:r>
      <w:r>
        <w:rPr>
          <w:w w:val="95"/>
          <w:sz w:val="24"/>
        </w:rPr>
        <w:t>off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Great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Abaco,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northern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Bahamas,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in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relation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to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seabed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topography.</w:t>
      </w:r>
      <w:r>
        <w:rPr>
          <w:spacing w:val="36"/>
          <w:w w:val="95"/>
          <w:sz w:val="24"/>
        </w:rPr>
        <w:t xml:space="preserve"> </w:t>
      </w:r>
      <w:r>
        <w:rPr>
          <w:i/>
          <w:w w:val="95"/>
          <w:sz w:val="24"/>
        </w:rPr>
        <w:t>Marine</w:t>
      </w:r>
      <w:r>
        <w:rPr>
          <w:i/>
          <w:spacing w:val="16"/>
          <w:w w:val="95"/>
          <w:sz w:val="24"/>
        </w:rPr>
        <w:t xml:space="preserve"> </w:t>
      </w:r>
      <w:r>
        <w:rPr>
          <w:i/>
          <w:w w:val="95"/>
          <w:sz w:val="24"/>
        </w:rPr>
        <w:t>Biology</w:t>
      </w:r>
      <w:r>
        <w:rPr>
          <w:w w:val="95"/>
          <w:sz w:val="24"/>
        </w:rPr>
        <w:t>,</w:t>
      </w:r>
    </w:p>
    <w:p w14:paraId="00B8E485" w14:textId="77777777" w:rsidR="00C544BC" w:rsidRDefault="00BD4BDE">
      <w:pPr>
        <w:pStyle w:val="BodyText"/>
        <w:tabs>
          <w:tab w:val="left" w:pos="1151"/>
        </w:tabs>
      </w:pPr>
      <w:r>
        <w:rPr>
          <w:rFonts w:ascii="Trebuchet MS" w:hAnsi="Trebuchet MS"/>
          <w:sz w:val="12"/>
        </w:rPr>
        <w:t>569</w:t>
      </w:r>
      <w:r>
        <w:rPr>
          <w:rFonts w:ascii="Trebuchet MS" w:hAnsi="Trebuchet MS"/>
          <w:sz w:val="12"/>
        </w:rPr>
        <w:tab/>
      </w:r>
      <w:r>
        <w:rPr>
          <w:i/>
        </w:rPr>
        <w:t>147</w:t>
      </w:r>
      <w:r>
        <w:rPr>
          <w:i/>
          <w:spacing w:val="-25"/>
        </w:rPr>
        <w:t xml:space="preserve"> </w:t>
      </w:r>
      <w:r>
        <w:t>(1),</w:t>
      </w:r>
      <w:r>
        <w:rPr>
          <w:spacing w:val="24"/>
        </w:rPr>
        <w:t xml:space="preserve"> </w:t>
      </w:r>
      <w:r>
        <w:t>1–11.</w:t>
      </w:r>
      <w:r>
        <w:rPr>
          <w:spacing w:val="53"/>
        </w:rPr>
        <w:t xml:space="preserve"> </w:t>
      </w:r>
      <w:hyperlink r:id="rId46">
        <w:r>
          <w:t>https://doi.org/10.1007/s00227-004-1546-9</w:t>
        </w:r>
      </w:hyperlink>
    </w:p>
    <w:p w14:paraId="502379EA" w14:textId="77777777" w:rsidR="00C544BC" w:rsidRDefault="00C544BC">
      <w:pPr>
        <w:pStyle w:val="BodyText"/>
        <w:spacing w:before="4"/>
        <w:ind w:left="0"/>
        <w:rPr>
          <w:sz w:val="23"/>
        </w:rPr>
      </w:pPr>
    </w:p>
    <w:p w14:paraId="7C08D74E" w14:textId="77777777" w:rsidR="00C544BC" w:rsidRDefault="00BD4BDE">
      <w:pPr>
        <w:pStyle w:val="BodyText"/>
        <w:tabs>
          <w:tab w:val="left" w:pos="827"/>
        </w:tabs>
        <w:spacing w:before="0"/>
      </w:pPr>
      <w:r>
        <w:rPr>
          <w:rFonts w:ascii="Trebuchet MS"/>
          <w:sz w:val="12"/>
        </w:rPr>
        <w:t>570</w:t>
      </w:r>
      <w:r>
        <w:rPr>
          <w:rFonts w:ascii="Trebuchet MS"/>
          <w:sz w:val="12"/>
        </w:rPr>
        <w:tab/>
      </w:r>
      <w:r>
        <w:t>Madsen,</w:t>
      </w:r>
      <w:r>
        <w:rPr>
          <w:spacing w:val="30"/>
        </w:rPr>
        <w:t xml:space="preserve"> </w:t>
      </w:r>
      <w:r>
        <w:t>P.</w:t>
      </w:r>
      <w:r>
        <w:rPr>
          <w:spacing w:val="26"/>
        </w:rPr>
        <w:t xml:space="preserve"> </w:t>
      </w:r>
      <w:r>
        <w:t>T.,</w:t>
      </w:r>
      <w:r>
        <w:rPr>
          <w:spacing w:val="30"/>
        </w:rPr>
        <w:t xml:space="preserve"> </w:t>
      </w:r>
      <w:r>
        <w:t>Aguilar</w:t>
      </w:r>
      <w:r>
        <w:rPr>
          <w:spacing w:val="27"/>
        </w:rPr>
        <w:t xml:space="preserve"> </w:t>
      </w:r>
      <w:r>
        <w:t>de</w:t>
      </w:r>
      <w:r>
        <w:rPr>
          <w:spacing w:val="26"/>
        </w:rPr>
        <w:t xml:space="preserve"> </w:t>
      </w:r>
      <w:r>
        <w:t>Soto,</w:t>
      </w:r>
      <w:r>
        <w:rPr>
          <w:spacing w:val="30"/>
        </w:rPr>
        <w:t xml:space="preserve"> </w:t>
      </w:r>
      <w:r>
        <w:t>N.,</w:t>
      </w:r>
      <w:r>
        <w:rPr>
          <w:spacing w:val="30"/>
        </w:rPr>
        <w:t xml:space="preserve"> </w:t>
      </w:r>
      <w:proofErr w:type="spellStart"/>
      <w:r>
        <w:t>Arranz</w:t>
      </w:r>
      <w:proofErr w:type="spellEnd"/>
      <w:r>
        <w:t>,</w:t>
      </w:r>
      <w:r>
        <w:rPr>
          <w:spacing w:val="30"/>
        </w:rPr>
        <w:t xml:space="preserve"> </w:t>
      </w:r>
      <w:r>
        <w:t>P.,</w:t>
      </w:r>
      <w:r>
        <w:rPr>
          <w:spacing w:val="30"/>
        </w:rPr>
        <w:t xml:space="preserve"> </w:t>
      </w:r>
      <w:r>
        <w:t>&amp;</w:t>
      </w:r>
      <w:r>
        <w:rPr>
          <w:spacing w:val="27"/>
        </w:rPr>
        <w:t xml:space="preserve"> </w:t>
      </w:r>
      <w:r>
        <w:t>Johnson,</w:t>
      </w:r>
      <w:r>
        <w:rPr>
          <w:spacing w:val="30"/>
        </w:rPr>
        <w:t xml:space="preserve"> </w:t>
      </w:r>
      <w:r>
        <w:t>M.</w:t>
      </w:r>
      <w:r>
        <w:rPr>
          <w:spacing w:val="26"/>
        </w:rPr>
        <w:t xml:space="preserve"> </w:t>
      </w:r>
      <w:r>
        <w:t>(2013).</w:t>
      </w:r>
      <w:r>
        <w:rPr>
          <w:spacing w:val="80"/>
        </w:rPr>
        <w:t xml:space="preserve"> </w:t>
      </w:r>
      <w:r>
        <w:t>Echolocation</w:t>
      </w:r>
    </w:p>
    <w:p w14:paraId="7A38B3B5" w14:textId="77777777" w:rsidR="00C544BC" w:rsidRDefault="00BD4BDE">
      <w:pPr>
        <w:tabs>
          <w:tab w:val="left" w:pos="1179"/>
          <w:tab w:val="left" w:pos="7378"/>
        </w:tabs>
        <w:spacing w:before="154"/>
        <w:ind w:left="150"/>
        <w:rPr>
          <w:i/>
          <w:sz w:val="24"/>
        </w:rPr>
      </w:pPr>
      <w:r>
        <w:rPr>
          <w:rFonts w:ascii="Trebuchet MS" w:hAnsi="Trebuchet MS"/>
          <w:w w:val="105"/>
          <w:sz w:val="12"/>
        </w:rPr>
        <w:t>571</w:t>
      </w:r>
      <w:r>
        <w:rPr>
          <w:rFonts w:ascii="Trebuchet MS" w:hAnsi="Trebuchet MS"/>
          <w:w w:val="105"/>
          <w:sz w:val="12"/>
        </w:rPr>
        <w:tab/>
      </w:r>
      <w:r>
        <w:rPr>
          <w:spacing w:val="-1"/>
          <w:w w:val="105"/>
          <w:sz w:val="24"/>
        </w:rPr>
        <w:t>in</w:t>
      </w:r>
      <w:r>
        <w:rPr>
          <w:spacing w:val="10"/>
          <w:w w:val="105"/>
          <w:sz w:val="24"/>
        </w:rPr>
        <w:t xml:space="preserve"> </w:t>
      </w:r>
      <w:r>
        <w:rPr>
          <w:spacing w:val="-1"/>
          <w:w w:val="105"/>
          <w:sz w:val="24"/>
        </w:rPr>
        <w:t>Blainville’s</w:t>
      </w:r>
      <w:r>
        <w:rPr>
          <w:spacing w:val="11"/>
          <w:w w:val="105"/>
          <w:sz w:val="24"/>
        </w:rPr>
        <w:t xml:space="preserve"> </w:t>
      </w:r>
      <w:r>
        <w:rPr>
          <w:spacing w:val="-1"/>
          <w:w w:val="105"/>
          <w:sz w:val="24"/>
        </w:rPr>
        <w:t>beaked</w:t>
      </w:r>
      <w:r>
        <w:rPr>
          <w:spacing w:val="11"/>
          <w:w w:val="105"/>
          <w:sz w:val="24"/>
        </w:rPr>
        <w:t xml:space="preserve"> </w:t>
      </w:r>
      <w:r>
        <w:rPr>
          <w:spacing w:val="-1"/>
          <w:w w:val="105"/>
          <w:sz w:val="24"/>
        </w:rPr>
        <w:t>whales</w:t>
      </w:r>
      <w:r>
        <w:rPr>
          <w:spacing w:val="11"/>
          <w:w w:val="105"/>
          <w:sz w:val="24"/>
        </w:rPr>
        <w:t xml:space="preserve"> </w:t>
      </w:r>
      <w:r>
        <w:rPr>
          <w:spacing w:val="-1"/>
          <w:w w:val="105"/>
          <w:sz w:val="24"/>
        </w:rPr>
        <w:t>(</w:t>
      </w:r>
      <w:r>
        <w:rPr>
          <w:i/>
          <w:spacing w:val="-1"/>
          <w:w w:val="105"/>
          <w:sz w:val="24"/>
        </w:rPr>
        <w:t>Mesoplodon</w:t>
      </w:r>
      <w:r>
        <w:rPr>
          <w:i/>
          <w:spacing w:val="13"/>
          <w:w w:val="105"/>
          <w:sz w:val="24"/>
        </w:rPr>
        <w:t xml:space="preserve"> </w:t>
      </w:r>
      <w:proofErr w:type="spellStart"/>
      <w:r>
        <w:rPr>
          <w:i/>
          <w:w w:val="105"/>
          <w:sz w:val="24"/>
        </w:rPr>
        <w:t>densirostris</w:t>
      </w:r>
      <w:proofErr w:type="spellEnd"/>
      <w:r>
        <w:rPr>
          <w:w w:val="105"/>
          <w:sz w:val="24"/>
        </w:rPr>
        <w:t>).</w:t>
      </w:r>
      <w:r>
        <w:rPr>
          <w:w w:val="105"/>
          <w:sz w:val="24"/>
        </w:rPr>
        <w:tab/>
      </w:r>
      <w:proofErr w:type="gramStart"/>
      <w:r>
        <w:rPr>
          <w:i/>
          <w:w w:val="105"/>
          <w:sz w:val="24"/>
        </w:rPr>
        <w:t xml:space="preserve">Journal </w:t>
      </w:r>
      <w:r>
        <w:rPr>
          <w:i/>
          <w:spacing w:val="15"/>
          <w:w w:val="105"/>
          <w:sz w:val="24"/>
        </w:rPr>
        <w:t xml:space="preserve"> </w:t>
      </w:r>
      <w:r>
        <w:rPr>
          <w:i/>
          <w:w w:val="105"/>
          <w:sz w:val="24"/>
        </w:rPr>
        <w:t>of</w:t>
      </w:r>
      <w:proofErr w:type="gramEnd"/>
      <w:r>
        <w:rPr>
          <w:i/>
          <w:w w:val="105"/>
          <w:sz w:val="24"/>
        </w:rPr>
        <w:t xml:space="preserve"> </w:t>
      </w:r>
      <w:r>
        <w:rPr>
          <w:i/>
          <w:spacing w:val="14"/>
          <w:w w:val="105"/>
          <w:sz w:val="24"/>
        </w:rPr>
        <w:t xml:space="preserve"> </w:t>
      </w:r>
      <w:r>
        <w:rPr>
          <w:i/>
          <w:w w:val="105"/>
          <w:sz w:val="24"/>
        </w:rPr>
        <w:t>Comparative</w:t>
      </w:r>
    </w:p>
    <w:p w14:paraId="6C532801" w14:textId="77777777" w:rsidR="00C544BC" w:rsidRDefault="00BD4BDE">
      <w:pPr>
        <w:tabs>
          <w:tab w:val="left" w:pos="1166"/>
        </w:tabs>
        <w:spacing w:before="155"/>
        <w:ind w:left="150"/>
        <w:rPr>
          <w:sz w:val="24"/>
        </w:rPr>
      </w:pPr>
      <w:r>
        <w:rPr>
          <w:rFonts w:ascii="Trebuchet MS" w:hAnsi="Trebuchet MS"/>
          <w:sz w:val="12"/>
        </w:rPr>
        <w:t>572</w:t>
      </w:r>
      <w:r>
        <w:rPr>
          <w:rFonts w:ascii="Trebuchet MS" w:hAnsi="Trebuchet MS"/>
          <w:sz w:val="12"/>
        </w:rPr>
        <w:tab/>
      </w:r>
      <w:r>
        <w:rPr>
          <w:i/>
          <w:sz w:val="24"/>
        </w:rPr>
        <w:t>Physiology</w:t>
      </w:r>
      <w:r>
        <w:rPr>
          <w:i/>
          <w:spacing w:val="26"/>
          <w:sz w:val="24"/>
        </w:rPr>
        <w:t xml:space="preserve"> </w:t>
      </w:r>
      <w:r>
        <w:rPr>
          <w:i/>
          <w:sz w:val="24"/>
        </w:rPr>
        <w:t>A</w:t>
      </w:r>
      <w:r>
        <w:rPr>
          <w:sz w:val="24"/>
        </w:rPr>
        <w:t>,</w:t>
      </w:r>
      <w:r>
        <w:rPr>
          <w:spacing w:val="21"/>
          <w:sz w:val="24"/>
        </w:rPr>
        <w:t xml:space="preserve"> </w:t>
      </w:r>
      <w:r>
        <w:rPr>
          <w:i/>
          <w:sz w:val="24"/>
        </w:rPr>
        <w:t>199</w:t>
      </w:r>
      <w:r>
        <w:rPr>
          <w:i/>
          <w:spacing w:val="-26"/>
          <w:sz w:val="24"/>
        </w:rPr>
        <w:t xml:space="preserve"> </w:t>
      </w:r>
      <w:r>
        <w:rPr>
          <w:sz w:val="24"/>
        </w:rPr>
        <w:t>(6),</w:t>
      </w:r>
      <w:r>
        <w:rPr>
          <w:spacing w:val="20"/>
          <w:sz w:val="24"/>
        </w:rPr>
        <w:t xml:space="preserve"> </w:t>
      </w:r>
      <w:r>
        <w:rPr>
          <w:sz w:val="24"/>
        </w:rPr>
        <w:t>451–469.</w:t>
      </w:r>
      <w:r>
        <w:rPr>
          <w:spacing w:val="48"/>
          <w:sz w:val="24"/>
        </w:rPr>
        <w:t xml:space="preserve"> </w:t>
      </w:r>
      <w:hyperlink r:id="rId47">
        <w:r>
          <w:rPr>
            <w:sz w:val="24"/>
          </w:rPr>
          <w:t>https://doi.org/10.1007/s00359-013-0824-8</w:t>
        </w:r>
      </w:hyperlink>
    </w:p>
    <w:p w14:paraId="4D3294F1" w14:textId="77777777" w:rsidR="00C544BC" w:rsidRDefault="00C544BC">
      <w:pPr>
        <w:pStyle w:val="BodyText"/>
        <w:spacing w:before="3"/>
        <w:ind w:left="0"/>
        <w:rPr>
          <w:sz w:val="23"/>
        </w:rPr>
      </w:pPr>
    </w:p>
    <w:p w14:paraId="2888AEA7" w14:textId="77777777" w:rsidR="00C544BC" w:rsidRDefault="00BD4BDE">
      <w:pPr>
        <w:pStyle w:val="BodyText"/>
        <w:tabs>
          <w:tab w:val="left" w:pos="827"/>
        </w:tabs>
        <w:spacing w:before="0"/>
      </w:pPr>
      <w:r>
        <w:rPr>
          <w:rFonts w:ascii="Trebuchet MS"/>
          <w:w w:val="105"/>
          <w:sz w:val="12"/>
        </w:rPr>
        <w:t>573</w:t>
      </w:r>
      <w:r>
        <w:rPr>
          <w:rFonts w:ascii="Trebuchet MS"/>
          <w:w w:val="105"/>
          <w:sz w:val="12"/>
        </w:rPr>
        <w:tab/>
      </w:r>
      <w:r>
        <w:rPr>
          <w:w w:val="105"/>
        </w:rPr>
        <w:t>Manzano-Roth,</w:t>
      </w:r>
      <w:r>
        <w:rPr>
          <w:spacing w:val="18"/>
          <w:w w:val="105"/>
        </w:rPr>
        <w:t xml:space="preserve"> </w:t>
      </w:r>
      <w:r>
        <w:rPr>
          <w:w w:val="105"/>
        </w:rPr>
        <w:t>R.,</w:t>
      </w:r>
      <w:r>
        <w:rPr>
          <w:spacing w:val="18"/>
          <w:w w:val="105"/>
        </w:rPr>
        <w:t xml:space="preserve"> </w:t>
      </w:r>
      <w:r>
        <w:rPr>
          <w:w w:val="105"/>
        </w:rPr>
        <w:t>Henderson,</w:t>
      </w:r>
      <w:r>
        <w:rPr>
          <w:spacing w:val="18"/>
          <w:w w:val="105"/>
        </w:rPr>
        <w:t xml:space="preserve"> </w:t>
      </w:r>
      <w:r>
        <w:rPr>
          <w:w w:val="105"/>
        </w:rPr>
        <w:t>E.</w:t>
      </w:r>
      <w:r>
        <w:rPr>
          <w:spacing w:val="13"/>
          <w:w w:val="105"/>
        </w:rPr>
        <w:t xml:space="preserve"> </w:t>
      </w:r>
      <w:r>
        <w:rPr>
          <w:w w:val="105"/>
        </w:rPr>
        <w:t>E.,</w:t>
      </w:r>
      <w:r>
        <w:rPr>
          <w:spacing w:val="18"/>
          <w:w w:val="105"/>
        </w:rPr>
        <w:t xml:space="preserve"> </w:t>
      </w:r>
      <w:r>
        <w:rPr>
          <w:w w:val="105"/>
        </w:rPr>
        <w:t>Martin,</w:t>
      </w:r>
      <w:r>
        <w:rPr>
          <w:spacing w:val="18"/>
          <w:w w:val="105"/>
        </w:rPr>
        <w:t xml:space="preserve"> </w:t>
      </w:r>
      <w:r>
        <w:rPr>
          <w:w w:val="105"/>
        </w:rPr>
        <w:t>S.</w:t>
      </w:r>
      <w:r>
        <w:rPr>
          <w:spacing w:val="13"/>
          <w:w w:val="105"/>
        </w:rPr>
        <w:t xml:space="preserve"> </w:t>
      </w:r>
      <w:r>
        <w:rPr>
          <w:w w:val="105"/>
        </w:rPr>
        <w:t>W.,</w:t>
      </w:r>
      <w:r>
        <w:rPr>
          <w:spacing w:val="18"/>
          <w:w w:val="105"/>
        </w:rPr>
        <w:t xml:space="preserve"> </w:t>
      </w:r>
      <w:r>
        <w:rPr>
          <w:w w:val="105"/>
        </w:rPr>
        <w:t>Martin,</w:t>
      </w:r>
      <w:r>
        <w:rPr>
          <w:spacing w:val="18"/>
          <w:w w:val="105"/>
        </w:rPr>
        <w:t xml:space="preserve"> </w:t>
      </w:r>
      <w:r>
        <w:rPr>
          <w:w w:val="105"/>
        </w:rPr>
        <w:t>C.,</w:t>
      </w:r>
      <w:r>
        <w:rPr>
          <w:spacing w:val="18"/>
          <w:w w:val="105"/>
        </w:rPr>
        <w:t xml:space="preserve"> </w:t>
      </w:r>
      <w:r>
        <w:rPr>
          <w:w w:val="105"/>
        </w:rPr>
        <w:t>&amp;</w:t>
      </w:r>
      <w:r>
        <w:rPr>
          <w:spacing w:val="13"/>
          <w:w w:val="105"/>
        </w:rPr>
        <w:t xml:space="preserve"> </w:t>
      </w:r>
      <w:r>
        <w:rPr>
          <w:w w:val="105"/>
        </w:rPr>
        <w:t>Matsuyama,</w:t>
      </w:r>
      <w:r>
        <w:rPr>
          <w:spacing w:val="18"/>
          <w:w w:val="105"/>
        </w:rPr>
        <w:t xml:space="preserve"> </w:t>
      </w:r>
      <w:r>
        <w:rPr>
          <w:w w:val="105"/>
        </w:rPr>
        <w:t>B.</w:t>
      </w:r>
    </w:p>
    <w:p w14:paraId="1EA112FD" w14:textId="77777777" w:rsidR="00C544BC" w:rsidRDefault="00BD4BDE">
      <w:pPr>
        <w:pStyle w:val="BodyText"/>
        <w:tabs>
          <w:tab w:val="left" w:pos="1151"/>
        </w:tabs>
        <w:rPr>
          <w:i/>
        </w:rPr>
      </w:pPr>
      <w:r>
        <w:rPr>
          <w:rFonts w:ascii="Trebuchet MS" w:hAnsi="Trebuchet MS"/>
          <w:sz w:val="12"/>
        </w:rPr>
        <w:t>574</w:t>
      </w:r>
      <w:r>
        <w:rPr>
          <w:rFonts w:ascii="Trebuchet MS" w:hAnsi="Trebuchet MS"/>
          <w:sz w:val="12"/>
        </w:rPr>
        <w:tab/>
      </w:r>
      <w:r>
        <w:rPr>
          <w:w w:val="95"/>
        </w:rPr>
        <w:t>(2016).</w:t>
      </w:r>
      <w:r>
        <w:rPr>
          <w:spacing w:val="30"/>
          <w:w w:val="95"/>
        </w:rPr>
        <w:t xml:space="preserve"> </w:t>
      </w:r>
      <w:r>
        <w:rPr>
          <w:w w:val="95"/>
        </w:rPr>
        <w:t>Impacts</w:t>
      </w:r>
      <w:r>
        <w:rPr>
          <w:spacing w:val="7"/>
          <w:w w:val="95"/>
        </w:rPr>
        <w:t xml:space="preserve"> </w:t>
      </w:r>
      <w:r>
        <w:rPr>
          <w:w w:val="95"/>
        </w:rPr>
        <w:t>of</w:t>
      </w:r>
      <w:r>
        <w:rPr>
          <w:spacing w:val="7"/>
          <w:w w:val="95"/>
        </w:rPr>
        <w:t xml:space="preserve"> </w:t>
      </w:r>
      <w:r>
        <w:rPr>
          <w:w w:val="95"/>
        </w:rPr>
        <w:t>U.S.</w:t>
      </w:r>
      <w:r>
        <w:rPr>
          <w:spacing w:val="7"/>
          <w:w w:val="95"/>
        </w:rPr>
        <w:t xml:space="preserve"> </w:t>
      </w:r>
      <w:r>
        <w:rPr>
          <w:w w:val="95"/>
        </w:rPr>
        <w:t>Navy</w:t>
      </w:r>
      <w:r>
        <w:rPr>
          <w:spacing w:val="7"/>
          <w:w w:val="95"/>
        </w:rPr>
        <w:t xml:space="preserve"> </w:t>
      </w:r>
      <w:r>
        <w:rPr>
          <w:w w:val="95"/>
        </w:rPr>
        <w:t>training</w:t>
      </w:r>
      <w:r>
        <w:rPr>
          <w:spacing w:val="6"/>
          <w:w w:val="95"/>
        </w:rPr>
        <w:t xml:space="preserve"> </w:t>
      </w:r>
      <w:r>
        <w:rPr>
          <w:w w:val="95"/>
        </w:rPr>
        <w:t>events</w:t>
      </w:r>
      <w:r>
        <w:rPr>
          <w:spacing w:val="7"/>
          <w:w w:val="95"/>
        </w:rPr>
        <w:t xml:space="preserve"> </w:t>
      </w:r>
      <w:r>
        <w:rPr>
          <w:w w:val="95"/>
        </w:rPr>
        <w:t>on</w:t>
      </w:r>
      <w:r>
        <w:rPr>
          <w:spacing w:val="7"/>
          <w:w w:val="95"/>
        </w:rPr>
        <w:t xml:space="preserve"> </w:t>
      </w:r>
      <w:r>
        <w:rPr>
          <w:w w:val="95"/>
        </w:rPr>
        <w:t>Blainville’s</w:t>
      </w:r>
      <w:r>
        <w:rPr>
          <w:spacing w:val="7"/>
          <w:w w:val="95"/>
        </w:rPr>
        <w:t xml:space="preserve"> </w:t>
      </w:r>
      <w:r>
        <w:rPr>
          <w:w w:val="95"/>
        </w:rPr>
        <w:t>beaked</w:t>
      </w:r>
      <w:r>
        <w:rPr>
          <w:spacing w:val="7"/>
          <w:w w:val="95"/>
        </w:rPr>
        <w:t xml:space="preserve"> </w:t>
      </w:r>
      <w:r>
        <w:rPr>
          <w:w w:val="95"/>
        </w:rPr>
        <w:t>whale</w:t>
      </w:r>
      <w:r>
        <w:rPr>
          <w:spacing w:val="6"/>
          <w:w w:val="95"/>
        </w:rPr>
        <w:t xml:space="preserve"> </w:t>
      </w:r>
      <w:r>
        <w:rPr>
          <w:w w:val="95"/>
        </w:rPr>
        <w:t>(</w:t>
      </w:r>
      <w:r>
        <w:rPr>
          <w:i/>
          <w:w w:val="95"/>
        </w:rPr>
        <w:t>Mesoplodon</w:t>
      </w:r>
    </w:p>
    <w:p w14:paraId="246230FB" w14:textId="77777777" w:rsidR="00C544BC" w:rsidRDefault="00BD4BDE">
      <w:pPr>
        <w:tabs>
          <w:tab w:val="left" w:pos="1161"/>
        </w:tabs>
        <w:spacing w:before="155"/>
        <w:ind w:left="150"/>
        <w:rPr>
          <w:sz w:val="24"/>
        </w:rPr>
      </w:pPr>
      <w:r>
        <w:rPr>
          <w:rFonts w:ascii="Trebuchet MS" w:hAnsi="Trebuchet MS"/>
          <w:sz w:val="12"/>
        </w:rPr>
        <w:t>575</w:t>
      </w:r>
      <w:r>
        <w:rPr>
          <w:rFonts w:ascii="Trebuchet MS" w:hAnsi="Trebuchet MS"/>
          <w:sz w:val="12"/>
        </w:rPr>
        <w:tab/>
      </w:r>
      <w:proofErr w:type="spellStart"/>
      <w:r>
        <w:rPr>
          <w:i/>
          <w:spacing w:val="-2"/>
          <w:sz w:val="24"/>
        </w:rPr>
        <w:t>densirostris</w:t>
      </w:r>
      <w:proofErr w:type="spellEnd"/>
      <w:r>
        <w:rPr>
          <w:spacing w:val="-2"/>
          <w:sz w:val="24"/>
        </w:rPr>
        <w:t>)</w:t>
      </w:r>
      <w:r>
        <w:rPr>
          <w:spacing w:val="25"/>
          <w:sz w:val="24"/>
        </w:rPr>
        <w:t xml:space="preserve"> </w:t>
      </w:r>
      <w:r>
        <w:rPr>
          <w:spacing w:val="-1"/>
          <w:sz w:val="24"/>
        </w:rPr>
        <w:t>foraging</w:t>
      </w:r>
      <w:r>
        <w:rPr>
          <w:spacing w:val="26"/>
          <w:sz w:val="24"/>
        </w:rPr>
        <w:t xml:space="preserve"> </w:t>
      </w:r>
      <w:r>
        <w:rPr>
          <w:spacing w:val="-1"/>
          <w:sz w:val="24"/>
        </w:rPr>
        <w:t>dives</w:t>
      </w:r>
      <w:r>
        <w:rPr>
          <w:spacing w:val="26"/>
          <w:sz w:val="24"/>
        </w:rPr>
        <w:t xml:space="preserve"> </w:t>
      </w:r>
      <w:r>
        <w:rPr>
          <w:spacing w:val="-1"/>
          <w:sz w:val="24"/>
        </w:rPr>
        <w:t>in</w:t>
      </w:r>
      <w:r>
        <w:rPr>
          <w:spacing w:val="26"/>
          <w:sz w:val="24"/>
        </w:rPr>
        <w:t xml:space="preserve"> </w:t>
      </w:r>
      <w:r>
        <w:rPr>
          <w:spacing w:val="-1"/>
          <w:sz w:val="24"/>
        </w:rPr>
        <w:t>Hawaiian</w:t>
      </w:r>
      <w:r>
        <w:rPr>
          <w:spacing w:val="26"/>
          <w:sz w:val="24"/>
        </w:rPr>
        <w:t xml:space="preserve"> </w:t>
      </w:r>
      <w:r>
        <w:rPr>
          <w:spacing w:val="-1"/>
          <w:sz w:val="24"/>
        </w:rPr>
        <w:t>waters.</w:t>
      </w:r>
      <w:r>
        <w:rPr>
          <w:spacing w:val="66"/>
          <w:sz w:val="24"/>
        </w:rPr>
        <w:t xml:space="preserve"> </w:t>
      </w:r>
      <w:r>
        <w:rPr>
          <w:i/>
          <w:spacing w:val="-1"/>
          <w:sz w:val="24"/>
        </w:rPr>
        <w:t>Aquatic</w:t>
      </w:r>
      <w:r>
        <w:rPr>
          <w:i/>
          <w:spacing w:val="31"/>
          <w:sz w:val="24"/>
        </w:rPr>
        <w:t xml:space="preserve"> </w:t>
      </w:r>
      <w:r>
        <w:rPr>
          <w:i/>
          <w:spacing w:val="-1"/>
          <w:sz w:val="24"/>
        </w:rPr>
        <w:t>Mammals</w:t>
      </w:r>
      <w:r>
        <w:rPr>
          <w:spacing w:val="-1"/>
          <w:sz w:val="24"/>
        </w:rPr>
        <w:t>,</w:t>
      </w:r>
      <w:r>
        <w:rPr>
          <w:spacing w:val="28"/>
          <w:sz w:val="24"/>
        </w:rPr>
        <w:t xml:space="preserve"> </w:t>
      </w:r>
      <w:r>
        <w:rPr>
          <w:i/>
          <w:spacing w:val="-1"/>
          <w:sz w:val="24"/>
        </w:rPr>
        <w:t>42</w:t>
      </w:r>
      <w:r>
        <w:rPr>
          <w:i/>
          <w:spacing w:val="-28"/>
          <w:sz w:val="24"/>
        </w:rPr>
        <w:t xml:space="preserve"> </w:t>
      </w:r>
      <w:r>
        <w:rPr>
          <w:spacing w:val="-1"/>
          <w:sz w:val="24"/>
        </w:rPr>
        <w:t>(4),</w:t>
      </w:r>
      <w:r>
        <w:rPr>
          <w:spacing w:val="28"/>
          <w:sz w:val="24"/>
        </w:rPr>
        <w:t xml:space="preserve"> </w:t>
      </w:r>
      <w:r>
        <w:rPr>
          <w:spacing w:val="-1"/>
          <w:sz w:val="24"/>
        </w:rPr>
        <w:t>507–518.</w:t>
      </w:r>
    </w:p>
    <w:p w14:paraId="65FDC215" w14:textId="77777777" w:rsidR="00C544BC" w:rsidRDefault="00BD4BDE">
      <w:pPr>
        <w:pStyle w:val="BodyText"/>
        <w:tabs>
          <w:tab w:val="left" w:pos="1179"/>
        </w:tabs>
      </w:pPr>
      <w:r>
        <w:rPr>
          <w:rFonts w:ascii="Trebuchet MS"/>
          <w:sz w:val="12"/>
        </w:rPr>
        <w:t>576</w:t>
      </w:r>
      <w:r>
        <w:rPr>
          <w:rFonts w:ascii="Trebuchet MS"/>
          <w:sz w:val="12"/>
        </w:rPr>
        <w:tab/>
      </w:r>
      <w:hyperlink r:id="rId48">
        <w:r>
          <w:t>https://doi.org/10.1578/AM.42.4.2016.507</w:t>
        </w:r>
      </w:hyperlink>
    </w:p>
    <w:p w14:paraId="530B829C" w14:textId="77777777" w:rsidR="00C544BC" w:rsidRDefault="00C544BC">
      <w:pPr>
        <w:pStyle w:val="BodyText"/>
        <w:spacing w:before="3"/>
        <w:ind w:left="0"/>
        <w:rPr>
          <w:sz w:val="23"/>
        </w:rPr>
      </w:pPr>
    </w:p>
    <w:p w14:paraId="7B9E727C" w14:textId="77777777" w:rsidR="00C544BC" w:rsidRDefault="00BD4BDE">
      <w:pPr>
        <w:pStyle w:val="BodyText"/>
        <w:tabs>
          <w:tab w:val="left" w:pos="827"/>
        </w:tabs>
        <w:spacing w:before="1"/>
      </w:pPr>
      <w:r>
        <w:rPr>
          <w:rFonts w:ascii="Trebuchet MS"/>
          <w:sz w:val="12"/>
        </w:rPr>
        <w:t>577</w:t>
      </w:r>
      <w:r>
        <w:rPr>
          <w:rFonts w:ascii="Trebuchet MS"/>
          <w:sz w:val="12"/>
        </w:rPr>
        <w:tab/>
      </w:r>
      <w:r>
        <w:t>Marques,</w:t>
      </w:r>
      <w:r>
        <w:rPr>
          <w:spacing w:val="5"/>
        </w:rPr>
        <w:t xml:space="preserve"> </w:t>
      </w:r>
      <w:r>
        <w:t>T.</w:t>
      </w:r>
      <w:r>
        <w:rPr>
          <w:spacing w:val="6"/>
        </w:rPr>
        <w:t xml:space="preserve"> </w:t>
      </w:r>
      <w:r>
        <w:t>A.,</w:t>
      </w:r>
      <w:r>
        <w:rPr>
          <w:spacing w:val="5"/>
        </w:rPr>
        <w:t xml:space="preserve"> </w:t>
      </w:r>
      <w:r>
        <w:t>Thomas,</w:t>
      </w:r>
      <w:r>
        <w:rPr>
          <w:spacing w:val="6"/>
        </w:rPr>
        <w:t xml:space="preserve"> </w:t>
      </w:r>
      <w:r>
        <w:t>L.,</w:t>
      </w:r>
      <w:r>
        <w:rPr>
          <w:spacing w:val="6"/>
        </w:rPr>
        <w:t xml:space="preserve"> </w:t>
      </w:r>
      <w:r>
        <w:t>Ward,</w:t>
      </w:r>
      <w:r>
        <w:rPr>
          <w:spacing w:val="5"/>
        </w:rPr>
        <w:t xml:space="preserve"> </w:t>
      </w:r>
      <w:r>
        <w:t>J.,</w:t>
      </w:r>
      <w:r>
        <w:rPr>
          <w:spacing w:val="6"/>
        </w:rPr>
        <w:t xml:space="preserve"> </w:t>
      </w:r>
      <w:r>
        <w:t>DiMarzio,</w:t>
      </w:r>
      <w:r>
        <w:rPr>
          <w:spacing w:val="6"/>
        </w:rPr>
        <w:t xml:space="preserve"> </w:t>
      </w:r>
      <w:r>
        <w:t>N.,</w:t>
      </w:r>
      <w:r>
        <w:rPr>
          <w:spacing w:val="5"/>
        </w:rPr>
        <w:t xml:space="preserve"> </w:t>
      </w:r>
      <w:r>
        <w:t>&amp;</w:t>
      </w:r>
      <w:r>
        <w:rPr>
          <w:spacing w:val="6"/>
        </w:rPr>
        <w:t xml:space="preserve"> </w:t>
      </w:r>
      <w:r>
        <w:t>Tyack,</w:t>
      </w:r>
      <w:r>
        <w:rPr>
          <w:spacing w:val="6"/>
        </w:rPr>
        <w:t xml:space="preserve"> </w:t>
      </w:r>
      <w:r>
        <w:t>P.</w:t>
      </w:r>
      <w:r>
        <w:rPr>
          <w:spacing w:val="5"/>
        </w:rPr>
        <w:t xml:space="preserve"> </w:t>
      </w:r>
      <w:r>
        <w:t>L.</w:t>
      </w:r>
      <w:r>
        <w:rPr>
          <w:spacing w:val="6"/>
        </w:rPr>
        <w:t xml:space="preserve"> </w:t>
      </w:r>
      <w:r>
        <w:t>(2009).</w:t>
      </w:r>
      <w:r>
        <w:rPr>
          <w:spacing w:val="28"/>
        </w:rPr>
        <w:t xml:space="preserve"> </w:t>
      </w:r>
      <w:r>
        <w:t>Estimating</w:t>
      </w:r>
    </w:p>
    <w:p w14:paraId="089AFAC2" w14:textId="77777777" w:rsidR="00C544BC" w:rsidRDefault="00BD4BDE">
      <w:pPr>
        <w:pStyle w:val="BodyText"/>
        <w:tabs>
          <w:tab w:val="left" w:pos="1179"/>
        </w:tabs>
      </w:pPr>
      <w:r>
        <w:rPr>
          <w:rFonts w:ascii="Trebuchet MS"/>
          <w:sz w:val="12"/>
        </w:rPr>
        <w:t>578</w:t>
      </w:r>
      <w:r>
        <w:rPr>
          <w:rFonts w:ascii="Trebuchet MS"/>
          <w:sz w:val="12"/>
        </w:rPr>
        <w:tab/>
      </w:r>
      <w:r>
        <w:rPr>
          <w:w w:val="95"/>
        </w:rPr>
        <w:t>cetacean</w:t>
      </w:r>
      <w:r>
        <w:rPr>
          <w:spacing w:val="31"/>
          <w:w w:val="95"/>
        </w:rPr>
        <w:t xml:space="preserve"> </w:t>
      </w:r>
      <w:r>
        <w:rPr>
          <w:w w:val="95"/>
        </w:rPr>
        <w:t>population</w:t>
      </w:r>
      <w:r>
        <w:rPr>
          <w:spacing w:val="31"/>
          <w:w w:val="95"/>
        </w:rPr>
        <w:t xml:space="preserve"> </w:t>
      </w:r>
      <w:r>
        <w:rPr>
          <w:w w:val="95"/>
        </w:rPr>
        <w:t>density</w:t>
      </w:r>
      <w:r>
        <w:rPr>
          <w:spacing w:val="31"/>
          <w:w w:val="95"/>
        </w:rPr>
        <w:t xml:space="preserve"> </w:t>
      </w:r>
      <w:r>
        <w:rPr>
          <w:w w:val="95"/>
        </w:rPr>
        <w:t>using</w:t>
      </w:r>
      <w:r>
        <w:rPr>
          <w:spacing w:val="31"/>
          <w:w w:val="95"/>
        </w:rPr>
        <w:t xml:space="preserve"> </w:t>
      </w:r>
      <w:r>
        <w:rPr>
          <w:w w:val="95"/>
        </w:rPr>
        <w:t>fixed</w:t>
      </w:r>
      <w:r>
        <w:rPr>
          <w:spacing w:val="32"/>
          <w:w w:val="95"/>
        </w:rPr>
        <w:t xml:space="preserve"> </w:t>
      </w:r>
      <w:r>
        <w:rPr>
          <w:w w:val="95"/>
        </w:rPr>
        <w:t>passive</w:t>
      </w:r>
      <w:r>
        <w:rPr>
          <w:spacing w:val="31"/>
          <w:w w:val="95"/>
        </w:rPr>
        <w:t xml:space="preserve"> </w:t>
      </w:r>
      <w:r>
        <w:rPr>
          <w:w w:val="95"/>
        </w:rPr>
        <w:t>acoustic</w:t>
      </w:r>
      <w:r>
        <w:rPr>
          <w:spacing w:val="31"/>
          <w:w w:val="95"/>
        </w:rPr>
        <w:t xml:space="preserve"> </w:t>
      </w:r>
      <w:r>
        <w:rPr>
          <w:w w:val="95"/>
        </w:rPr>
        <w:t>sensors:</w:t>
      </w:r>
      <w:r>
        <w:rPr>
          <w:spacing w:val="66"/>
        </w:rPr>
        <w:t xml:space="preserve"> </w:t>
      </w:r>
      <w:r>
        <w:rPr>
          <w:w w:val="95"/>
        </w:rPr>
        <w:t>An</w:t>
      </w:r>
      <w:r>
        <w:rPr>
          <w:spacing w:val="31"/>
          <w:w w:val="95"/>
        </w:rPr>
        <w:t xml:space="preserve"> </w:t>
      </w:r>
      <w:r>
        <w:rPr>
          <w:w w:val="95"/>
        </w:rPr>
        <w:t>example</w:t>
      </w:r>
      <w:r>
        <w:rPr>
          <w:spacing w:val="31"/>
          <w:w w:val="95"/>
        </w:rPr>
        <w:t xml:space="preserve"> </w:t>
      </w:r>
      <w:r>
        <w:rPr>
          <w:w w:val="95"/>
        </w:rPr>
        <w:t>with</w:t>
      </w:r>
    </w:p>
    <w:p w14:paraId="3C9293C2" w14:textId="77777777" w:rsidR="00C544BC" w:rsidRDefault="00BD4BDE">
      <w:pPr>
        <w:tabs>
          <w:tab w:val="left" w:pos="1179"/>
        </w:tabs>
        <w:spacing w:before="154"/>
        <w:ind w:left="150"/>
        <w:rPr>
          <w:sz w:val="24"/>
        </w:rPr>
      </w:pPr>
      <w:r>
        <w:rPr>
          <w:rFonts w:ascii="Trebuchet MS" w:hAnsi="Trebuchet MS"/>
          <w:w w:val="105"/>
          <w:sz w:val="12"/>
        </w:rPr>
        <w:t>579</w:t>
      </w:r>
      <w:r>
        <w:rPr>
          <w:rFonts w:ascii="Trebuchet MS" w:hAnsi="Trebuchet MS"/>
          <w:w w:val="105"/>
          <w:sz w:val="12"/>
        </w:rPr>
        <w:tab/>
      </w:r>
      <w:r>
        <w:rPr>
          <w:sz w:val="24"/>
        </w:rPr>
        <w:t>Blainville’s</w:t>
      </w:r>
      <w:r>
        <w:rPr>
          <w:spacing w:val="19"/>
          <w:sz w:val="24"/>
        </w:rPr>
        <w:t xml:space="preserve"> </w:t>
      </w:r>
      <w:r>
        <w:rPr>
          <w:sz w:val="24"/>
        </w:rPr>
        <w:t>beaked</w:t>
      </w:r>
      <w:r>
        <w:rPr>
          <w:spacing w:val="20"/>
          <w:sz w:val="24"/>
        </w:rPr>
        <w:t xml:space="preserve"> </w:t>
      </w:r>
      <w:r>
        <w:rPr>
          <w:sz w:val="24"/>
        </w:rPr>
        <w:t>whales.</w:t>
      </w:r>
      <w:r>
        <w:rPr>
          <w:spacing w:val="46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24"/>
          <w:sz w:val="24"/>
        </w:rPr>
        <w:t xml:space="preserve"> </w:t>
      </w:r>
      <w:r>
        <w:rPr>
          <w:i/>
          <w:sz w:val="24"/>
        </w:rPr>
        <w:t>Journal</w:t>
      </w:r>
      <w:r>
        <w:rPr>
          <w:i/>
          <w:spacing w:val="26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25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25"/>
          <w:sz w:val="24"/>
        </w:rPr>
        <w:t xml:space="preserve"> </w:t>
      </w:r>
      <w:r>
        <w:rPr>
          <w:i/>
          <w:sz w:val="24"/>
        </w:rPr>
        <w:t>Acoustical</w:t>
      </w:r>
      <w:r>
        <w:rPr>
          <w:i/>
          <w:spacing w:val="26"/>
          <w:sz w:val="24"/>
        </w:rPr>
        <w:t xml:space="preserve"> </w:t>
      </w:r>
      <w:r>
        <w:rPr>
          <w:i/>
          <w:sz w:val="24"/>
        </w:rPr>
        <w:t>Society</w:t>
      </w:r>
      <w:r>
        <w:rPr>
          <w:i/>
          <w:spacing w:val="25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25"/>
          <w:sz w:val="24"/>
        </w:rPr>
        <w:t xml:space="preserve"> </w:t>
      </w:r>
      <w:r>
        <w:rPr>
          <w:i/>
          <w:sz w:val="24"/>
        </w:rPr>
        <w:t>America</w:t>
      </w:r>
      <w:r>
        <w:rPr>
          <w:sz w:val="24"/>
        </w:rPr>
        <w:t>,</w:t>
      </w:r>
      <w:r>
        <w:rPr>
          <w:spacing w:val="20"/>
          <w:sz w:val="24"/>
        </w:rPr>
        <w:t xml:space="preserve"> </w:t>
      </w:r>
      <w:r>
        <w:rPr>
          <w:i/>
          <w:sz w:val="24"/>
        </w:rPr>
        <w:t>125</w:t>
      </w:r>
      <w:r>
        <w:rPr>
          <w:i/>
          <w:spacing w:val="-27"/>
          <w:sz w:val="24"/>
        </w:rPr>
        <w:t xml:space="preserve"> </w:t>
      </w:r>
      <w:r>
        <w:rPr>
          <w:sz w:val="24"/>
        </w:rPr>
        <w:t>(4),</w:t>
      </w:r>
    </w:p>
    <w:p w14:paraId="5E3B448E" w14:textId="77777777" w:rsidR="00C544BC" w:rsidRDefault="00C544BC">
      <w:pPr>
        <w:rPr>
          <w:sz w:val="24"/>
        </w:rPr>
        <w:sectPr w:rsidR="00C544BC">
          <w:pgSz w:w="12240" w:h="15840"/>
          <w:pgMar w:top="1320" w:right="1280" w:bottom="1100" w:left="900" w:header="0" w:footer="832" w:gutter="0"/>
          <w:cols w:space="720"/>
        </w:sectPr>
      </w:pPr>
    </w:p>
    <w:p w14:paraId="22C1D594" w14:textId="77777777" w:rsidR="00C544BC" w:rsidRDefault="00BD4BDE">
      <w:pPr>
        <w:pStyle w:val="BodyText"/>
        <w:tabs>
          <w:tab w:val="left" w:pos="1167"/>
        </w:tabs>
        <w:spacing w:before="107"/>
      </w:pPr>
      <w:r>
        <w:rPr>
          <w:rFonts w:ascii="Trebuchet MS" w:hAnsi="Trebuchet MS"/>
          <w:sz w:val="12"/>
        </w:rPr>
        <w:lastRenderedPageBreak/>
        <w:t>580</w:t>
      </w:r>
      <w:r>
        <w:rPr>
          <w:rFonts w:ascii="Trebuchet MS" w:hAnsi="Trebuchet MS"/>
          <w:sz w:val="12"/>
        </w:rPr>
        <w:tab/>
      </w:r>
      <w:r>
        <w:t>1982–1994.</w:t>
      </w:r>
      <w:r>
        <w:rPr>
          <w:spacing w:val="40"/>
        </w:rPr>
        <w:t xml:space="preserve"> </w:t>
      </w:r>
      <w:hyperlink r:id="rId49">
        <w:r>
          <w:t>https://doi.org/10.1121/1.3089590</w:t>
        </w:r>
      </w:hyperlink>
    </w:p>
    <w:p w14:paraId="012B4804" w14:textId="77777777" w:rsidR="00C544BC" w:rsidRDefault="00C544BC">
      <w:pPr>
        <w:pStyle w:val="BodyText"/>
        <w:spacing w:before="3"/>
        <w:ind w:left="0"/>
        <w:rPr>
          <w:sz w:val="23"/>
        </w:rPr>
      </w:pPr>
    </w:p>
    <w:p w14:paraId="74766C3C" w14:textId="77777777" w:rsidR="00C544BC" w:rsidRDefault="00BD4BDE">
      <w:pPr>
        <w:pStyle w:val="BodyText"/>
        <w:tabs>
          <w:tab w:val="left" w:pos="827"/>
        </w:tabs>
        <w:spacing w:before="0"/>
      </w:pPr>
      <w:r>
        <w:rPr>
          <w:rFonts w:ascii="Trebuchet MS"/>
          <w:sz w:val="12"/>
        </w:rPr>
        <w:t>581</w:t>
      </w:r>
      <w:r>
        <w:rPr>
          <w:rFonts w:ascii="Trebuchet MS"/>
          <w:sz w:val="12"/>
        </w:rPr>
        <w:tab/>
      </w:r>
      <w:r>
        <w:t>Martin,</w:t>
      </w:r>
      <w:r>
        <w:rPr>
          <w:spacing w:val="34"/>
        </w:rPr>
        <w:t xml:space="preserve"> </w:t>
      </w:r>
      <w:r>
        <w:t>C.</w:t>
      </w:r>
      <w:r>
        <w:rPr>
          <w:spacing w:val="30"/>
        </w:rPr>
        <w:t xml:space="preserve"> </w:t>
      </w:r>
      <w:r>
        <w:t>R.,</w:t>
      </w:r>
      <w:r>
        <w:rPr>
          <w:spacing w:val="33"/>
        </w:rPr>
        <w:t xml:space="preserve"> </w:t>
      </w:r>
      <w:r>
        <w:t>Henderson,</w:t>
      </w:r>
      <w:r>
        <w:rPr>
          <w:spacing w:val="33"/>
        </w:rPr>
        <w:t xml:space="preserve"> </w:t>
      </w:r>
      <w:r>
        <w:t>E.</w:t>
      </w:r>
      <w:r>
        <w:rPr>
          <w:spacing w:val="31"/>
        </w:rPr>
        <w:t xml:space="preserve"> </w:t>
      </w:r>
      <w:r>
        <w:t>E.,</w:t>
      </w:r>
      <w:r>
        <w:rPr>
          <w:spacing w:val="34"/>
        </w:rPr>
        <w:t xml:space="preserve"> </w:t>
      </w:r>
      <w:r>
        <w:t>Martin,</w:t>
      </w:r>
      <w:r>
        <w:rPr>
          <w:spacing w:val="34"/>
        </w:rPr>
        <w:t xml:space="preserve"> </w:t>
      </w:r>
      <w:r>
        <w:t>S.</w:t>
      </w:r>
      <w:r>
        <w:rPr>
          <w:spacing w:val="31"/>
        </w:rPr>
        <w:t xml:space="preserve"> </w:t>
      </w:r>
      <w:r>
        <w:t>W.,</w:t>
      </w:r>
      <w:r>
        <w:rPr>
          <w:spacing w:val="33"/>
        </w:rPr>
        <w:t xml:space="preserve"> </w:t>
      </w:r>
      <w:proofErr w:type="spellStart"/>
      <w:r>
        <w:t>Helble</w:t>
      </w:r>
      <w:proofErr w:type="spellEnd"/>
      <w:r>
        <w:t>,</w:t>
      </w:r>
      <w:r>
        <w:rPr>
          <w:spacing w:val="33"/>
        </w:rPr>
        <w:t xml:space="preserve"> </w:t>
      </w:r>
      <w:r>
        <w:t>T.</w:t>
      </w:r>
      <w:r>
        <w:rPr>
          <w:spacing w:val="31"/>
        </w:rPr>
        <w:t xml:space="preserve"> </w:t>
      </w:r>
      <w:r>
        <w:t>A.,</w:t>
      </w:r>
      <w:r>
        <w:rPr>
          <w:spacing w:val="33"/>
        </w:rPr>
        <w:t xml:space="preserve"> </w:t>
      </w:r>
      <w:r>
        <w:t>Manzano-Roth,</w:t>
      </w:r>
      <w:r>
        <w:rPr>
          <w:spacing w:val="34"/>
        </w:rPr>
        <w:t xml:space="preserve"> </w:t>
      </w:r>
      <w:r>
        <w:t>R.</w:t>
      </w:r>
      <w:r>
        <w:rPr>
          <w:spacing w:val="30"/>
        </w:rPr>
        <w:t xml:space="preserve"> </w:t>
      </w:r>
      <w:r>
        <w:t>A.,</w:t>
      </w:r>
    </w:p>
    <w:p w14:paraId="7E232F22" w14:textId="77777777" w:rsidR="00C544BC" w:rsidRDefault="00BD4BDE">
      <w:pPr>
        <w:tabs>
          <w:tab w:val="left" w:pos="1179"/>
        </w:tabs>
        <w:spacing w:before="155"/>
        <w:ind w:left="150"/>
        <w:rPr>
          <w:i/>
          <w:sz w:val="24"/>
        </w:rPr>
      </w:pPr>
      <w:r>
        <w:rPr>
          <w:rFonts w:ascii="Trebuchet MS"/>
          <w:w w:val="105"/>
          <w:sz w:val="12"/>
        </w:rPr>
        <w:t>582</w:t>
      </w:r>
      <w:r>
        <w:rPr>
          <w:rFonts w:ascii="Trebuchet MS"/>
          <w:w w:val="105"/>
          <w:sz w:val="12"/>
        </w:rPr>
        <w:tab/>
      </w:r>
      <w:r>
        <w:rPr>
          <w:w w:val="105"/>
          <w:sz w:val="24"/>
        </w:rPr>
        <w:t>Matsuyama,</w:t>
      </w:r>
      <w:r>
        <w:rPr>
          <w:spacing w:val="5"/>
          <w:w w:val="105"/>
          <w:sz w:val="24"/>
        </w:rPr>
        <w:t xml:space="preserve"> </w:t>
      </w:r>
      <w:r>
        <w:rPr>
          <w:w w:val="105"/>
          <w:sz w:val="24"/>
        </w:rPr>
        <w:t>B.</w:t>
      </w:r>
      <w:r>
        <w:rPr>
          <w:spacing w:val="6"/>
          <w:w w:val="105"/>
          <w:sz w:val="24"/>
        </w:rPr>
        <w:t xml:space="preserve"> </w:t>
      </w:r>
      <w:r>
        <w:rPr>
          <w:w w:val="105"/>
          <w:sz w:val="24"/>
        </w:rPr>
        <w:t>M.,</w:t>
      </w:r>
      <w:r>
        <w:rPr>
          <w:spacing w:val="6"/>
          <w:w w:val="105"/>
          <w:sz w:val="24"/>
        </w:rPr>
        <w:t xml:space="preserve"> </w:t>
      </w:r>
      <w:r>
        <w:rPr>
          <w:w w:val="105"/>
          <w:sz w:val="24"/>
        </w:rPr>
        <w:t>&amp;</w:t>
      </w:r>
      <w:r>
        <w:rPr>
          <w:spacing w:val="5"/>
          <w:w w:val="105"/>
          <w:sz w:val="24"/>
        </w:rPr>
        <w:t xml:space="preserve"> </w:t>
      </w:r>
      <w:proofErr w:type="spellStart"/>
      <w:r>
        <w:rPr>
          <w:w w:val="105"/>
          <w:sz w:val="24"/>
        </w:rPr>
        <w:t>Alongi</w:t>
      </w:r>
      <w:proofErr w:type="spellEnd"/>
      <w:r>
        <w:rPr>
          <w:w w:val="105"/>
          <w:sz w:val="24"/>
        </w:rPr>
        <w:t>,</w:t>
      </w:r>
      <w:r>
        <w:rPr>
          <w:spacing w:val="6"/>
          <w:w w:val="105"/>
          <w:sz w:val="24"/>
        </w:rPr>
        <w:t xml:space="preserve"> </w:t>
      </w:r>
      <w:r>
        <w:rPr>
          <w:w w:val="105"/>
          <w:sz w:val="24"/>
        </w:rPr>
        <w:t>G.</w:t>
      </w:r>
      <w:r>
        <w:rPr>
          <w:spacing w:val="5"/>
          <w:w w:val="105"/>
          <w:sz w:val="24"/>
        </w:rPr>
        <w:t xml:space="preserve"> </w:t>
      </w:r>
      <w:r>
        <w:rPr>
          <w:w w:val="105"/>
          <w:sz w:val="24"/>
        </w:rPr>
        <w:t>A.</w:t>
      </w:r>
      <w:r>
        <w:rPr>
          <w:spacing w:val="5"/>
          <w:w w:val="105"/>
          <w:sz w:val="24"/>
        </w:rPr>
        <w:t xml:space="preserve"> </w:t>
      </w:r>
      <w:r>
        <w:rPr>
          <w:w w:val="105"/>
          <w:sz w:val="24"/>
        </w:rPr>
        <w:t>(2020).</w:t>
      </w:r>
      <w:r>
        <w:rPr>
          <w:spacing w:val="33"/>
          <w:w w:val="105"/>
          <w:sz w:val="24"/>
        </w:rPr>
        <w:t xml:space="preserve"> </w:t>
      </w:r>
      <w:r>
        <w:rPr>
          <w:i/>
          <w:w w:val="105"/>
          <w:sz w:val="24"/>
        </w:rPr>
        <w:t>FY18</w:t>
      </w:r>
      <w:r>
        <w:rPr>
          <w:i/>
          <w:spacing w:val="10"/>
          <w:w w:val="105"/>
          <w:sz w:val="24"/>
        </w:rPr>
        <w:t xml:space="preserve"> </w:t>
      </w:r>
      <w:r>
        <w:rPr>
          <w:i/>
          <w:w w:val="105"/>
          <w:sz w:val="24"/>
        </w:rPr>
        <w:t>annual</w:t>
      </w:r>
      <w:r>
        <w:rPr>
          <w:i/>
          <w:spacing w:val="10"/>
          <w:w w:val="105"/>
          <w:sz w:val="24"/>
        </w:rPr>
        <w:t xml:space="preserve"> </w:t>
      </w:r>
      <w:r>
        <w:rPr>
          <w:i/>
          <w:w w:val="105"/>
          <w:sz w:val="24"/>
        </w:rPr>
        <w:t>report</w:t>
      </w:r>
      <w:r>
        <w:rPr>
          <w:i/>
          <w:spacing w:val="11"/>
          <w:w w:val="105"/>
          <w:sz w:val="24"/>
        </w:rPr>
        <w:t xml:space="preserve"> </w:t>
      </w:r>
      <w:r>
        <w:rPr>
          <w:i/>
          <w:w w:val="105"/>
          <w:sz w:val="24"/>
        </w:rPr>
        <w:t>on</w:t>
      </w:r>
      <w:r>
        <w:rPr>
          <w:i/>
          <w:spacing w:val="10"/>
          <w:w w:val="105"/>
          <w:sz w:val="24"/>
        </w:rPr>
        <w:t xml:space="preserve"> </w:t>
      </w:r>
      <w:r>
        <w:rPr>
          <w:i/>
          <w:w w:val="105"/>
          <w:sz w:val="24"/>
        </w:rPr>
        <w:t>Pacific</w:t>
      </w:r>
      <w:r>
        <w:rPr>
          <w:i/>
          <w:spacing w:val="10"/>
          <w:w w:val="105"/>
          <w:sz w:val="24"/>
        </w:rPr>
        <w:t xml:space="preserve"> </w:t>
      </w:r>
      <w:r>
        <w:rPr>
          <w:i/>
          <w:w w:val="105"/>
          <w:sz w:val="24"/>
        </w:rPr>
        <w:t>missile</w:t>
      </w:r>
    </w:p>
    <w:p w14:paraId="26D421F7" w14:textId="77777777" w:rsidR="00C544BC" w:rsidRDefault="00BD4BDE">
      <w:pPr>
        <w:tabs>
          <w:tab w:val="left" w:pos="1163"/>
        </w:tabs>
        <w:spacing w:before="154"/>
        <w:ind w:left="150"/>
        <w:rPr>
          <w:sz w:val="24"/>
        </w:rPr>
      </w:pPr>
      <w:r>
        <w:rPr>
          <w:rFonts w:ascii="Trebuchet MS"/>
          <w:sz w:val="12"/>
        </w:rPr>
        <w:t>583</w:t>
      </w:r>
      <w:r>
        <w:rPr>
          <w:rFonts w:ascii="Trebuchet MS"/>
          <w:sz w:val="12"/>
        </w:rPr>
        <w:tab/>
      </w:r>
      <w:r>
        <w:rPr>
          <w:i/>
          <w:sz w:val="24"/>
        </w:rPr>
        <w:t>range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facility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marine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mammal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monitoring</w:t>
      </w:r>
      <w:r>
        <w:rPr>
          <w:sz w:val="24"/>
        </w:rPr>
        <w:t>.</w:t>
      </w:r>
      <w:r>
        <w:rPr>
          <w:spacing w:val="8"/>
          <w:sz w:val="24"/>
        </w:rPr>
        <w:t xml:space="preserve"> </w:t>
      </w:r>
      <w:r>
        <w:rPr>
          <w:sz w:val="24"/>
        </w:rPr>
        <w:t>Retrieved</w:t>
      </w:r>
      <w:r>
        <w:rPr>
          <w:spacing w:val="-9"/>
          <w:sz w:val="24"/>
        </w:rPr>
        <w:t xml:space="preserve"> </w:t>
      </w:r>
      <w:r>
        <w:rPr>
          <w:sz w:val="24"/>
        </w:rPr>
        <w:t>from</w:t>
      </w:r>
      <w:r>
        <w:rPr>
          <w:spacing w:val="-9"/>
          <w:sz w:val="24"/>
        </w:rPr>
        <w:t xml:space="preserve"> </w:t>
      </w:r>
      <w:r>
        <w:rPr>
          <w:sz w:val="24"/>
        </w:rPr>
        <w:t>Naval</w:t>
      </w:r>
      <w:r>
        <w:rPr>
          <w:spacing w:val="-9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9"/>
          <w:sz w:val="24"/>
        </w:rPr>
        <w:t xml:space="preserve"> </w:t>
      </w:r>
      <w:r>
        <w:rPr>
          <w:sz w:val="24"/>
        </w:rPr>
        <w:t>Warfare</w:t>
      </w:r>
    </w:p>
    <w:p w14:paraId="3327C8E3" w14:textId="77777777" w:rsidR="00C544BC" w:rsidRDefault="00BD4BDE">
      <w:pPr>
        <w:pStyle w:val="BodyText"/>
        <w:tabs>
          <w:tab w:val="left" w:pos="1179"/>
        </w:tabs>
      </w:pPr>
      <w:r>
        <w:rPr>
          <w:rFonts w:ascii="Trebuchet MS"/>
          <w:sz w:val="12"/>
        </w:rPr>
        <w:t>584</w:t>
      </w:r>
      <w:r>
        <w:rPr>
          <w:rFonts w:ascii="Trebuchet MS"/>
          <w:sz w:val="12"/>
        </w:rPr>
        <w:tab/>
      </w:r>
      <w:r>
        <w:t>Center</w:t>
      </w:r>
      <w:r>
        <w:rPr>
          <w:spacing w:val="12"/>
        </w:rPr>
        <w:t xml:space="preserve"> </w:t>
      </w:r>
      <w:r>
        <w:t>Pacific</w:t>
      </w:r>
      <w:r>
        <w:rPr>
          <w:spacing w:val="12"/>
        </w:rPr>
        <w:t xml:space="preserve"> </w:t>
      </w:r>
      <w:r>
        <w:t>San</w:t>
      </w:r>
      <w:r>
        <w:rPr>
          <w:spacing w:val="13"/>
        </w:rPr>
        <w:t xml:space="preserve"> </w:t>
      </w:r>
      <w:r>
        <w:t>Diego</w:t>
      </w:r>
      <w:r>
        <w:rPr>
          <w:spacing w:val="12"/>
        </w:rPr>
        <w:t xml:space="preserve"> </w:t>
      </w:r>
      <w:r>
        <w:t>United</w:t>
      </w:r>
      <w:r>
        <w:rPr>
          <w:spacing w:val="12"/>
        </w:rPr>
        <w:t xml:space="preserve"> </w:t>
      </w:r>
      <w:r>
        <w:t>States</w:t>
      </w:r>
      <w:r>
        <w:rPr>
          <w:spacing w:val="13"/>
        </w:rPr>
        <w:t xml:space="preserve"> </w:t>
      </w:r>
      <w:r>
        <w:t>website:</w:t>
      </w:r>
      <w:r>
        <w:rPr>
          <w:spacing w:val="37"/>
        </w:rPr>
        <w:t xml:space="preserve"> </w:t>
      </w:r>
      <w:hyperlink r:id="rId50">
        <w:r>
          <w:t>https://apps.dtic.mil/sti/citations/</w:t>
        </w:r>
      </w:hyperlink>
    </w:p>
    <w:p w14:paraId="1852833C" w14:textId="77777777" w:rsidR="00C544BC" w:rsidRDefault="00BD4BDE">
      <w:pPr>
        <w:tabs>
          <w:tab w:val="left" w:pos="1170"/>
        </w:tabs>
        <w:spacing w:before="155"/>
        <w:ind w:left="150"/>
        <w:rPr>
          <w:sz w:val="24"/>
        </w:rPr>
      </w:pPr>
      <w:r>
        <w:rPr>
          <w:rFonts w:ascii="Trebuchet MS"/>
          <w:sz w:val="12"/>
        </w:rPr>
        <w:t>585</w:t>
      </w:r>
      <w:r>
        <w:rPr>
          <w:rFonts w:ascii="Trebuchet MS"/>
          <w:sz w:val="12"/>
        </w:rPr>
        <w:tab/>
      </w:r>
      <w:hyperlink r:id="rId51">
        <w:r>
          <w:rPr>
            <w:sz w:val="24"/>
          </w:rPr>
          <w:t>AD1091141</w:t>
        </w:r>
      </w:hyperlink>
    </w:p>
    <w:p w14:paraId="30815550" w14:textId="77777777" w:rsidR="00C544BC" w:rsidRDefault="00C544BC">
      <w:pPr>
        <w:pStyle w:val="BodyText"/>
        <w:spacing w:before="3"/>
        <w:ind w:left="0"/>
        <w:rPr>
          <w:sz w:val="23"/>
        </w:rPr>
      </w:pPr>
    </w:p>
    <w:p w14:paraId="6CB2A099" w14:textId="77777777" w:rsidR="00C544BC" w:rsidRDefault="00BD4BDE">
      <w:pPr>
        <w:pStyle w:val="BodyText"/>
        <w:tabs>
          <w:tab w:val="left" w:pos="813"/>
        </w:tabs>
        <w:spacing w:before="0"/>
      </w:pPr>
      <w:r>
        <w:rPr>
          <w:rFonts w:ascii="Trebuchet MS"/>
          <w:sz w:val="12"/>
        </w:rPr>
        <w:t>586</w:t>
      </w:r>
      <w:r>
        <w:rPr>
          <w:rFonts w:ascii="Trebuchet MS"/>
          <w:sz w:val="12"/>
        </w:rPr>
        <w:tab/>
      </w:r>
      <w:r>
        <w:rPr>
          <w:i/>
        </w:rPr>
        <w:t>MATLAB</w:t>
      </w:r>
      <w:r>
        <w:t>.</w:t>
      </w:r>
      <w:r>
        <w:rPr>
          <w:spacing w:val="-8"/>
        </w:rPr>
        <w:t xml:space="preserve"> </w:t>
      </w:r>
      <w:r>
        <w:t>(2017).</w:t>
      </w:r>
      <w:r>
        <w:rPr>
          <w:spacing w:val="10"/>
        </w:rPr>
        <w:t xml:space="preserve"> </w:t>
      </w:r>
      <w:r>
        <w:t>Natick,</w:t>
      </w:r>
      <w:r>
        <w:rPr>
          <w:spacing w:val="-7"/>
        </w:rPr>
        <w:t xml:space="preserve"> </w:t>
      </w:r>
      <w:r>
        <w:t>Massachusetts:</w:t>
      </w:r>
      <w:r>
        <w:rPr>
          <w:spacing w:val="11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MathWorks</w:t>
      </w:r>
      <w:r>
        <w:rPr>
          <w:spacing w:val="-7"/>
        </w:rPr>
        <w:t xml:space="preserve"> </w:t>
      </w:r>
      <w:r>
        <w:t>Inc.</w:t>
      </w:r>
    </w:p>
    <w:p w14:paraId="1BC7F2D0" w14:textId="77777777" w:rsidR="00C544BC" w:rsidRDefault="00C544BC">
      <w:pPr>
        <w:pStyle w:val="BodyText"/>
        <w:spacing w:before="4"/>
        <w:ind w:left="0"/>
        <w:rPr>
          <w:sz w:val="23"/>
        </w:rPr>
      </w:pPr>
    </w:p>
    <w:p w14:paraId="60BAD852" w14:textId="77777777" w:rsidR="00C544BC" w:rsidRDefault="00BD4BDE">
      <w:pPr>
        <w:pStyle w:val="BodyText"/>
        <w:tabs>
          <w:tab w:val="left" w:pos="827"/>
        </w:tabs>
        <w:spacing w:before="0"/>
      </w:pPr>
      <w:r>
        <w:rPr>
          <w:rFonts w:ascii="Trebuchet MS"/>
          <w:sz w:val="12"/>
        </w:rPr>
        <w:t>587</w:t>
      </w:r>
      <w:r>
        <w:rPr>
          <w:rFonts w:ascii="Trebuchet MS"/>
          <w:sz w:val="12"/>
        </w:rPr>
        <w:tab/>
      </w:r>
      <w:r>
        <w:t>McCarthy,</w:t>
      </w:r>
      <w:r>
        <w:rPr>
          <w:spacing w:val="21"/>
        </w:rPr>
        <w:t xml:space="preserve"> </w:t>
      </w:r>
      <w:r>
        <w:t>E.,</w:t>
      </w:r>
      <w:r>
        <w:rPr>
          <w:spacing w:val="21"/>
        </w:rPr>
        <w:t xml:space="preserve"> </w:t>
      </w:r>
      <w:r>
        <w:t>Moretti,</w:t>
      </w:r>
      <w:r>
        <w:rPr>
          <w:spacing w:val="21"/>
        </w:rPr>
        <w:t xml:space="preserve"> </w:t>
      </w:r>
      <w:r>
        <w:t>D.,</w:t>
      </w:r>
      <w:r>
        <w:rPr>
          <w:spacing w:val="22"/>
        </w:rPr>
        <w:t xml:space="preserve"> </w:t>
      </w:r>
      <w:r>
        <w:t>Thomas,</w:t>
      </w:r>
      <w:r>
        <w:rPr>
          <w:spacing w:val="21"/>
        </w:rPr>
        <w:t xml:space="preserve"> </w:t>
      </w:r>
      <w:r>
        <w:t>L.,</w:t>
      </w:r>
      <w:r>
        <w:rPr>
          <w:spacing w:val="21"/>
        </w:rPr>
        <w:t xml:space="preserve"> </w:t>
      </w:r>
      <w:r>
        <w:t>DiMarzio,</w:t>
      </w:r>
      <w:r>
        <w:rPr>
          <w:spacing w:val="22"/>
        </w:rPr>
        <w:t xml:space="preserve"> </w:t>
      </w:r>
      <w:r>
        <w:t>N.,</w:t>
      </w:r>
      <w:r>
        <w:rPr>
          <w:spacing w:val="21"/>
        </w:rPr>
        <w:t xml:space="preserve"> </w:t>
      </w:r>
      <w:r>
        <w:t>Morrissey,</w:t>
      </w:r>
      <w:r>
        <w:rPr>
          <w:spacing w:val="21"/>
        </w:rPr>
        <w:t xml:space="preserve"> </w:t>
      </w:r>
      <w:r>
        <w:t>R.,</w:t>
      </w:r>
      <w:r>
        <w:rPr>
          <w:spacing w:val="21"/>
        </w:rPr>
        <w:t xml:space="preserve"> </w:t>
      </w:r>
      <w:r>
        <w:t>Jarvis,</w:t>
      </w:r>
      <w:r>
        <w:rPr>
          <w:spacing w:val="21"/>
        </w:rPr>
        <w:t xml:space="preserve"> </w:t>
      </w:r>
      <w:r>
        <w:t>S.,</w:t>
      </w:r>
      <w:r>
        <w:rPr>
          <w:spacing w:val="21"/>
        </w:rPr>
        <w:t xml:space="preserve"> </w:t>
      </w:r>
      <w:r>
        <w:t>Ward,</w:t>
      </w:r>
    </w:p>
    <w:p w14:paraId="7B09BBEB" w14:textId="77777777" w:rsidR="00C544BC" w:rsidRDefault="00BD4BDE">
      <w:pPr>
        <w:pStyle w:val="BodyText"/>
        <w:tabs>
          <w:tab w:val="left" w:pos="1172"/>
        </w:tabs>
      </w:pPr>
      <w:r>
        <w:rPr>
          <w:rFonts w:ascii="Trebuchet MS"/>
          <w:sz w:val="12"/>
        </w:rPr>
        <w:t>588</w:t>
      </w:r>
      <w:r>
        <w:rPr>
          <w:rFonts w:ascii="Trebuchet MS"/>
          <w:sz w:val="12"/>
        </w:rPr>
        <w:tab/>
      </w:r>
      <w:r>
        <w:t>J.,</w:t>
      </w:r>
      <w:r>
        <w:rPr>
          <w:spacing w:val="18"/>
        </w:rPr>
        <w:t xml:space="preserve"> </w:t>
      </w:r>
      <w:proofErr w:type="spellStart"/>
      <w:r>
        <w:t>Izzi</w:t>
      </w:r>
      <w:proofErr w:type="spellEnd"/>
      <w:r>
        <w:t>,</w:t>
      </w:r>
      <w:r>
        <w:rPr>
          <w:spacing w:val="18"/>
        </w:rPr>
        <w:t xml:space="preserve"> </w:t>
      </w:r>
      <w:r>
        <w:t>A.,</w:t>
      </w:r>
      <w:r>
        <w:rPr>
          <w:spacing w:val="18"/>
        </w:rPr>
        <w:t xml:space="preserve"> </w:t>
      </w:r>
      <w:r>
        <w:t>&amp;</w:t>
      </w:r>
      <w:r>
        <w:rPr>
          <w:spacing w:val="15"/>
        </w:rPr>
        <w:t xml:space="preserve"> </w:t>
      </w:r>
      <w:r>
        <w:t>Dilley,</w:t>
      </w:r>
      <w:r>
        <w:rPr>
          <w:spacing w:val="18"/>
        </w:rPr>
        <w:t xml:space="preserve"> </w:t>
      </w:r>
      <w:r>
        <w:t>A.</w:t>
      </w:r>
      <w:r>
        <w:rPr>
          <w:spacing w:val="16"/>
        </w:rPr>
        <w:t xml:space="preserve"> </w:t>
      </w:r>
      <w:r>
        <w:t>(2011).</w:t>
      </w:r>
      <w:r>
        <w:rPr>
          <w:spacing w:val="57"/>
        </w:rPr>
        <w:t xml:space="preserve"> </w:t>
      </w:r>
      <w:r>
        <w:t>Changes</w:t>
      </w:r>
      <w:r>
        <w:rPr>
          <w:spacing w:val="15"/>
        </w:rPr>
        <w:t xml:space="preserve"> </w:t>
      </w:r>
      <w:r>
        <w:t>in</w:t>
      </w:r>
      <w:r>
        <w:rPr>
          <w:spacing w:val="17"/>
        </w:rPr>
        <w:t xml:space="preserve"> </w:t>
      </w:r>
      <w:r>
        <w:t>spatial</w:t>
      </w:r>
      <w:r>
        <w:rPr>
          <w:spacing w:val="15"/>
        </w:rPr>
        <w:t xml:space="preserve"> </w:t>
      </w:r>
      <w:r>
        <w:t>and</w:t>
      </w:r>
      <w:r>
        <w:rPr>
          <w:spacing w:val="16"/>
        </w:rPr>
        <w:t xml:space="preserve"> </w:t>
      </w:r>
      <w:r>
        <w:t>temporal</w:t>
      </w:r>
      <w:r>
        <w:rPr>
          <w:spacing w:val="15"/>
        </w:rPr>
        <w:t xml:space="preserve"> </w:t>
      </w:r>
      <w:r>
        <w:t>distribution</w:t>
      </w:r>
      <w:r>
        <w:rPr>
          <w:spacing w:val="17"/>
        </w:rPr>
        <w:t xml:space="preserve"> </w:t>
      </w:r>
      <w:r>
        <w:t>and</w:t>
      </w:r>
    </w:p>
    <w:p w14:paraId="3F7B296C" w14:textId="77777777" w:rsidR="00C544BC" w:rsidRDefault="00BD4BDE">
      <w:pPr>
        <w:tabs>
          <w:tab w:val="left" w:pos="1172"/>
        </w:tabs>
        <w:spacing w:before="154"/>
        <w:ind w:left="150"/>
        <w:rPr>
          <w:sz w:val="24"/>
        </w:rPr>
      </w:pPr>
      <w:r>
        <w:rPr>
          <w:rFonts w:ascii="Trebuchet MS" w:hAnsi="Trebuchet MS"/>
          <w:sz w:val="12"/>
        </w:rPr>
        <w:t>589</w:t>
      </w:r>
      <w:r>
        <w:rPr>
          <w:rFonts w:ascii="Trebuchet MS" w:hAnsi="Trebuchet MS"/>
          <w:sz w:val="12"/>
        </w:rPr>
        <w:tab/>
      </w:r>
      <w:r>
        <w:rPr>
          <w:w w:val="95"/>
          <w:sz w:val="24"/>
        </w:rPr>
        <w:t>vocal</w:t>
      </w:r>
      <w:r>
        <w:rPr>
          <w:spacing w:val="-1"/>
          <w:w w:val="95"/>
          <w:sz w:val="24"/>
        </w:rPr>
        <w:t xml:space="preserve"> </w:t>
      </w:r>
      <w:proofErr w:type="gramStart"/>
      <w:r>
        <w:rPr>
          <w:w w:val="95"/>
          <w:sz w:val="24"/>
        </w:rPr>
        <w:t>behavior</w:t>
      </w:r>
      <w:proofErr w:type="gramEnd"/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of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Blainville’s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beaked whales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(</w:t>
      </w:r>
      <w:r>
        <w:rPr>
          <w:i/>
          <w:w w:val="95"/>
          <w:sz w:val="24"/>
        </w:rPr>
        <w:t>Mesoplodon</w:t>
      </w:r>
      <w:r>
        <w:rPr>
          <w:i/>
          <w:spacing w:val="4"/>
          <w:w w:val="95"/>
          <w:sz w:val="24"/>
        </w:rPr>
        <w:t xml:space="preserve"> </w:t>
      </w:r>
      <w:proofErr w:type="spellStart"/>
      <w:r>
        <w:rPr>
          <w:i/>
          <w:w w:val="95"/>
          <w:sz w:val="24"/>
        </w:rPr>
        <w:t>densirostris</w:t>
      </w:r>
      <w:proofErr w:type="spellEnd"/>
      <w:r>
        <w:rPr>
          <w:w w:val="95"/>
          <w:sz w:val="24"/>
        </w:rPr>
        <w:t>)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 xml:space="preserve">during </w:t>
      </w:r>
      <w:proofErr w:type="spellStart"/>
      <w:r>
        <w:rPr>
          <w:w w:val="95"/>
          <w:sz w:val="24"/>
        </w:rPr>
        <w:t>multiship</w:t>
      </w:r>
      <w:proofErr w:type="spellEnd"/>
    </w:p>
    <w:p w14:paraId="72F0E23B" w14:textId="77777777" w:rsidR="00C544BC" w:rsidRDefault="00BD4BDE">
      <w:pPr>
        <w:tabs>
          <w:tab w:val="left" w:pos="1179"/>
        </w:tabs>
        <w:spacing w:before="155"/>
        <w:ind w:left="150"/>
        <w:rPr>
          <w:sz w:val="24"/>
        </w:rPr>
      </w:pPr>
      <w:r>
        <w:rPr>
          <w:rFonts w:ascii="Trebuchet MS" w:hAnsi="Trebuchet MS"/>
          <w:sz w:val="12"/>
        </w:rPr>
        <w:t>590</w:t>
      </w:r>
      <w:r>
        <w:rPr>
          <w:rFonts w:ascii="Trebuchet MS" w:hAnsi="Trebuchet MS"/>
          <w:sz w:val="12"/>
        </w:rPr>
        <w:tab/>
      </w:r>
      <w:r>
        <w:rPr>
          <w:spacing w:val="-1"/>
          <w:sz w:val="24"/>
        </w:rPr>
        <w:t>exercises</w:t>
      </w:r>
      <w:r>
        <w:rPr>
          <w:spacing w:val="43"/>
          <w:sz w:val="24"/>
        </w:rPr>
        <w:t xml:space="preserve"> </w:t>
      </w:r>
      <w:r>
        <w:rPr>
          <w:sz w:val="24"/>
        </w:rPr>
        <w:t>with</w:t>
      </w:r>
      <w:r>
        <w:rPr>
          <w:spacing w:val="43"/>
          <w:sz w:val="24"/>
        </w:rPr>
        <w:t xml:space="preserve"> </w:t>
      </w:r>
      <w:r>
        <w:rPr>
          <w:sz w:val="24"/>
        </w:rPr>
        <w:t>mid-frequency</w:t>
      </w:r>
      <w:r>
        <w:rPr>
          <w:spacing w:val="44"/>
          <w:sz w:val="24"/>
        </w:rPr>
        <w:t xml:space="preserve"> </w:t>
      </w:r>
      <w:r>
        <w:rPr>
          <w:sz w:val="24"/>
        </w:rPr>
        <w:t xml:space="preserve">sonar.  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Marine</w:t>
      </w:r>
      <w:r>
        <w:rPr>
          <w:i/>
          <w:spacing w:val="47"/>
          <w:sz w:val="24"/>
        </w:rPr>
        <w:t xml:space="preserve"> </w:t>
      </w:r>
      <w:r>
        <w:rPr>
          <w:i/>
          <w:sz w:val="24"/>
        </w:rPr>
        <w:t>Mammal</w:t>
      </w:r>
      <w:r>
        <w:rPr>
          <w:i/>
          <w:spacing w:val="48"/>
          <w:sz w:val="24"/>
        </w:rPr>
        <w:t xml:space="preserve"> </w:t>
      </w:r>
      <w:r>
        <w:rPr>
          <w:i/>
          <w:sz w:val="24"/>
        </w:rPr>
        <w:t>Science</w:t>
      </w:r>
      <w:r>
        <w:rPr>
          <w:sz w:val="24"/>
        </w:rPr>
        <w:t>,</w:t>
      </w:r>
      <w:r>
        <w:rPr>
          <w:spacing w:val="50"/>
          <w:sz w:val="24"/>
        </w:rPr>
        <w:t xml:space="preserve"> </w:t>
      </w:r>
      <w:r>
        <w:rPr>
          <w:i/>
          <w:sz w:val="24"/>
        </w:rPr>
        <w:t>27</w:t>
      </w:r>
      <w:r>
        <w:rPr>
          <w:i/>
          <w:spacing w:val="-27"/>
          <w:sz w:val="24"/>
        </w:rPr>
        <w:t xml:space="preserve"> </w:t>
      </w:r>
      <w:r>
        <w:rPr>
          <w:sz w:val="24"/>
        </w:rPr>
        <w:t>(3),</w:t>
      </w:r>
      <w:r>
        <w:rPr>
          <w:spacing w:val="50"/>
          <w:sz w:val="24"/>
        </w:rPr>
        <w:t xml:space="preserve"> </w:t>
      </w:r>
      <w:r>
        <w:rPr>
          <w:sz w:val="24"/>
        </w:rPr>
        <w:t>E206–E226.</w:t>
      </w:r>
    </w:p>
    <w:p w14:paraId="1E23F503" w14:textId="77777777" w:rsidR="00C544BC" w:rsidRDefault="00BD4BDE">
      <w:pPr>
        <w:pStyle w:val="BodyText"/>
        <w:tabs>
          <w:tab w:val="left" w:pos="1179"/>
        </w:tabs>
      </w:pPr>
      <w:r>
        <w:rPr>
          <w:rFonts w:ascii="Trebuchet MS"/>
          <w:sz w:val="12"/>
        </w:rPr>
        <w:t>591</w:t>
      </w:r>
      <w:r>
        <w:rPr>
          <w:rFonts w:ascii="Trebuchet MS"/>
          <w:sz w:val="12"/>
        </w:rPr>
        <w:tab/>
      </w:r>
      <w:hyperlink r:id="rId52">
        <w:r>
          <w:t>https://doi.org/10.1111/j.1748-7692.2010.00457.x</w:t>
        </w:r>
      </w:hyperlink>
    </w:p>
    <w:p w14:paraId="647B2611" w14:textId="77777777" w:rsidR="00C544BC" w:rsidRDefault="00C544BC">
      <w:pPr>
        <w:pStyle w:val="BodyText"/>
        <w:spacing w:before="3"/>
        <w:ind w:left="0"/>
        <w:rPr>
          <w:sz w:val="23"/>
        </w:rPr>
      </w:pPr>
    </w:p>
    <w:p w14:paraId="637039EF" w14:textId="77777777" w:rsidR="00C544BC" w:rsidRDefault="00BD4BDE">
      <w:pPr>
        <w:pStyle w:val="BodyText"/>
        <w:tabs>
          <w:tab w:val="left" w:pos="827"/>
        </w:tabs>
        <w:spacing w:before="1"/>
      </w:pPr>
      <w:r>
        <w:rPr>
          <w:rFonts w:ascii="Trebuchet MS"/>
          <w:w w:val="105"/>
          <w:sz w:val="12"/>
        </w:rPr>
        <w:t>592</w:t>
      </w:r>
      <w:r>
        <w:rPr>
          <w:rFonts w:ascii="Trebuchet MS"/>
          <w:w w:val="105"/>
          <w:sz w:val="12"/>
        </w:rPr>
        <w:tab/>
      </w:r>
      <w:r>
        <w:rPr>
          <w:spacing w:val="-1"/>
          <w:w w:val="105"/>
        </w:rPr>
        <w:t>Moretti,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D.,</w:t>
      </w:r>
      <w:r>
        <w:rPr>
          <w:spacing w:val="-5"/>
          <w:w w:val="105"/>
        </w:rPr>
        <w:t xml:space="preserve"> </w:t>
      </w:r>
      <w:r>
        <w:rPr>
          <w:w w:val="105"/>
        </w:rPr>
        <w:t>Thomas,</w:t>
      </w:r>
      <w:r>
        <w:rPr>
          <w:spacing w:val="-5"/>
          <w:w w:val="105"/>
        </w:rPr>
        <w:t xml:space="preserve"> </w:t>
      </w:r>
      <w:r>
        <w:rPr>
          <w:w w:val="105"/>
        </w:rPr>
        <w:t>L.,</w:t>
      </w:r>
      <w:r>
        <w:rPr>
          <w:spacing w:val="-5"/>
          <w:w w:val="105"/>
        </w:rPr>
        <w:t xml:space="preserve"> </w:t>
      </w:r>
      <w:r>
        <w:rPr>
          <w:w w:val="105"/>
        </w:rPr>
        <w:t>Marques,</w:t>
      </w:r>
      <w:r>
        <w:rPr>
          <w:spacing w:val="-5"/>
          <w:w w:val="105"/>
        </w:rPr>
        <w:t xml:space="preserve"> </w:t>
      </w:r>
      <w:r>
        <w:rPr>
          <w:w w:val="105"/>
        </w:rPr>
        <w:t>T.,</w:t>
      </w:r>
      <w:r>
        <w:rPr>
          <w:spacing w:val="-5"/>
          <w:w w:val="105"/>
        </w:rPr>
        <w:t xml:space="preserve"> </w:t>
      </w:r>
      <w:r>
        <w:rPr>
          <w:w w:val="105"/>
        </w:rPr>
        <w:t>Harwood,</w:t>
      </w:r>
      <w:r>
        <w:rPr>
          <w:spacing w:val="-5"/>
          <w:w w:val="105"/>
        </w:rPr>
        <w:t xml:space="preserve"> </w:t>
      </w:r>
      <w:r>
        <w:rPr>
          <w:w w:val="105"/>
        </w:rPr>
        <w:t>J.,</w:t>
      </w:r>
      <w:r>
        <w:rPr>
          <w:spacing w:val="-5"/>
          <w:w w:val="105"/>
        </w:rPr>
        <w:t xml:space="preserve"> </w:t>
      </w:r>
      <w:r>
        <w:rPr>
          <w:w w:val="105"/>
        </w:rPr>
        <w:t>Dilley,</w:t>
      </w:r>
      <w:r>
        <w:rPr>
          <w:spacing w:val="-5"/>
          <w:w w:val="105"/>
        </w:rPr>
        <w:t xml:space="preserve"> </w:t>
      </w:r>
      <w:r>
        <w:rPr>
          <w:w w:val="105"/>
        </w:rPr>
        <w:t>A.,</w:t>
      </w:r>
      <w:r>
        <w:rPr>
          <w:spacing w:val="-5"/>
          <w:w w:val="105"/>
        </w:rPr>
        <w:t xml:space="preserve"> </w:t>
      </w:r>
      <w:proofErr w:type="spellStart"/>
      <w:r>
        <w:rPr>
          <w:w w:val="105"/>
        </w:rPr>
        <w:t>Neales</w:t>
      </w:r>
      <w:proofErr w:type="spellEnd"/>
      <w:r>
        <w:rPr>
          <w:w w:val="105"/>
        </w:rPr>
        <w:t>,</w:t>
      </w:r>
      <w:r>
        <w:rPr>
          <w:spacing w:val="-5"/>
          <w:w w:val="105"/>
        </w:rPr>
        <w:t xml:space="preserve"> </w:t>
      </w:r>
      <w:r>
        <w:rPr>
          <w:w w:val="105"/>
        </w:rPr>
        <w:t>B.,</w:t>
      </w:r>
      <w:r>
        <w:rPr>
          <w:spacing w:val="-5"/>
          <w:w w:val="105"/>
        </w:rPr>
        <w:t xml:space="preserve"> </w:t>
      </w:r>
      <w:r>
        <w:rPr>
          <w:w w:val="105"/>
        </w:rPr>
        <w:t>Shaffer,</w:t>
      </w:r>
      <w:r>
        <w:rPr>
          <w:spacing w:val="-4"/>
          <w:w w:val="105"/>
        </w:rPr>
        <w:t xml:space="preserve"> </w:t>
      </w:r>
      <w:r>
        <w:rPr>
          <w:w w:val="105"/>
        </w:rPr>
        <w:t>J.,</w:t>
      </w:r>
    </w:p>
    <w:p w14:paraId="636B64E8" w14:textId="77777777" w:rsidR="00C544BC" w:rsidRDefault="00BD4BDE">
      <w:pPr>
        <w:pStyle w:val="BodyText"/>
        <w:tabs>
          <w:tab w:val="left" w:pos="1179"/>
        </w:tabs>
      </w:pPr>
      <w:r>
        <w:rPr>
          <w:rFonts w:ascii="Trebuchet MS"/>
          <w:sz w:val="12"/>
        </w:rPr>
        <w:t>593</w:t>
      </w:r>
      <w:r>
        <w:rPr>
          <w:rFonts w:ascii="Trebuchet MS"/>
          <w:sz w:val="12"/>
        </w:rPr>
        <w:tab/>
      </w:r>
      <w:r>
        <w:rPr>
          <w:w w:val="95"/>
        </w:rPr>
        <w:t>McCarthy, E., New, L., Jarvis, S., &amp;</w:t>
      </w:r>
      <w:r>
        <w:rPr>
          <w:spacing w:val="-4"/>
          <w:w w:val="95"/>
        </w:rPr>
        <w:t xml:space="preserve"> </w:t>
      </w:r>
      <w:r>
        <w:rPr>
          <w:w w:val="95"/>
        </w:rPr>
        <w:t>Morrissey, R.</w:t>
      </w:r>
      <w:r>
        <w:rPr>
          <w:spacing w:val="-3"/>
          <w:w w:val="95"/>
        </w:rPr>
        <w:t xml:space="preserve"> </w:t>
      </w:r>
      <w:r>
        <w:rPr>
          <w:w w:val="95"/>
        </w:rPr>
        <w:t>(2014).</w:t>
      </w:r>
      <w:r>
        <w:rPr>
          <w:spacing w:val="32"/>
          <w:w w:val="95"/>
        </w:rPr>
        <w:t xml:space="preserve"> </w:t>
      </w:r>
      <w:r>
        <w:rPr>
          <w:w w:val="95"/>
        </w:rPr>
        <w:t>A</w:t>
      </w:r>
      <w:r>
        <w:rPr>
          <w:spacing w:val="-3"/>
          <w:w w:val="95"/>
        </w:rPr>
        <w:t xml:space="preserve"> </w:t>
      </w:r>
      <w:r>
        <w:rPr>
          <w:w w:val="95"/>
        </w:rPr>
        <w:t>risk</w:t>
      </w:r>
      <w:r>
        <w:rPr>
          <w:spacing w:val="-2"/>
          <w:w w:val="95"/>
        </w:rPr>
        <w:t xml:space="preserve"> </w:t>
      </w:r>
      <w:r>
        <w:rPr>
          <w:w w:val="95"/>
        </w:rPr>
        <w:t>function</w:t>
      </w:r>
      <w:r>
        <w:rPr>
          <w:spacing w:val="-3"/>
          <w:w w:val="95"/>
        </w:rPr>
        <w:t xml:space="preserve"> </w:t>
      </w:r>
      <w:r>
        <w:rPr>
          <w:w w:val="95"/>
        </w:rPr>
        <w:t>for</w:t>
      </w:r>
      <w:r>
        <w:rPr>
          <w:spacing w:val="-3"/>
          <w:w w:val="95"/>
        </w:rPr>
        <w:t xml:space="preserve"> </w:t>
      </w:r>
      <w:r>
        <w:rPr>
          <w:w w:val="95"/>
        </w:rPr>
        <w:t>behavioral</w:t>
      </w:r>
    </w:p>
    <w:p w14:paraId="2A0B0561" w14:textId="77777777" w:rsidR="00C544BC" w:rsidRDefault="00BD4BDE">
      <w:pPr>
        <w:tabs>
          <w:tab w:val="left" w:pos="1179"/>
        </w:tabs>
        <w:spacing w:before="154"/>
        <w:ind w:left="150"/>
        <w:rPr>
          <w:sz w:val="24"/>
        </w:rPr>
      </w:pPr>
      <w:r>
        <w:rPr>
          <w:rFonts w:ascii="Trebuchet MS" w:hAnsi="Trebuchet MS"/>
          <w:sz w:val="12"/>
        </w:rPr>
        <w:t>594</w:t>
      </w:r>
      <w:r>
        <w:rPr>
          <w:rFonts w:ascii="Trebuchet MS" w:hAnsi="Trebuchet MS"/>
          <w:sz w:val="12"/>
        </w:rPr>
        <w:tab/>
      </w:r>
      <w:proofErr w:type="gramStart"/>
      <w:r>
        <w:rPr>
          <w:w w:val="95"/>
          <w:sz w:val="24"/>
        </w:rPr>
        <w:t>disruption</w:t>
      </w:r>
      <w:proofErr w:type="gramEnd"/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of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Blainville’s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beaked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whales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(</w:t>
      </w:r>
      <w:r>
        <w:rPr>
          <w:i/>
          <w:w w:val="95"/>
          <w:sz w:val="24"/>
        </w:rPr>
        <w:t>Mesoplodon</w:t>
      </w:r>
      <w:r>
        <w:rPr>
          <w:i/>
          <w:spacing w:val="9"/>
          <w:w w:val="95"/>
          <w:sz w:val="24"/>
        </w:rPr>
        <w:t xml:space="preserve"> </w:t>
      </w:r>
      <w:proofErr w:type="spellStart"/>
      <w:r>
        <w:rPr>
          <w:i/>
          <w:w w:val="95"/>
          <w:sz w:val="24"/>
        </w:rPr>
        <w:t>densirostris</w:t>
      </w:r>
      <w:proofErr w:type="spellEnd"/>
      <w:r>
        <w:rPr>
          <w:w w:val="95"/>
          <w:sz w:val="24"/>
        </w:rPr>
        <w:t>)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from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Mid-Frequency</w:t>
      </w:r>
    </w:p>
    <w:p w14:paraId="03DA1FB3" w14:textId="77777777" w:rsidR="00C544BC" w:rsidRDefault="00BD4BDE">
      <w:pPr>
        <w:pStyle w:val="BodyText"/>
        <w:tabs>
          <w:tab w:val="left" w:pos="1170"/>
        </w:tabs>
        <w:spacing w:before="155"/>
      </w:pPr>
      <w:r>
        <w:rPr>
          <w:rFonts w:ascii="Trebuchet MS"/>
          <w:sz w:val="12"/>
        </w:rPr>
        <w:t>595</w:t>
      </w:r>
      <w:r>
        <w:rPr>
          <w:rFonts w:ascii="Trebuchet MS"/>
          <w:sz w:val="12"/>
        </w:rPr>
        <w:tab/>
      </w:r>
      <w:r>
        <w:rPr>
          <w:w w:val="95"/>
        </w:rPr>
        <w:t>Active</w:t>
      </w:r>
      <w:r>
        <w:rPr>
          <w:spacing w:val="42"/>
          <w:w w:val="95"/>
        </w:rPr>
        <w:t xml:space="preserve"> </w:t>
      </w:r>
      <w:r>
        <w:rPr>
          <w:w w:val="95"/>
        </w:rPr>
        <w:t>Sonar.</w:t>
      </w:r>
      <w:r>
        <w:rPr>
          <w:spacing w:val="72"/>
        </w:rPr>
        <w:t xml:space="preserve"> </w:t>
      </w:r>
      <w:proofErr w:type="spellStart"/>
      <w:r>
        <w:rPr>
          <w:i/>
          <w:w w:val="95"/>
        </w:rPr>
        <w:t>PLoS</w:t>
      </w:r>
      <w:proofErr w:type="spellEnd"/>
      <w:r>
        <w:rPr>
          <w:i/>
          <w:spacing w:val="49"/>
          <w:w w:val="95"/>
        </w:rPr>
        <w:t xml:space="preserve"> </w:t>
      </w:r>
      <w:r>
        <w:rPr>
          <w:i/>
          <w:w w:val="95"/>
        </w:rPr>
        <w:t>ONE</w:t>
      </w:r>
      <w:r>
        <w:rPr>
          <w:w w:val="95"/>
        </w:rPr>
        <w:t>,</w:t>
      </w:r>
      <w:r>
        <w:rPr>
          <w:spacing w:val="42"/>
          <w:w w:val="95"/>
        </w:rPr>
        <w:t xml:space="preserve"> </w:t>
      </w:r>
      <w:r>
        <w:rPr>
          <w:i/>
          <w:w w:val="95"/>
        </w:rPr>
        <w:t>9</w:t>
      </w:r>
      <w:r>
        <w:rPr>
          <w:i/>
          <w:spacing w:val="-16"/>
          <w:w w:val="95"/>
        </w:rPr>
        <w:t xml:space="preserve"> </w:t>
      </w:r>
      <w:r>
        <w:rPr>
          <w:w w:val="95"/>
        </w:rPr>
        <w:t>(1),</w:t>
      </w:r>
      <w:r>
        <w:rPr>
          <w:spacing w:val="42"/>
          <w:w w:val="95"/>
        </w:rPr>
        <w:t xml:space="preserve"> </w:t>
      </w:r>
      <w:r>
        <w:rPr>
          <w:w w:val="95"/>
        </w:rPr>
        <w:t>e85064.</w:t>
      </w:r>
      <w:r>
        <w:rPr>
          <w:spacing w:val="72"/>
        </w:rPr>
        <w:t xml:space="preserve"> </w:t>
      </w:r>
      <w:hyperlink r:id="rId53">
        <w:r>
          <w:rPr>
            <w:w w:val="95"/>
          </w:rPr>
          <w:t>https://doi.org/10.1371/journal.pone.0085064</w:t>
        </w:r>
      </w:hyperlink>
    </w:p>
    <w:p w14:paraId="61FED81D" w14:textId="77777777" w:rsidR="00C544BC" w:rsidRDefault="00C544BC">
      <w:pPr>
        <w:pStyle w:val="BodyText"/>
        <w:spacing w:before="3"/>
        <w:ind w:left="0"/>
        <w:rPr>
          <w:sz w:val="23"/>
        </w:rPr>
      </w:pPr>
    </w:p>
    <w:p w14:paraId="08B5B252" w14:textId="77777777" w:rsidR="00C544BC" w:rsidRDefault="00BD4BDE">
      <w:pPr>
        <w:pStyle w:val="BodyText"/>
        <w:tabs>
          <w:tab w:val="left" w:pos="827"/>
        </w:tabs>
        <w:spacing w:before="0"/>
      </w:pPr>
      <w:r>
        <w:rPr>
          <w:rFonts w:ascii="Trebuchet MS"/>
          <w:w w:val="105"/>
          <w:sz w:val="12"/>
        </w:rPr>
        <w:t>596</w:t>
      </w:r>
      <w:r>
        <w:rPr>
          <w:rFonts w:ascii="Trebuchet MS"/>
          <w:w w:val="105"/>
          <w:sz w:val="12"/>
        </w:rPr>
        <w:tab/>
      </w:r>
      <w:r>
        <w:t>New,</w:t>
      </w:r>
      <w:r>
        <w:rPr>
          <w:spacing w:val="11"/>
        </w:rPr>
        <w:t xml:space="preserve"> </w:t>
      </w:r>
      <w:r>
        <w:t>L.</w:t>
      </w:r>
      <w:r>
        <w:rPr>
          <w:spacing w:val="12"/>
        </w:rPr>
        <w:t xml:space="preserve"> </w:t>
      </w:r>
      <w:r>
        <w:t>F.,</w:t>
      </w:r>
      <w:r>
        <w:rPr>
          <w:spacing w:val="12"/>
        </w:rPr>
        <w:t xml:space="preserve"> </w:t>
      </w:r>
      <w:r>
        <w:t>Moretti,</w:t>
      </w:r>
      <w:r>
        <w:rPr>
          <w:spacing w:val="12"/>
        </w:rPr>
        <w:t xml:space="preserve"> </w:t>
      </w:r>
      <w:r>
        <w:t>D.</w:t>
      </w:r>
      <w:r>
        <w:rPr>
          <w:spacing w:val="11"/>
        </w:rPr>
        <w:t xml:space="preserve"> </w:t>
      </w:r>
      <w:r>
        <w:t>J.,</w:t>
      </w:r>
      <w:r>
        <w:rPr>
          <w:spacing w:val="12"/>
        </w:rPr>
        <w:t xml:space="preserve"> </w:t>
      </w:r>
      <w:r>
        <w:t>Hooker,</w:t>
      </w:r>
      <w:r>
        <w:rPr>
          <w:spacing w:val="12"/>
        </w:rPr>
        <w:t xml:space="preserve"> </w:t>
      </w:r>
      <w:r>
        <w:t>S.</w:t>
      </w:r>
      <w:r>
        <w:rPr>
          <w:spacing w:val="12"/>
        </w:rPr>
        <w:t xml:space="preserve"> </w:t>
      </w:r>
      <w:r>
        <w:t>K.,</w:t>
      </w:r>
      <w:r>
        <w:rPr>
          <w:spacing w:val="12"/>
        </w:rPr>
        <w:t xml:space="preserve"> </w:t>
      </w:r>
      <w:r>
        <w:t>Costa,</w:t>
      </w:r>
      <w:r>
        <w:rPr>
          <w:spacing w:val="11"/>
        </w:rPr>
        <w:t xml:space="preserve"> </w:t>
      </w:r>
      <w:r>
        <w:t>D.</w:t>
      </w:r>
      <w:r>
        <w:rPr>
          <w:spacing w:val="12"/>
        </w:rPr>
        <w:t xml:space="preserve"> </w:t>
      </w:r>
      <w:r>
        <w:t>P.,</w:t>
      </w:r>
      <w:r>
        <w:rPr>
          <w:spacing w:val="12"/>
        </w:rPr>
        <w:t xml:space="preserve"> </w:t>
      </w:r>
      <w:r>
        <w:t>&amp;</w:t>
      </w:r>
      <w:r>
        <w:rPr>
          <w:spacing w:val="12"/>
        </w:rPr>
        <w:t xml:space="preserve"> </w:t>
      </w:r>
      <w:r>
        <w:t>Simmons,</w:t>
      </w:r>
      <w:r>
        <w:rPr>
          <w:spacing w:val="11"/>
        </w:rPr>
        <w:t xml:space="preserve"> </w:t>
      </w:r>
      <w:r>
        <w:t>S.</w:t>
      </w:r>
      <w:r>
        <w:rPr>
          <w:spacing w:val="12"/>
        </w:rPr>
        <w:t xml:space="preserve"> </w:t>
      </w:r>
      <w:r>
        <w:t>E.</w:t>
      </w:r>
      <w:r>
        <w:rPr>
          <w:spacing w:val="11"/>
        </w:rPr>
        <w:t xml:space="preserve"> </w:t>
      </w:r>
      <w:r>
        <w:t>(2013).</w:t>
      </w:r>
      <w:r>
        <w:rPr>
          <w:spacing w:val="36"/>
        </w:rPr>
        <w:t xml:space="preserve"> </w:t>
      </w:r>
      <w:r>
        <w:t>Using</w:t>
      </w:r>
    </w:p>
    <w:p w14:paraId="3D86A8D7" w14:textId="77777777" w:rsidR="00C544BC" w:rsidRDefault="00BD4BDE">
      <w:pPr>
        <w:pStyle w:val="BodyText"/>
        <w:tabs>
          <w:tab w:val="left" w:pos="1179"/>
        </w:tabs>
        <w:spacing w:before="155"/>
      </w:pPr>
      <w:r>
        <w:rPr>
          <w:rFonts w:ascii="Trebuchet MS"/>
          <w:sz w:val="12"/>
        </w:rPr>
        <w:t>597</w:t>
      </w:r>
      <w:r>
        <w:rPr>
          <w:rFonts w:ascii="Trebuchet MS"/>
          <w:sz w:val="12"/>
        </w:rPr>
        <w:tab/>
      </w:r>
      <w:r>
        <w:rPr>
          <w:spacing w:val="-1"/>
          <w:w w:val="95"/>
        </w:rPr>
        <w:t>energetic</w:t>
      </w:r>
      <w:r>
        <w:rPr>
          <w:spacing w:val="-7"/>
          <w:w w:val="95"/>
        </w:rPr>
        <w:t xml:space="preserve"> </w:t>
      </w:r>
      <w:r>
        <w:rPr>
          <w:spacing w:val="-1"/>
          <w:w w:val="95"/>
        </w:rPr>
        <w:t>models</w:t>
      </w:r>
      <w:r>
        <w:rPr>
          <w:spacing w:val="-6"/>
          <w:w w:val="95"/>
        </w:rPr>
        <w:t xml:space="preserve"> </w:t>
      </w:r>
      <w:r>
        <w:rPr>
          <w:spacing w:val="-1"/>
          <w:w w:val="95"/>
        </w:rPr>
        <w:t>to</w:t>
      </w:r>
      <w:r>
        <w:rPr>
          <w:spacing w:val="-6"/>
          <w:w w:val="95"/>
        </w:rPr>
        <w:t xml:space="preserve"> </w:t>
      </w:r>
      <w:r>
        <w:rPr>
          <w:spacing w:val="-1"/>
          <w:w w:val="95"/>
        </w:rPr>
        <w:t>investigate</w:t>
      </w:r>
      <w:r>
        <w:rPr>
          <w:spacing w:val="-6"/>
          <w:w w:val="95"/>
        </w:rPr>
        <w:t xml:space="preserve"> </w:t>
      </w:r>
      <w:r>
        <w:rPr>
          <w:w w:val="95"/>
        </w:rPr>
        <w:t>the</w:t>
      </w:r>
      <w:r>
        <w:rPr>
          <w:spacing w:val="-6"/>
          <w:w w:val="95"/>
        </w:rPr>
        <w:t xml:space="preserve"> </w:t>
      </w:r>
      <w:r>
        <w:rPr>
          <w:w w:val="95"/>
        </w:rPr>
        <w:t>survival</w:t>
      </w:r>
      <w:r>
        <w:rPr>
          <w:spacing w:val="-7"/>
          <w:w w:val="95"/>
        </w:rPr>
        <w:t xml:space="preserve"> </w:t>
      </w:r>
      <w:r>
        <w:rPr>
          <w:w w:val="95"/>
        </w:rPr>
        <w:t>and</w:t>
      </w:r>
      <w:r>
        <w:rPr>
          <w:spacing w:val="-6"/>
          <w:w w:val="95"/>
        </w:rPr>
        <w:t xml:space="preserve"> </w:t>
      </w:r>
      <w:r>
        <w:rPr>
          <w:w w:val="95"/>
        </w:rPr>
        <w:t>reproduction</w:t>
      </w:r>
      <w:r>
        <w:rPr>
          <w:spacing w:val="-6"/>
          <w:w w:val="95"/>
        </w:rPr>
        <w:t xml:space="preserve"> </w:t>
      </w:r>
      <w:r>
        <w:rPr>
          <w:w w:val="95"/>
        </w:rPr>
        <w:t>of</w:t>
      </w:r>
      <w:r>
        <w:rPr>
          <w:spacing w:val="-6"/>
          <w:w w:val="95"/>
        </w:rPr>
        <w:t xml:space="preserve"> </w:t>
      </w:r>
      <w:r>
        <w:rPr>
          <w:w w:val="95"/>
        </w:rPr>
        <w:t>beaked</w:t>
      </w:r>
      <w:r>
        <w:rPr>
          <w:spacing w:val="-6"/>
          <w:w w:val="95"/>
        </w:rPr>
        <w:t xml:space="preserve"> </w:t>
      </w:r>
      <w:r>
        <w:rPr>
          <w:w w:val="95"/>
        </w:rPr>
        <w:t>whales</w:t>
      </w:r>
      <w:r>
        <w:rPr>
          <w:spacing w:val="-6"/>
          <w:w w:val="95"/>
        </w:rPr>
        <w:t xml:space="preserve"> </w:t>
      </w:r>
      <w:r>
        <w:rPr>
          <w:w w:val="95"/>
        </w:rPr>
        <w:t>(family</w:t>
      </w:r>
    </w:p>
    <w:p w14:paraId="72080AA8" w14:textId="77777777" w:rsidR="00C544BC" w:rsidRDefault="00BD4BDE">
      <w:pPr>
        <w:pStyle w:val="BodyText"/>
        <w:tabs>
          <w:tab w:val="left" w:pos="1179"/>
        </w:tabs>
      </w:pPr>
      <w:r>
        <w:rPr>
          <w:rFonts w:ascii="Trebuchet MS"/>
          <w:sz w:val="12"/>
        </w:rPr>
        <w:t>598</w:t>
      </w:r>
      <w:r>
        <w:rPr>
          <w:rFonts w:ascii="Trebuchet MS"/>
          <w:sz w:val="12"/>
        </w:rPr>
        <w:tab/>
      </w:r>
      <w:r>
        <w:rPr>
          <w:w w:val="95"/>
        </w:rPr>
        <w:t>Ziphiidae).</w:t>
      </w:r>
      <w:r>
        <w:rPr>
          <w:spacing w:val="104"/>
        </w:rPr>
        <w:t xml:space="preserve"> </w:t>
      </w:r>
      <w:proofErr w:type="spellStart"/>
      <w:r>
        <w:rPr>
          <w:i/>
          <w:w w:val="95"/>
        </w:rPr>
        <w:t>PLoS</w:t>
      </w:r>
      <w:proofErr w:type="spellEnd"/>
      <w:r>
        <w:rPr>
          <w:i/>
          <w:spacing w:val="73"/>
        </w:rPr>
        <w:t xml:space="preserve"> </w:t>
      </w:r>
      <w:r>
        <w:rPr>
          <w:i/>
          <w:w w:val="95"/>
        </w:rPr>
        <w:t>ONE</w:t>
      </w:r>
      <w:r>
        <w:rPr>
          <w:w w:val="95"/>
        </w:rPr>
        <w:t>,</w:t>
      </w:r>
      <w:r>
        <w:rPr>
          <w:spacing w:val="65"/>
        </w:rPr>
        <w:t xml:space="preserve"> </w:t>
      </w:r>
      <w:r>
        <w:rPr>
          <w:i/>
          <w:w w:val="95"/>
        </w:rPr>
        <w:t>8</w:t>
      </w:r>
      <w:r>
        <w:rPr>
          <w:i/>
          <w:spacing w:val="-6"/>
          <w:w w:val="95"/>
        </w:rPr>
        <w:t xml:space="preserve"> </w:t>
      </w:r>
      <w:r>
        <w:rPr>
          <w:w w:val="95"/>
        </w:rPr>
        <w:t>(7),</w:t>
      </w:r>
      <w:r>
        <w:rPr>
          <w:spacing w:val="63"/>
        </w:rPr>
        <w:t xml:space="preserve"> </w:t>
      </w:r>
      <w:r>
        <w:rPr>
          <w:w w:val="95"/>
        </w:rPr>
        <w:t>e68725.</w:t>
      </w:r>
      <w:r>
        <w:rPr>
          <w:spacing w:val="107"/>
        </w:rPr>
        <w:t xml:space="preserve"> </w:t>
      </w:r>
      <w:hyperlink r:id="rId54">
        <w:r>
          <w:rPr>
            <w:w w:val="95"/>
          </w:rPr>
          <w:t>https://doi.org/10.1371/journal.pone.0068725</w:t>
        </w:r>
      </w:hyperlink>
    </w:p>
    <w:p w14:paraId="398DC4F8" w14:textId="77777777" w:rsidR="00C544BC" w:rsidRDefault="00C544BC">
      <w:pPr>
        <w:pStyle w:val="BodyText"/>
        <w:spacing w:before="3"/>
        <w:ind w:left="0"/>
        <w:rPr>
          <w:sz w:val="23"/>
        </w:rPr>
      </w:pPr>
    </w:p>
    <w:p w14:paraId="0ECA3457" w14:textId="77777777" w:rsidR="00C544BC" w:rsidRDefault="00BD4BDE">
      <w:pPr>
        <w:tabs>
          <w:tab w:val="left" w:pos="827"/>
          <w:tab w:val="left" w:pos="1161"/>
        </w:tabs>
        <w:spacing w:line="355" w:lineRule="auto"/>
        <w:ind w:left="150" w:right="126"/>
        <w:jc w:val="both"/>
        <w:rPr>
          <w:sz w:val="24"/>
        </w:rPr>
      </w:pPr>
      <w:r>
        <w:rPr>
          <w:rFonts w:ascii="Trebuchet MS" w:hAnsi="Trebuchet MS"/>
          <w:sz w:val="12"/>
        </w:rPr>
        <w:t>599</w:t>
      </w:r>
      <w:r>
        <w:rPr>
          <w:rFonts w:ascii="Trebuchet MS" w:hAnsi="Trebuchet MS"/>
          <w:sz w:val="12"/>
        </w:rPr>
        <w:tab/>
      </w:r>
      <w:proofErr w:type="spellStart"/>
      <w:r>
        <w:rPr>
          <w:w w:val="95"/>
          <w:sz w:val="24"/>
        </w:rPr>
        <w:t>Pacini</w:t>
      </w:r>
      <w:proofErr w:type="spellEnd"/>
      <w:r>
        <w:rPr>
          <w:w w:val="95"/>
          <w:sz w:val="24"/>
        </w:rPr>
        <w:t>,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A.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F.,</w:t>
      </w:r>
      <w:r>
        <w:rPr>
          <w:spacing w:val="14"/>
          <w:w w:val="95"/>
          <w:sz w:val="24"/>
        </w:rPr>
        <w:t xml:space="preserve"> </w:t>
      </w:r>
      <w:r>
        <w:rPr>
          <w:w w:val="95"/>
          <w:sz w:val="24"/>
        </w:rPr>
        <w:t>Nachtigall,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P.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E.,</w:t>
      </w:r>
      <w:r>
        <w:rPr>
          <w:spacing w:val="13"/>
          <w:w w:val="95"/>
          <w:sz w:val="24"/>
        </w:rPr>
        <w:t xml:space="preserve"> </w:t>
      </w:r>
      <w:proofErr w:type="spellStart"/>
      <w:r>
        <w:rPr>
          <w:w w:val="95"/>
          <w:sz w:val="24"/>
        </w:rPr>
        <w:t>Quintos</w:t>
      </w:r>
      <w:proofErr w:type="spellEnd"/>
      <w:r>
        <w:rPr>
          <w:w w:val="95"/>
          <w:sz w:val="24"/>
        </w:rPr>
        <w:t>,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C.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T.,</w:t>
      </w:r>
      <w:r>
        <w:rPr>
          <w:spacing w:val="13"/>
          <w:w w:val="95"/>
          <w:sz w:val="24"/>
        </w:rPr>
        <w:t xml:space="preserve"> </w:t>
      </w:r>
      <w:r>
        <w:rPr>
          <w:w w:val="95"/>
          <w:sz w:val="24"/>
        </w:rPr>
        <w:t>Schofield,</w:t>
      </w:r>
      <w:r>
        <w:rPr>
          <w:spacing w:val="14"/>
          <w:w w:val="95"/>
          <w:sz w:val="24"/>
        </w:rPr>
        <w:t xml:space="preserve"> </w:t>
      </w:r>
      <w:r>
        <w:rPr>
          <w:w w:val="95"/>
          <w:sz w:val="24"/>
        </w:rPr>
        <w:t>T.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D.,</w:t>
      </w:r>
      <w:r>
        <w:rPr>
          <w:spacing w:val="14"/>
          <w:w w:val="95"/>
          <w:sz w:val="24"/>
        </w:rPr>
        <w:t xml:space="preserve"> </w:t>
      </w:r>
      <w:r>
        <w:rPr>
          <w:w w:val="95"/>
          <w:sz w:val="24"/>
        </w:rPr>
        <w:t>Look,</w:t>
      </w:r>
      <w:r>
        <w:rPr>
          <w:spacing w:val="13"/>
          <w:w w:val="95"/>
          <w:sz w:val="24"/>
        </w:rPr>
        <w:t xml:space="preserve"> </w:t>
      </w:r>
      <w:r>
        <w:rPr>
          <w:w w:val="95"/>
          <w:sz w:val="24"/>
        </w:rPr>
        <w:t>D.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A.,</w:t>
      </w:r>
      <w:r>
        <w:rPr>
          <w:spacing w:val="14"/>
          <w:w w:val="95"/>
          <w:sz w:val="24"/>
        </w:rPr>
        <w:t xml:space="preserve"> </w:t>
      </w:r>
      <w:r>
        <w:rPr>
          <w:w w:val="95"/>
          <w:sz w:val="24"/>
        </w:rPr>
        <w:t>Levine,</w:t>
      </w:r>
      <w:r>
        <w:rPr>
          <w:spacing w:val="13"/>
          <w:w w:val="95"/>
          <w:sz w:val="24"/>
        </w:rPr>
        <w:t xml:space="preserve"> </w:t>
      </w:r>
      <w:r>
        <w:rPr>
          <w:w w:val="95"/>
          <w:sz w:val="24"/>
        </w:rPr>
        <w:t>G.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A.,</w:t>
      </w:r>
      <w:r>
        <w:rPr>
          <w:spacing w:val="-55"/>
          <w:w w:val="95"/>
          <w:sz w:val="24"/>
        </w:rPr>
        <w:t xml:space="preserve"> </w:t>
      </w:r>
      <w:r>
        <w:rPr>
          <w:rFonts w:ascii="Trebuchet MS" w:hAnsi="Trebuchet MS"/>
          <w:sz w:val="12"/>
        </w:rPr>
        <w:t>600</w:t>
      </w:r>
      <w:r>
        <w:rPr>
          <w:rFonts w:ascii="Trebuchet MS" w:hAnsi="Trebuchet MS"/>
          <w:sz w:val="12"/>
        </w:rPr>
        <w:tab/>
      </w:r>
      <w:r>
        <w:rPr>
          <w:rFonts w:ascii="Trebuchet MS" w:hAnsi="Trebuchet MS"/>
          <w:sz w:val="12"/>
        </w:rPr>
        <w:tab/>
      </w:r>
      <w:r>
        <w:rPr>
          <w:w w:val="95"/>
          <w:sz w:val="24"/>
        </w:rPr>
        <w:t>&amp; Turner, J. P. (2011). Audiogram of a stranded Blainville’s beaked whale (</w:t>
      </w:r>
      <w:r>
        <w:rPr>
          <w:i/>
          <w:w w:val="95"/>
          <w:sz w:val="24"/>
        </w:rPr>
        <w:t>Mesoplodon</w:t>
      </w:r>
      <w:r>
        <w:rPr>
          <w:i/>
          <w:spacing w:val="1"/>
          <w:w w:val="95"/>
          <w:sz w:val="24"/>
        </w:rPr>
        <w:t xml:space="preserve"> </w:t>
      </w:r>
      <w:r>
        <w:rPr>
          <w:rFonts w:ascii="Trebuchet MS" w:hAnsi="Trebuchet MS"/>
          <w:sz w:val="12"/>
        </w:rPr>
        <w:t>601</w:t>
      </w:r>
      <w:r>
        <w:rPr>
          <w:rFonts w:ascii="Trebuchet MS" w:hAnsi="Trebuchet MS"/>
          <w:sz w:val="12"/>
        </w:rPr>
        <w:tab/>
      </w:r>
      <w:r>
        <w:rPr>
          <w:rFonts w:ascii="Trebuchet MS" w:hAnsi="Trebuchet MS"/>
          <w:sz w:val="12"/>
        </w:rPr>
        <w:tab/>
      </w:r>
      <w:proofErr w:type="spellStart"/>
      <w:r>
        <w:rPr>
          <w:i/>
          <w:sz w:val="24"/>
        </w:rPr>
        <w:t>densirostris</w:t>
      </w:r>
      <w:proofErr w:type="spellEnd"/>
      <w:r>
        <w:rPr>
          <w:sz w:val="24"/>
        </w:rPr>
        <w:t>)</w:t>
      </w:r>
      <w:r>
        <w:rPr>
          <w:spacing w:val="37"/>
          <w:sz w:val="24"/>
        </w:rPr>
        <w:t xml:space="preserve"> </w:t>
      </w:r>
      <w:r>
        <w:rPr>
          <w:sz w:val="24"/>
        </w:rPr>
        <w:t>measured</w:t>
      </w:r>
      <w:r>
        <w:rPr>
          <w:spacing w:val="38"/>
          <w:sz w:val="24"/>
        </w:rPr>
        <w:t xml:space="preserve"> </w:t>
      </w:r>
      <w:r>
        <w:rPr>
          <w:sz w:val="24"/>
        </w:rPr>
        <w:t>using</w:t>
      </w:r>
      <w:r>
        <w:rPr>
          <w:spacing w:val="37"/>
          <w:sz w:val="24"/>
        </w:rPr>
        <w:t xml:space="preserve"> </w:t>
      </w:r>
      <w:r>
        <w:rPr>
          <w:sz w:val="24"/>
        </w:rPr>
        <w:t>auditory</w:t>
      </w:r>
      <w:r>
        <w:rPr>
          <w:spacing w:val="37"/>
          <w:sz w:val="24"/>
        </w:rPr>
        <w:t xml:space="preserve"> </w:t>
      </w:r>
      <w:r>
        <w:rPr>
          <w:sz w:val="24"/>
        </w:rPr>
        <w:t>evoked</w:t>
      </w:r>
      <w:r>
        <w:rPr>
          <w:spacing w:val="37"/>
          <w:sz w:val="24"/>
        </w:rPr>
        <w:t xml:space="preserve"> </w:t>
      </w:r>
      <w:r>
        <w:rPr>
          <w:sz w:val="24"/>
        </w:rPr>
        <w:t>potentials.</w:t>
      </w:r>
      <w:r>
        <w:rPr>
          <w:spacing w:val="47"/>
          <w:sz w:val="24"/>
        </w:rPr>
        <w:t xml:space="preserve"> </w:t>
      </w:r>
      <w:r>
        <w:rPr>
          <w:i/>
          <w:sz w:val="24"/>
        </w:rPr>
        <w:t>Journal</w:t>
      </w:r>
      <w:r>
        <w:rPr>
          <w:i/>
          <w:spacing w:val="42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41"/>
          <w:sz w:val="24"/>
        </w:rPr>
        <w:t xml:space="preserve"> </w:t>
      </w:r>
      <w:r>
        <w:rPr>
          <w:i/>
          <w:sz w:val="24"/>
        </w:rPr>
        <w:t>Experimental</w:t>
      </w:r>
      <w:r>
        <w:rPr>
          <w:i/>
          <w:spacing w:val="1"/>
          <w:sz w:val="24"/>
        </w:rPr>
        <w:t xml:space="preserve"> </w:t>
      </w:r>
      <w:r>
        <w:rPr>
          <w:rFonts w:ascii="Trebuchet MS" w:hAnsi="Trebuchet MS"/>
          <w:sz w:val="12"/>
        </w:rPr>
        <w:t>602</w:t>
      </w:r>
      <w:r>
        <w:rPr>
          <w:rFonts w:ascii="Trebuchet MS" w:hAnsi="Trebuchet MS"/>
          <w:sz w:val="12"/>
        </w:rPr>
        <w:tab/>
      </w:r>
      <w:r>
        <w:rPr>
          <w:rFonts w:ascii="Trebuchet MS" w:hAnsi="Trebuchet MS"/>
          <w:sz w:val="12"/>
        </w:rPr>
        <w:tab/>
      </w:r>
      <w:r>
        <w:rPr>
          <w:i/>
          <w:sz w:val="24"/>
        </w:rPr>
        <w:t>Biology</w:t>
      </w:r>
      <w:r>
        <w:rPr>
          <w:sz w:val="24"/>
        </w:rPr>
        <w:t>,</w:t>
      </w:r>
      <w:r>
        <w:rPr>
          <w:spacing w:val="19"/>
          <w:sz w:val="24"/>
        </w:rPr>
        <w:t xml:space="preserve"> </w:t>
      </w:r>
      <w:r>
        <w:rPr>
          <w:i/>
          <w:sz w:val="24"/>
        </w:rPr>
        <w:t>214</w:t>
      </w:r>
      <w:r>
        <w:rPr>
          <w:i/>
          <w:spacing w:val="-28"/>
          <w:sz w:val="24"/>
        </w:rPr>
        <w:t xml:space="preserve"> </w:t>
      </w:r>
      <w:r>
        <w:rPr>
          <w:sz w:val="24"/>
        </w:rPr>
        <w:t>(14),</w:t>
      </w:r>
      <w:r>
        <w:rPr>
          <w:spacing w:val="18"/>
          <w:sz w:val="24"/>
        </w:rPr>
        <w:t xml:space="preserve"> </w:t>
      </w:r>
      <w:r>
        <w:rPr>
          <w:sz w:val="24"/>
        </w:rPr>
        <w:t>2409–2415.</w:t>
      </w:r>
      <w:r>
        <w:rPr>
          <w:spacing w:val="45"/>
          <w:sz w:val="24"/>
        </w:rPr>
        <w:t xml:space="preserve"> </w:t>
      </w:r>
      <w:hyperlink r:id="rId55">
        <w:r>
          <w:rPr>
            <w:sz w:val="24"/>
          </w:rPr>
          <w:t>https://doi.org/10.1242/jeb.054338</w:t>
        </w:r>
      </w:hyperlink>
    </w:p>
    <w:p w14:paraId="7E46A3B3" w14:textId="77777777" w:rsidR="00C544BC" w:rsidRDefault="00BD4BDE">
      <w:pPr>
        <w:pStyle w:val="BodyText"/>
        <w:tabs>
          <w:tab w:val="left" w:pos="827"/>
        </w:tabs>
        <w:spacing w:before="156"/>
        <w:jc w:val="both"/>
      </w:pPr>
      <w:r>
        <w:rPr>
          <w:rFonts w:ascii="Trebuchet MS"/>
          <w:w w:val="105"/>
          <w:sz w:val="12"/>
        </w:rPr>
        <w:t>603</w:t>
      </w:r>
      <w:r>
        <w:rPr>
          <w:rFonts w:ascii="Trebuchet MS"/>
          <w:w w:val="105"/>
          <w:sz w:val="12"/>
        </w:rPr>
        <w:tab/>
      </w:r>
      <w:proofErr w:type="spellStart"/>
      <w:r>
        <w:rPr>
          <w:w w:val="105"/>
        </w:rPr>
        <w:t>Pirotta</w:t>
      </w:r>
      <w:proofErr w:type="spellEnd"/>
      <w:r>
        <w:rPr>
          <w:w w:val="105"/>
        </w:rPr>
        <w:t>,</w:t>
      </w:r>
      <w:r>
        <w:rPr>
          <w:spacing w:val="40"/>
          <w:w w:val="105"/>
        </w:rPr>
        <w:t xml:space="preserve"> </w:t>
      </w:r>
      <w:r>
        <w:rPr>
          <w:w w:val="105"/>
        </w:rPr>
        <w:t>E.,</w:t>
      </w:r>
      <w:r>
        <w:rPr>
          <w:spacing w:val="40"/>
          <w:w w:val="105"/>
        </w:rPr>
        <w:t xml:space="preserve"> </w:t>
      </w:r>
      <w:r>
        <w:rPr>
          <w:w w:val="105"/>
        </w:rPr>
        <w:t>Booth,</w:t>
      </w:r>
      <w:r>
        <w:rPr>
          <w:spacing w:val="40"/>
          <w:w w:val="105"/>
        </w:rPr>
        <w:t xml:space="preserve"> </w:t>
      </w:r>
      <w:r>
        <w:rPr>
          <w:w w:val="105"/>
        </w:rPr>
        <w:t>C.</w:t>
      </w:r>
      <w:r>
        <w:rPr>
          <w:spacing w:val="33"/>
          <w:w w:val="105"/>
        </w:rPr>
        <w:t xml:space="preserve"> </w:t>
      </w:r>
      <w:r>
        <w:rPr>
          <w:w w:val="105"/>
        </w:rPr>
        <w:t>G.,</w:t>
      </w:r>
      <w:r>
        <w:rPr>
          <w:spacing w:val="40"/>
          <w:w w:val="105"/>
        </w:rPr>
        <w:t xml:space="preserve"> </w:t>
      </w:r>
      <w:r>
        <w:rPr>
          <w:w w:val="105"/>
        </w:rPr>
        <w:t>Costa,</w:t>
      </w:r>
      <w:r>
        <w:rPr>
          <w:spacing w:val="40"/>
          <w:w w:val="105"/>
        </w:rPr>
        <w:t xml:space="preserve"> </w:t>
      </w:r>
      <w:r>
        <w:rPr>
          <w:w w:val="105"/>
        </w:rPr>
        <w:t>D.</w:t>
      </w:r>
      <w:r>
        <w:rPr>
          <w:spacing w:val="32"/>
          <w:w w:val="105"/>
        </w:rPr>
        <w:t xml:space="preserve"> </w:t>
      </w:r>
      <w:r>
        <w:rPr>
          <w:w w:val="105"/>
        </w:rPr>
        <w:t>P.,</w:t>
      </w:r>
      <w:r>
        <w:rPr>
          <w:spacing w:val="41"/>
          <w:w w:val="105"/>
        </w:rPr>
        <w:t xml:space="preserve"> </w:t>
      </w:r>
      <w:r>
        <w:rPr>
          <w:w w:val="105"/>
        </w:rPr>
        <w:t>Fleishman,</w:t>
      </w:r>
      <w:r>
        <w:rPr>
          <w:spacing w:val="40"/>
          <w:w w:val="105"/>
        </w:rPr>
        <w:t xml:space="preserve"> </w:t>
      </w:r>
      <w:r>
        <w:rPr>
          <w:w w:val="105"/>
        </w:rPr>
        <w:t>E.,</w:t>
      </w:r>
      <w:r>
        <w:rPr>
          <w:spacing w:val="40"/>
          <w:w w:val="105"/>
        </w:rPr>
        <w:t xml:space="preserve"> </w:t>
      </w:r>
      <w:r>
        <w:rPr>
          <w:w w:val="105"/>
        </w:rPr>
        <w:t>Kraus,</w:t>
      </w:r>
      <w:r>
        <w:rPr>
          <w:spacing w:val="40"/>
          <w:w w:val="105"/>
        </w:rPr>
        <w:t xml:space="preserve"> </w:t>
      </w:r>
      <w:r>
        <w:rPr>
          <w:w w:val="105"/>
        </w:rPr>
        <w:t>S.</w:t>
      </w:r>
      <w:r>
        <w:rPr>
          <w:spacing w:val="34"/>
          <w:w w:val="105"/>
        </w:rPr>
        <w:t xml:space="preserve"> </w:t>
      </w:r>
      <w:r>
        <w:rPr>
          <w:w w:val="105"/>
        </w:rPr>
        <w:t>D.,</w:t>
      </w:r>
      <w:r>
        <w:rPr>
          <w:spacing w:val="40"/>
          <w:w w:val="105"/>
        </w:rPr>
        <w:t xml:space="preserve"> </w:t>
      </w:r>
      <w:proofErr w:type="spellStart"/>
      <w:r>
        <w:rPr>
          <w:w w:val="105"/>
        </w:rPr>
        <w:t>Lusseau</w:t>
      </w:r>
      <w:proofErr w:type="spellEnd"/>
      <w:r>
        <w:rPr>
          <w:w w:val="105"/>
        </w:rPr>
        <w:t>,</w:t>
      </w:r>
      <w:r>
        <w:rPr>
          <w:spacing w:val="40"/>
          <w:w w:val="105"/>
        </w:rPr>
        <w:t xml:space="preserve"> </w:t>
      </w:r>
      <w:r>
        <w:rPr>
          <w:w w:val="105"/>
        </w:rPr>
        <w:t>D.,</w:t>
      </w:r>
    </w:p>
    <w:p w14:paraId="77030FC5" w14:textId="77777777" w:rsidR="00C544BC" w:rsidRDefault="00BD4BDE">
      <w:pPr>
        <w:pStyle w:val="BodyText"/>
        <w:tabs>
          <w:tab w:val="left" w:pos="1179"/>
        </w:tabs>
        <w:jc w:val="both"/>
      </w:pPr>
      <w:r>
        <w:rPr>
          <w:rFonts w:ascii="Trebuchet MS"/>
          <w:sz w:val="12"/>
        </w:rPr>
        <w:t>604</w:t>
      </w:r>
      <w:r>
        <w:rPr>
          <w:rFonts w:ascii="Trebuchet MS"/>
          <w:sz w:val="12"/>
        </w:rPr>
        <w:tab/>
      </w:r>
      <w:r>
        <w:t>Moretti,</w:t>
      </w:r>
      <w:r>
        <w:rPr>
          <w:spacing w:val="18"/>
        </w:rPr>
        <w:t xml:space="preserve"> </w:t>
      </w:r>
      <w:r>
        <w:t>D.,</w:t>
      </w:r>
      <w:r>
        <w:rPr>
          <w:spacing w:val="19"/>
        </w:rPr>
        <w:t xml:space="preserve"> </w:t>
      </w:r>
      <w:r>
        <w:t>New,</w:t>
      </w:r>
      <w:r>
        <w:rPr>
          <w:spacing w:val="18"/>
        </w:rPr>
        <w:t xml:space="preserve"> </w:t>
      </w:r>
      <w:r>
        <w:t>L.</w:t>
      </w:r>
      <w:r>
        <w:rPr>
          <w:spacing w:val="19"/>
        </w:rPr>
        <w:t xml:space="preserve"> </w:t>
      </w:r>
      <w:r>
        <w:t>F.,</w:t>
      </w:r>
      <w:r>
        <w:rPr>
          <w:spacing w:val="19"/>
        </w:rPr>
        <w:t xml:space="preserve"> </w:t>
      </w:r>
      <w:r>
        <w:t>Schick,</w:t>
      </w:r>
      <w:r>
        <w:rPr>
          <w:spacing w:val="18"/>
        </w:rPr>
        <w:t xml:space="preserve"> </w:t>
      </w:r>
      <w:r>
        <w:t>R.</w:t>
      </w:r>
      <w:r>
        <w:rPr>
          <w:spacing w:val="19"/>
        </w:rPr>
        <w:t xml:space="preserve"> </w:t>
      </w:r>
      <w:r>
        <w:t>S.,</w:t>
      </w:r>
      <w:r>
        <w:rPr>
          <w:spacing w:val="18"/>
        </w:rPr>
        <w:t xml:space="preserve"> </w:t>
      </w:r>
      <w:r>
        <w:t>Schwarz,</w:t>
      </w:r>
      <w:r>
        <w:rPr>
          <w:spacing w:val="19"/>
        </w:rPr>
        <w:t xml:space="preserve"> </w:t>
      </w:r>
      <w:r>
        <w:t>L.</w:t>
      </w:r>
      <w:r>
        <w:rPr>
          <w:spacing w:val="19"/>
        </w:rPr>
        <w:t xml:space="preserve"> </w:t>
      </w:r>
      <w:r>
        <w:t>K.,</w:t>
      </w:r>
      <w:r>
        <w:rPr>
          <w:spacing w:val="18"/>
        </w:rPr>
        <w:t xml:space="preserve"> </w:t>
      </w:r>
      <w:r>
        <w:t>Simmons,</w:t>
      </w:r>
      <w:r>
        <w:rPr>
          <w:spacing w:val="19"/>
        </w:rPr>
        <w:t xml:space="preserve"> </w:t>
      </w:r>
      <w:r>
        <w:t>S.</w:t>
      </w:r>
      <w:r>
        <w:rPr>
          <w:spacing w:val="18"/>
        </w:rPr>
        <w:t xml:space="preserve"> </w:t>
      </w:r>
      <w:r>
        <w:t>E.,</w:t>
      </w:r>
      <w:r>
        <w:rPr>
          <w:spacing w:val="19"/>
        </w:rPr>
        <w:t xml:space="preserve"> </w:t>
      </w:r>
      <w:r>
        <w:t>Thomas,</w:t>
      </w:r>
      <w:r>
        <w:rPr>
          <w:spacing w:val="19"/>
        </w:rPr>
        <w:t xml:space="preserve"> </w:t>
      </w:r>
      <w:r>
        <w:t>L.,</w:t>
      </w:r>
    </w:p>
    <w:p w14:paraId="4B81019C" w14:textId="77777777" w:rsidR="00C544BC" w:rsidRDefault="00C544BC">
      <w:pPr>
        <w:jc w:val="both"/>
        <w:sectPr w:rsidR="00C544BC">
          <w:pgSz w:w="12240" w:h="15840"/>
          <w:pgMar w:top="1320" w:right="1280" w:bottom="1100" w:left="900" w:header="0" w:footer="832" w:gutter="0"/>
          <w:cols w:space="720"/>
        </w:sectPr>
      </w:pPr>
    </w:p>
    <w:p w14:paraId="2F27A00E" w14:textId="77777777" w:rsidR="00C544BC" w:rsidRDefault="00BD4BDE">
      <w:pPr>
        <w:pStyle w:val="BodyText"/>
        <w:tabs>
          <w:tab w:val="left" w:pos="1170"/>
        </w:tabs>
        <w:spacing w:before="107"/>
      </w:pPr>
      <w:r>
        <w:rPr>
          <w:rFonts w:ascii="Trebuchet MS"/>
          <w:w w:val="105"/>
          <w:sz w:val="12"/>
        </w:rPr>
        <w:lastRenderedPageBreak/>
        <w:t>605</w:t>
      </w:r>
      <w:r>
        <w:rPr>
          <w:rFonts w:ascii="Trebuchet MS"/>
          <w:w w:val="105"/>
          <w:sz w:val="12"/>
        </w:rPr>
        <w:tab/>
      </w:r>
      <w:r>
        <w:rPr>
          <w:w w:val="105"/>
        </w:rPr>
        <w:t>Tyack,</w:t>
      </w:r>
      <w:r>
        <w:rPr>
          <w:spacing w:val="-7"/>
          <w:w w:val="105"/>
        </w:rPr>
        <w:t xml:space="preserve"> </w:t>
      </w:r>
      <w:r>
        <w:rPr>
          <w:w w:val="105"/>
        </w:rPr>
        <w:t>P.</w:t>
      </w:r>
      <w:r>
        <w:rPr>
          <w:spacing w:val="-9"/>
          <w:w w:val="105"/>
        </w:rPr>
        <w:t xml:space="preserve"> </w:t>
      </w:r>
      <w:r>
        <w:rPr>
          <w:w w:val="105"/>
        </w:rPr>
        <w:t>L.,</w:t>
      </w:r>
      <w:r>
        <w:rPr>
          <w:spacing w:val="-7"/>
          <w:w w:val="105"/>
        </w:rPr>
        <w:t xml:space="preserve"> </w:t>
      </w:r>
      <w:r>
        <w:rPr>
          <w:w w:val="105"/>
        </w:rPr>
        <w:t>Weise,</w:t>
      </w:r>
      <w:r>
        <w:rPr>
          <w:spacing w:val="-6"/>
          <w:w w:val="105"/>
        </w:rPr>
        <w:t xml:space="preserve"> </w:t>
      </w:r>
      <w:r>
        <w:rPr>
          <w:w w:val="105"/>
        </w:rPr>
        <w:t>M.</w:t>
      </w:r>
      <w:r>
        <w:rPr>
          <w:spacing w:val="-8"/>
          <w:w w:val="105"/>
        </w:rPr>
        <w:t xml:space="preserve"> </w:t>
      </w:r>
      <w:r>
        <w:rPr>
          <w:w w:val="105"/>
        </w:rPr>
        <w:t>J.,</w:t>
      </w:r>
      <w:r>
        <w:rPr>
          <w:spacing w:val="-7"/>
          <w:w w:val="105"/>
        </w:rPr>
        <w:t xml:space="preserve"> </w:t>
      </w:r>
      <w:r>
        <w:rPr>
          <w:w w:val="105"/>
        </w:rPr>
        <w:t>Wells,</w:t>
      </w:r>
      <w:r>
        <w:rPr>
          <w:spacing w:val="-7"/>
          <w:w w:val="105"/>
        </w:rPr>
        <w:t xml:space="preserve"> </w:t>
      </w:r>
      <w:r>
        <w:rPr>
          <w:w w:val="105"/>
        </w:rPr>
        <w:t>R.</w:t>
      </w:r>
      <w:r>
        <w:rPr>
          <w:spacing w:val="-7"/>
          <w:w w:val="105"/>
        </w:rPr>
        <w:t xml:space="preserve"> </w:t>
      </w:r>
      <w:r>
        <w:rPr>
          <w:w w:val="105"/>
        </w:rPr>
        <w:t>S.,</w:t>
      </w:r>
      <w:r>
        <w:rPr>
          <w:spacing w:val="-7"/>
          <w:w w:val="105"/>
        </w:rPr>
        <w:t xml:space="preserve"> </w:t>
      </w:r>
      <w:r>
        <w:rPr>
          <w:w w:val="105"/>
        </w:rPr>
        <w:t>&amp;</w:t>
      </w:r>
      <w:r>
        <w:rPr>
          <w:spacing w:val="-8"/>
          <w:w w:val="105"/>
        </w:rPr>
        <w:t xml:space="preserve"> </w:t>
      </w:r>
      <w:r>
        <w:rPr>
          <w:w w:val="105"/>
        </w:rPr>
        <w:t>Harwood,</w:t>
      </w:r>
      <w:r>
        <w:rPr>
          <w:spacing w:val="-7"/>
          <w:w w:val="105"/>
        </w:rPr>
        <w:t xml:space="preserve"> </w:t>
      </w:r>
      <w:r>
        <w:rPr>
          <w:w w:val="105"/>
        </w:rPr>
        <w:t>J.</w:t>
      </w:r>
      <w:r>
        <w:rPr>
          <w:spacing w:val="-7"/>
          <w:w w:val="105"/>
        </w:rPr>
        <w:t xml:space="preserve"> </w:t>
      </w:r>
      <w:r>
        <w:rPr>
          <w:w w:val="105"/>
        </w:rPr>
        <w:t>(2018).</w:t>
      </w:r>
      <w:r>
        <w:rPr>
          <w:spacing w:val="17"/>
          <w:w w:val="105"/>
        </w:rPr>
        <w:t xml:space="preserve"> </w:t>
      </w:r>
      <w:r>
        <w:rPr>
          <w:w w:val="105"/>
        </w:rPr>
        <w:t>Understanding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</w:p>
    <w:p w14:paraId="1E33FF85" w14:textId="77777777" w:rsidR="00C544BC" w:rsidRDefault="00BD4BDE">
      <w:pPr>
        <w:tabs>
          <w:tab w:val="left" w:pos="1179"/>
        </w:tabs>
        <w:spacing w:before="154"/>
        <w:ind w:left="150"/>
        <w:rPr>
          <w:sz w:val="24"/>
        </w:rPr>
      </w:pPr>
      <w:r>
        <w:rPr>
          <w:rFonts w:ascii="Trebuchet MS" w:hAnsi="Trebuchet MS"/>
          <w:sz w:val="12"/>
        </w:rPr>
        <w:t>606</w:t>
      </w:r>
      <w:r>
        <w:rPr>
          <w:rFonts w:ascii="Trebuchet MS" w:hAnsi="Trebuchet MS"/>
          <w:sz w:val="12"/>
        </w:rPr>
        <w:tab/>
      </w:r>
      <w:r>
        <w:rPr>
          <w:w w:val="95"/>
          <w:sz w:val="24"/>
        </w:rPr>
        <w:t>population</w:t>
      </w:r>
      <w:r>
        <w:rPr>
          <w:spacing w:val="61"/>
          <w:sz w:val="24"/>
        </w:rPr>
        <w:t xml:space="preserve"> </w:t>
      </w:r>
      <w:r>
        <w:rPr>
          <w:w w:val="95"/>
          <w:sz w:val="24"/>
        </w:rPr>
        <w:t>consequences</w:t>
      </w:r>
      <w:r>
        <w:rPr>
          <w:spacing w:val="62"/>
          <w:sz w:val="24"/>
        </w:rPr>
        <w:t xml:space="preserve"> </w:t>
      </w:r>
      <w:r>
        <w:rPr>
          <w:w w:val="95"/>
          <w:sz w:val="24"/>
        </w:rPr>
        <w:t>of</w:t>
      </w:r>
      <w:r>
        <w:rPr>
          <w:spacing w:val="62"/>
          <w:sz w:val="24"/>
        </w:rPr>
        <w:t xml:space="preserve"> </w:t>
      </w:r>
      <w:r>
        <w:rPr>
          <w:w w:val="95"/>
          <w:sz w:val="24"/>
        </w:rPr>
        <w:t>disturbance.</w:t>
      </w:r>
      <w:r>
        <w:rPr>
          <w:spacing w:val="138"/>
          <w:sz w:val="24"/>
        </w:rPr>
        <w:t xml:space="preserve"> </w:t>
      </w:r>
      <w:r>
        <w:rPr>
          <w:i/>
          <w:w w:val="95"/>
          <w:sz w:val="24"/>
        </w:rPr>
        <w:t>Ecology</w:t>
      </w:r>
      <w:r>
        <w:rPr>
          <w:i/>
          <w:spacing w:val="68"/>
          <w:sz w:val="24"/>
        </w:rPr>
        <w:t xml:space="preserve"> </w:t>
      </w:r>
      <w:r>
        <w:rPr>
          <w:i/>
          <w:w w:val="95"/>
          <w:sz w:val="24"/>
        </w:rPr>
        <w:t>and</w:t>
      </w:r>
      <w:r>
        <w:rPr>
          <w:i/>
          <w:spacing w:val="69"/>
          <w:sz w:val="24"/>
        </w:rPr>
        <w:t xml:space="preserve"> </w:t>
      </w:r>
      <w:r>
        <w:rPr>
          <w:i/>
          <w:w w:val="95"/>
          <w:sz w:val="24"/>
        </w:rPr>
        <w:t>Evolution</w:t>
      </w:r>
      <w:r>
        <w:rPr>
          <w:w w:val="95"/>
          <w:sz w:val="24"/>
        </w:rPr>
        <w:t>,</w:t>
      </w:r>
      <w:r>
        <w:rPr>
          <w:spacing w:val="67"/>
          <w:sz w:val="24"/>
        </w:rPr>
        <w:t xml:space="preserve"> </w:t>
      </w:r>
      <w:r>
        <w:rPr>
          <w:i/>
          <w:w w:val="95"/>
          <w:sz w:val="24"/>
        </w:rPr>
        <w:t>8</w:t>
      </w:r>
      <w:r>
        <w:rPr>
          <w:i/>
          <w:spacing w:val="-15"/>
          <w:w w:val="95"/>
          <w:sz w:val="24"/>
        </w:rPr>
        <w:t xml:space="preserve"> </w:t>
      </w:r>
      <w:r>
        <w:rPr>
          <w:w w:val="95"/>
          <w:sz w:val="24"/>
        </w:rPr>
        <w:t>(19),</w:t>
      </w:r>
      <w:r>
        <w:rPr>
          <w:spacing w:val="67"/>
          <w:sz w:val="24"/>
        </w:rPr>
        <w:t xml:space="preserve"> </w:t>
      </w:r>
      <w:r>
        <w:rPr>
          <w:w w:val="95"/>
          <w:sz w:val="24"/>
        </w:rPr>
        <w:t>9934–9946.</w:t>
      </w:r>
    </w:p>
    <w:p w14:paraId="4BDE6144" w14:textId="77777777" w:rsidR="00C544BC" w:rsidRDefault="00BD4BDE">
      <w:pPr>
        <w:pStyle w:val="BodyText"/>
        <w:tabs>
          <w:tab w:val="left" w:pos="1179"/>
        </w:tabs>
        <w:spacing w:before="155"/>
      </w:pPr>
      <w:r>
        <w:rPr>
          <w:rFonts w:ascii="Trebuchet MS"/>
          <w:sz w:val="12"/>
        </w:rPr>
        <w:t>607</w:t>
      </w:r>
      <w:r>
        <w:rPr>
          <w:rFonts w:ascii="Trebuchet MS"/>
          <w:sz w:val="12"/>
        </w:rPr>
        <w:tab/>
      </w:r>
      <w:hyperlink r:id="rId56">
        <w:r>
          <w:t>https://doi.org/10.1002/ece3.4458</w:t>
        </w:r>
      </w:hyperlink>
    </w:p>
    <w:p w14:paraId="2D464047" w14:textId="77777777" w:rsidR="00C544BC" w:rsidRDefault="00C544BC">
      <w:pPr>
        <w:pStyle w:val="BodyText"/>
        <w:spacing w:before="3"/>
        <w:ind w:left="0"/>
        <w:rPr>
          <w:sz w:val="23"/>
        </w:rPr>
      </w:pPr>
    </w:p>
    <w:p w14:paraId="7B1C9DB6" w14:textId="77777777" w:rsidR="00C544BC" w:rsidRDefault="00BD4BDE">
      <w:pPr>
        <w:pStyle w:val="BodyText"/>
        <w:tabs>
          <w:tab w:val="left" w:pos="827"/>
          <w:tab w:val="left" w:pos="1179"/>
        </w:tabs>
        <w:spacing w:before="0" w:line="355" w:lineRule="auto"/>
        <w:ind w:right="111"/>
        <w:jc w:val="both"/>
      </w:pPr>
      <w:r>
        <w:rPr>
          <w:rFonts w:ascii="Trebuchet MS"/>
          <w:sz w:val="12"/>
        </w:rPr>
        <w:t>608</w:t>
      </w:r>
      <w:r>
        <w:rPr>
          <w:rFonts w:ascii="Trebuchet MS"/>
          <w:sz w:val="12"/>
        </w:rPr>
        <w:tab/>
      </w:r>
      <w:proofErr w:type="spellStart"/>
      <w:r>
        <w:t>Pirotta</w:t>
      </w:r>
      <w:proofErr w:type="spellEnd"/>
      <w:r>
        <w:t>,</w:t>
      </w:r>
      <w:r>
        <w:rPr>
          <w:spacing w:val="41"/>
        </w:rPr>
        <w:t xml:space="preserve"> </w:t>
      </w:r>
      <w:r>
        <w:t>E.,</w:t>
      </w:r>
      <w:r>
        <w:rPr>
          <w:spacing w:val="42"/>
        </w:rPr>
        <w:t xml:space="preserve"> </w:t>
      </w:r>
      <w:proofErr w:type="spellStart"/>
      <w:r>
        <w:t>Milor</w:t>
      </w:r>
      <w:proofErr w:type="spellEnd"/>
      <w:r>
        <w:t>,</w:t>
      </w:r>
      <w:r>
        <w:rPr>
          <w:spacing w:val="42"/>
        </w:rPr>
        <w:t xml:space="preserve"> </w:t>
      </w:r>
      <w:r>
        <w:t>R.,</w:t>
      </w:r>
      <w:r>
        <w:rPr>
          <w:spacing w:val="42"/>
        </w:rPr>
        <w:t xml:space="preserve"> </w:t>
      </w:r>
      <w:r>
        <w:t>Quick,</w:t>
      </w:r>
      <w:r>
        <w:rPr>
          <w:spacing w:val="41"/>
        </w:rPr>
        <w:t xml:space="preserve"> </w:t>
      </w:r>
      <w:r>
        <w:t>N.,</w:t>
      </w:r>
      <w:r>
        <w:rPr>
          <w:spacing w:val="42"/>
        </w:rPr>
        <w:t xml:space="preserve"> </w:t>
      </w:r>
      <w:r>
        <w:t>Moretti,</w:t>
      </w:r>
      <w:r>
        <w:rPr>
          <w:spacing w:val="42"/>
        </w:rPr>
        <w:t xml:space="preserve"> </w:t>
      </w:r>
      <w:r>
        <w:t>D.,</w:t>
      </w:r>
      <w:r>
        <w:rPr>
          <w:spacing w:val="42"/>
        </w:rPr>
        <w:t xml:space="preserve"> </w:t>
      </w:r>
      <w:r>
        <w:t>Di</w:t>
      </w:r>
      <w:r>
        <w:rPr>
          <w:spacing w:val="37"/>
        </w:rPr>
        <w:t xml:space="preserve"> </w:t>
      </w:r>
      <w:proofErr w:type="spellStart"/>
      <w:r>
        <w:t>Marzio</w:t>
      </w:r>
      <w:proofErr w:type="spellEnd"/>
      <w:r>
        <w:t>,</w:t>
      </w:r>
      <w:r>
        <w:rPr>
          <w:spacing w:val="41"/>
        </w:rPr>
        <w:t xml:space="preserve"> </w:t>
      </w:r>
      <w:r>
        <w:t>N.,</w:t>
      </w:r>
      <w:r>
        <w:rPr>
          <w:spacing w:val="42"/>
        </w:rPr>
        <w:t xml:space="preserve"> </w:t>
      </w:r>
      <w:r>
        <w:t>Tyack,</w:t>
      </w:r>
      <w:r>
        <w:rPr>
          <w:spacing w:val="42"/>
        </w:rPr>
        <w:t xml:space="preserve"> </w:t>
      </w:r>
      <w:r>
        <w:t>P.,</w:t>
      </w:r>
      <w:r>
        <w:rPr>
          <w:spacing w:val="42"/>
        </w:rPr>
        <w:t xml:space="preserve"> </w:t>
      </w:r>
      <w:r>
        <w:t>Boyd,</w:t>
      </w:r>
      <w:r>
        <w:rPr>
          <w:spacing w:val="42"/>
        </w:rPr>
        <w:t xml:space="preserve"> </w:t>
      </w:r>
      <w:r>
        <w:t>I.,</w:t>
      </w:r>
      <w:r>
        <w:rPr>
          <w:spacing w:val="41"/>
        </w:rPr>
        <w:t xml:space="preserve"> </w:t>
      </w:r>
      <w:r>
        <w:t>&amp;</w:t>
      </w:r>
      <w:r>
        <w:rPr>
          <w:spacing w:val="1"/>
        </w:rPr>
        <w:t xml:space="preserve"> </w:t>
      </w:r>
      <w:r>
        <w:rPr>
          <w:rFonts w:ascii="Trebuchet MS"/>
          <w:sz w:val="12"/>
        </w:rPr>
        <w:t>609</w:t>
      </w:r>
      <w:r>
        <w:rPr>
          <w:rFonts w:ascii="Trebuchet MS"/>
          <w:sz w:val="12"/>
        </w:rPr>
        <w:tab/>
      </w:r>
      <w:r>
        <w:rPr>
          <w:rFonts w:ascii="Trebuchet MS"/>
          <w:sz w:val="12"/>
        </w:rPr>
        <w:tab/>
      </w:r>
      <w:r>
        <w:rPr>
          <w:w w:val="95"/>
        </w:rPr>
        <w:t>Hastie,</w:t>
      </w:r>
      <w:r>
        <w:rPr>
          <w:spacing w:val="17"/>
          <w:w w:val="95"/>
        </w:rPr>
        <w:t xml:space="preserve"> </w:t>
      </w:r>
      <w:r>
        <w:rPr>
          <w:w w:val="95"/>
        </w:rPr>
        <w:t>G.</w:t>
      </w:r>
      <w:r>
        <w:rPr>
          <w:spacing w:val="18"/>
          <w:w w:val="95"/>
        </w:rPr>
        <w:t xml:space="preserve"> </w:t>
      </w:r>
      <w:r>
        <w:rPr>
          <w:w w:val="95"/>
        </w:rPr>
        <w:t>(2012).</w:t>
      </w:r>
      <w:r>
        <w:rPr>
          <w:spacing w:val="43"/>
          <w:w w:val="95"/>
        </w:rPr>
        <w:t xml:space="preserve"> </w:t>
      </w:r>
      <w:r>
        <w:rPr>
          <w:w w:val="95"/>
        </w:rPr>
        <w:t>Vessel</w:t>
      </w:r>
      <w:r>
        <w:rPr>
          <w:spacing w:val="18"/>
          <w:w w:val="95"/>
        </w:rPr>
        <w:t xml:space="preserve"> </w:t>
      </w:r>
      <w:r>
        <w:rPr>
          <w:w w:val="95"/>
        </w:rPr>
        <w:t>noise</w:t>
      </w:r>
      <w:r>
        <w:rPr>
          <w:spacing w:val="18"/>
          <w:w w:val="95"/>
        </w:rPr>
        <w:t xml:space="preserve"> </w:t>
      </w:r>
      <w:r>
        <w:rPr>
          <w:w w:val="95"/>
        </w:rPr>
        <w:t>affects</w:t>
      </w:r>
      <w:r>
        <w:rPr>
          <w:spacing w:val="18"/>
          <w:w w:val="95"/>
        </w:rPr>
        <w:t xml:space="preserve"> </w:t>
      </w:r>
      <w:r>
        <w:rPr>
          <w:w w:val="95"/>
        </w:rPr>
        <w:t>beaked</w:t>
      </w:r>
      <w:r>
        <w:rPr>
          <w:spacing w:val="18"/>
          <w:w w:val="95"/>
        </w:rPr>
        <w:t xml:space="preserve"> </w:t>
      </w:r>
      <w:r>
        <w:rPr>
          <w:w w:val="95"/>
        </w:rPr>
        <w:t>whale</w:t>
      </w:r>
      <w:r>
        <w:rPr>
          <w:spacing w:val="17"/>
          <w:w w:val="95"/>
        </w:rPr>
        <w:t xml:space="preserve"> </w:t>
      </w:r>
      <w:r>
        <w:rPr>
          <w:w w:val="95"/>
        </w:rPr>
        <w:t>behavior:</w:t>
      </w:r>
      <w:r>
        <w:rPr>
          <w:spacing w:val="43"/>
          <w:w w:val="95"/>
        </w:rPr>
        <w:t xml:space="preserve"> </w:t>
      </w:r>
      <w:r>
        <w:rPr>
          <w:w w:val="95"/>
        </w:rPr>
        <w:t>Results</w:t>
      </w:r>
      <w:r>
        <w:rPr>
          <w:spacing w:val="18"/>
          <w:w w:val="95"/>
        </w:rPr>
        <w:t xml:space="preserve"> </w:t>
      </w:r>
      <w:r>
        <w:rPr>
          <w:w w:val="95"/>
        </w:rPr>
        <w:t>of</w:t>
      </w:r>
      <w:r>
        <w:rPr>
          <w:spacing w:val="18"/>
          <w:w w:val="95"/>
        </w:rPr>
        <w:t xml:space="preserve"> </w:t>
      </w:r>
      <w:r>
        <w:rPr>
          <w:w w:val="95"/>
        </w:rPr>
        <w:t>a</w:t>
      </w:r>
      <w:r>
        <w:rPr>
          <w:spacing w:val="18"/>
          <w:w w:val="95"/>
        </w:rPr>
        <w:t xml:space="preserve"> </w:t>
      </w:r>
      <w:r>
        <w:rPr>
          <w:w w:val="95"/>
        </w:rPr>
        <w:t>dedicated</w:t>
      </w:r>
      <w:r>
        <w:rPr>
          <w:spacing w:val="1"/>
          <w:w w:val="95"/>
        </w:rPr>
        <w:t xml:space="preserve"> </w:t>
      </w:r>
      <w:r>
        <w:rPr>
          <w:rFonts w:ascii="Trebuchet MS"/>
          <w:sz w:val="12"/>
        </w:rPr>
        <w:t>610</w:t>
      </w:r>
      <w:r>
        <w:rPr>
          <w:rFonts w:ascii="Trebuchet MS"/>
          <w:sz w:val="12"/>
        </w:rPr>
        <w:tab/>
      </w:r>
      <w:r>
        <w:rPr>
          <w:rFonts w:ascii="Trebuchet MS"/>
          <w:sz w:val="12"/>
        </w:rPr>
        <w:tab/>
      </w:r>
      <w:r>
        <w:t>acoustic response study.</w:t>
      </w:r>
      <w:r>
        <w:rPr>
          <w:spacing w:val="1"/>
        </w:rPr>
        <w:t xml:space="preserve"> </w:t>
      </w:r>
      <w:proofErr w:type="spellStart"/>
      <w:r>
        <w:rPr>
          <w:i/>
        </w:rPr>
        <w:t>PLoS</w:t>
      </w:r>
      <w:proofErr w:type="spellEnd"/>
      <w:r>
        <w:rPr>
          <w:i/>
        </w:rPr>
        <w:t xml:space="preserve"> ONE</w:t>
      </w:r>
      <w:r>
        <w:t xml:space="preserve">, </w:t>
      </w:r>
      <w:r>
        <w:rPr>
          <w:i/>
        </w:rPr>
        <w:t xml:space="preserve">7 </w:t>
      </w:r>
      <w:r>
        <w:t>(8), e42535.</w:t>
      </w:r>
      <w:r>
        <w:rPr>
          <w:spacing w:val="60"/>
        </w:rPr>
        <w:t xml:space="preserve"> </w:t>
      </w:r>
      <w:hyperlink r:id="rId57">
        <w:r>
          <w:t>https://doi.org/10.1371/journal.</w:t>
        </w:r>
      </w:hyperlink>
      <w:r>
        <w:rPr>
          <w:spacing w:val="1"/>
        </w:rPr>
        <w:t xml:space="preserve"> </w:t>
      </w:r>
      <w:r>
        <w:rPr>
          <w:rFonts w:ascii="Trebuchet MS"/>
          <w:sz w:val="12"/>
        </w:rPr>
        <w:t>611</w:t>
      </w:r>
      <w:r>
        <w:rPr>
          <w:rFonts w:ascii="Trebuchet MS"/>
          <w:sz w:val="12"/>
        </w:rPr>
        <w:tab/>
      </w:r>
      <w:r>
        <w:rPr>
          <w:rFonts w:ascii="Trebuchet MS"/>
          <w:sz w:val="12"/>
        </w:rPr>
        <w:tab/>
      </w:r>
      <w:hyperlink r:id="rId58">
        <w:r>
          <w:t>pone.0042535</w:t>
        </w:r>
      </w:hyperlink>
    </w:p>
    <w:p w14:paraId="13DB389F" w14:textId="77777777" w:rsidR="00C544BC" w:rsidRDefault="00BD4BDE">
      <w:pPr>
        <w:tabs>
          <w:tab w:val="left" w:pos="827"/>
        </w:tabs>
        <w:spacing w:before="155"/>
        <w:ind w:left="150"/>
        <w:jc w:val="both"/>
        <w:rPr>
          <w:i/>
          <w:sz w:val="24"/>
        </w:rPr>
      </w:pPr>
      <w:r>
        <w:rPr>
          <w:rFonts w:ascii="Trebuchet MS"/>
          <w:sz w:val="12"/>
        </w:rPr>
        <w:t>612</w:t>
      </w:r>
      <w:r>
        <w:rPr>
          <w:rFonts w:ascii="Trebuchet MS"/>
          <w:sz w:val="12"/>
        </w:rPr>
        <w:tab/>
      </w:r>
      <w:proofErr w:type="spellStart"/>
      <w:r>
        <w:rPr>
          <w:sz w:val="24"/>
        </w:rPr>
        <w:t>Pya</w:t>
      </w:r>
      <w:proofErr w:type="spellEnd"/>
      <w:r>
        <w:rPr>
          <w:sz w:val="24"/>
        </w:rPr>
        <w:t>,</w:t>
      </w:r>
      <w:r>
        <w:rPr>
          <w:spacing w:val="45"/>
          <w:sz w:val="24"/>
        </w:rPr>
        <w:t xml:space="preserve"> </w:t>
      </w:r>
      <w:r>
        <w:rPr>
          <w:sz w:val="24"/>
        </w:rPr>
        <w:t>N.,</w:t>
      </w:r>
      <w:r>
        <w:rPr>
          <w:spacing w:val="46"/>
          <w:sz w:val="24"/>
        </w:rPr>
        <w:t xml:space="preserve"> </w:t>
      </w:r>
      <w:r>
        <w:rPr>
          <w:sz w:val="24"/>
        </w:rPr>
        <w:t>&amp;</w:t>
      </w:r>
      <w:r>
        <w:rPr>
          <w:spacing w:val="38"/>
          <w:sz w:val="24"/>
        </w:rPr>
        <w:t xml:space="preserve"> </w:t>
      </w:r>
      <w:r>
        <w:rPr>
          <w:sz w:val="24"/>
        </w:rPr>
        <w:t>Wood,</w:t>
      </w:r>
      <w:r>
        <w:rPr>
          <w:spacing w:val="45"/>
          <w:sz w:val="24"/>
        </w:rPr>
        <w:t xml:space="preserve"> </w:t>
      </w:r>
      <w:r>
        <w:rPr>
          <w:sz w:val="24"/>
        </w:rPr>
        <w:t>S.</w:t>
      </w:r>
      <w:r>
        <w:rPr>
          <w:spacing w:val="38"/>
          <w:sz w:val="24"/>
        </w:rPr>
        <w:t xml:space="preserve"> </w:t>
      </w:r>
      <w:r>
        <w:rPr>
          <w:sz w:val="24"/>
        </w:rPr>
        <w:t>N.</w:t>
      </w:r>
      <w:r>
        <w:rPr>
          <w:spacing w:val="39"/>
          <w:sz w:val="24"/>
        </w:rPr>
        <w:t xml:space="preserve"> </w:t>
      </w:r>
      <w:r>
        <w:rPr>
          <w:sz w:val="24"/>
        </w:rPr>
        <w:t>(2015).</w:t>
      </w:r>
      <w:r>
        <w:rPr>
          <w:spacing w:val="116"/>
          <w:sz w:val="24"/>
        </w:rPr>
        <w:t xml:space="preserve"> </w:t>
      </w:r>
      <w:r>
        <w:rPr>
          <w:sz w:val="24"/>
        </w:rPr>
        <w:t>Shape</w:t>
      </w:r>
      <w:r>
        <w:rPr>
          <w:spacing w:val="39"/>
          <w:sz w:val="24"/>
        </w:rPr>
        <w:t xml:space="preserve"> </w:t>
      </w:r>
      <w:r>
        <w:rPr>
          <w:sz w:val="24"/>
        </w:rPr>
        <w:t>constrained</w:t>
      </w:r>
      <w:r>
        <w:rPr>
          <w:spacing w:val="38"/>
          <w:sz w:val="24"/>
        </w:rPr>
        <w:t xml:space="preserve"> </w:t>
      </w:r>
      <w:r>
        <w:rPr>
          <w:sz w:val="24"/>
        </w:rPr>
        <w:t>additive</w:t>
      </w:r>
      <w:r>
        <w:rPr>
          <w:spacing w:val="38"/>
          <w:sz w:val="24"/>
        </w:rPr>
        <w:t xml:space="preserve"> </w:t>
      </w:r>
      <w:r>
        <w:rPr>
          <w:sz w:val="24"/>
        </w:rPr>
        <w:t>models.</w:t>
      </w:r>
      <w:r>
        <w:rPr>
          <w:spacing w:val="117"/>
          <w:sz w:val="24"/>
        </w:rPr>
        <w:t xml:space="preserve"> </w:t>
      </w:r>
      <w:r>
        <w:rPr>
          <w:i/>
          <w:sz w:val="24"/>
        </w:rPr>
        <w:t>Statistics</w:t>
      </w:r>
      <w:r>
        <w:rPr>
          <w:i/>
          <w:spacing w:val="42"/>
          <w:sz w:val="24"/>
        </w:rPr>
        <w:t xml:space="preserve"> </w:t>
      </w:r>
      <w:r>
        <w:rPr>
          <w:i/>
          <w:sz w:val="24"/>
        </w:rPr>
        <w:t>and</w:t>
      </w:r>
    </w:p>
    <w:p w14:paraId="5C17D5A5" w14:textId="77777777" w:rsidR="00C544BC" w:rsidRDefault="00BD4BDE">
      <w:pPr>
        <w:tabs>
          <w:tab w:val="left" w:pos="1151"/>
        </w:tabs>
        <w:spacing w:before="155"/>
        <w:ind w:left="150"/>
        <w:jc w:val="both"/>
        <w:rPr>
          <w:sz w:val="24"/>
        </w:rPr>
      </w:pPr>
      <w:r>
        <w:rPr>
          <w:rFonts w:ascii="Trebuchet MS" w:hAnsi="Trebuchet MS"/>
          <w:sz w:val="12"/>
        </w:rPr>
        <w:t>613</w:t>
      </w:r>
      <w:r>
        <w:rPr>
          <w:rFonts w:ascii="Trebuchet MS" w:hAnsi="Trebuchet MS"/>
          <w:sz w:val="12"/>
        </w:rPr>
        <w:tab/>
      </w:r>
      <w:r>
        <w:rPr>
          <w:i/>
          <w:sz w:val="24"/>
        </w:rPr>
        <w:t>Computing</w:t>
      </w:r>
      <w:r>
        <w:rPr>
          <w:sz w:val="24"/>
        </w:rPr>
        <w:t>,</w:t>
      </w:r>
      <w:r>
        <w:rPr>
          <w:spacing w:val="23"/>
          <w:sz w:val="24"/>
        </w:rPr>
        <w:t xml:space="preserve"> </w:t>
      </w:r>
      <w:r>
        <w:rPr>
          <w:i/>
          <w:sz w:val="24"/>
        </w:rPr>
        <w:t>25</w:t>
      </w:r>
      <w:r>
        <w:rPr>
          <w:i/>
          <w:spacing w:val="-26"/>
          <w:sz w:val="24"/>
        </w:rPr>
        <w:t xml:space="preserve"> </w:t>
      </w:r>
      <w:r>
        <w:rPr>
          <w:sz w:val="24"/>
        </w:rPr>
        <w:t>(3),</w:t>
      </w:r>
      <w:r>
        <w:rPr>
          <w:spacing w:val="22"/>
          <w:sz w:val="24"/>
        </w:rPr>
        <w:t xml:space="preserve"> </w:t>
      </w:r>
      <w:r>
        <w:rPr>
          <w:sz w:val="24"/>
        </w:rPr>
        <w:t>543–559.</w:t>
      </w:r>
      <w:r>
        <w:rPr>
          <w:spacing w:val="50"/>
          <w:sz w:val="24"/>
        </w:rPr>
        <w:t xml:space="preserve"> </w:t>
      </w:r>
      <w:hyperlink r:id="rId59">
        <w:r>
          <w:rPr>
            <w:sz w:val="24"/>
          </w:rPr>
          <w:t>https://doi.org/10.1007/s11222-013-9448-7</w:t>
        </w:r>
      </w:hyperlink>
    </w:p>
    <w:p w14:paraId="196C0963" w14:textId="77777777" w:rsidR="00C544BC" w:rsidRDefault="00C544BC">
      <w:pPr>
        <w:pStyle w:val="BodyText"/>
        <w:spacing w:before="3"/>
        <w:ind w:left="0"/>
        <w:rPr>
          <w:sz w:val="23"/>
        </w:rPr>
      </w:pPr>
    </w:p>
    <w:p w14:paraId="60B0EAC3" w14:textId="77777777" w:rsidR="00C544BC" w:rsidRDefault="00BD4BDE">
      <w:pPr>
        <w:tabs>
          <w:tab w:val="left" w:pos="827"/>
        </w:tabs>
        <w:ind w:left="150"/>
        <w:jc w:val="both"/>
        <w:rPr>
          <w:sz w:val="24"/>
        </w:rPr>
      </w:pPr>
      <w:r>
        <w:rPr>
          <w:rFonts w:ascii="Trebuchet MS"/>
          <w:w w:val="105"/>
          <w:sz w:val="12"/>
        </w:rPr>
        <w:t>614</w:t>
      </w:r>
      <w:r>
        <w:rPr>
          <w:rFonts w:ascii="Trebuchet MS"/>
          <w:w w:val="105"/>
          <w:sz w:val="12"/>
        </w:rPr>
        <w:tab/>
      </w:r>
      <w:r>
        <w:rPr>
          <w:w w:val="105"/>
          <w:sz w:val="24"/>
        </w:rPr>
        <w:t>R</w:t>
      </w:r>
      <w:r>
        <w:rPr>
          <w:spacing w:val="38"/>
          <w:w w:val="105"/>
          <w:sz w:val="24"/>
        </w:rPr>
        <w:t xml:space="preserve"> </w:t>
      </w:r>
      <w:r>
        <w:rPr>
          <w:w w:val="105"/>
          <w:sz w:val="24"/>
        </w:rPr>
        <w:t>Core</w:t>
      </w:r>
      <w:r>
        <w:rPr>
          <w:spacing w:val="39"/>
          <w:w w:val="105"/>
          <w:sz w:val="24"/>
        </w:rPr>
        <w:t xml:space="preserve"> </w:t>
      </w:r>
      <w:r>
        <w:rPr>
          <w:w w:val="105"/>
          <w:sz w:val="24"/>
        </w:rPr>
        <w:t xml:space="preserve">Team. </w:t>
      </w:r>
      <w:r>
        <w:rPr>
          <w:spacing w:val="62"/>
          <w:w w:val="105"/>
          <w:sz w:val="24"/>
        </w:rPr>
        <w:t xml:space="preserve"> </w:t>
      </w:r>
      <w:r>
        <w:rPr>
          <w:w w:val="105"/>
          <w:sz w:val="24"/>
        </w:rPr>
        <w:t xml:space="preserve">(2018). </w:t>
      </w:r>
      <w:r>
        <w:rPr>
          <w:spacing w:val="61"/>
          <w:w w:val="105"/>
          <w:sz w:val="24"/>
        </w:rPr>
        <w:t xml:space="preserve"> </w:t>
      </w:r>
      <w:r>
        <w:rPr>
          <w:i/>
          <w:w w:val="105"/>
          <w:sz w:val="24"/>
        </w:rPr>
        <w:t>R:</w:t>
      </w:r>
      <w:r>
        <w:rPr>
          <w:i/>
          <w:spacing w:val="41"/>
          <w:w w:val="105"/>
          <w:sz w:val="24"/>
        </w:rPr>
        <w:t xml:space="preserve"> </w:t>
      </w:r>
      <w:r>
        <w:rPr>
          <w:i/>
          <w:w w:val="105"/>
          <w:sz w:val="24"/>
        </w:rPr>
        <w:t>A</w:t>
      </w:r>
      <w:r>
        <w:rPr>
          <w:i/>
          <w:spacing w:val="42"/>
          <w:w w:val="105"/>
          <w:sz w:val="24"/>
        </w:rPr>
        <w:t xml:space="preserve"> </w:t>
      </w:r>
      <w:r>
        <w:rPr>
          <w:i/>
          <w:w w:val="105"/>
          <w:sz w:val="24"/>
        </w:rPr>
        <w:t>Language</w:t>
      </w:r>
      <w:r>
        <w:rPr>
          <w:i/>
          <w:spacing w:val="41"/>
          <w:w w:val="105"/>
          <w:sz w:val="24"/>
        </w:rPr>
        <w:t xml:space="preserve"> </w:t>
      </w:r>
      <w:r>
        <w:rPr>
          <w:i/>
          <w:w w:val="105"/>
          <w:sz w:val="24"/>
        </w:rPr>
        <w:t>and</w:t>
      </w:r>
      <w:r>
        <w:rPr>
          <w:i/>
          <w:spacing w:val="42"/>
          <w:w w:val="105"/>
          <w:sz w:val="24"/>
        </w:rPr>
        <w:t xml:space="preserve"> </w:t>
      </w:r>
      <w:r>
        <w:rPr>
          <w:i/>
          <w:w w:val="105"/>
          <w:sz w:val="24"/>
        </w:rPr>
        <w:t>Environment</w:t>
      </w:r>
      <w:r>
        <w:rPr>
          <w:i/>
          <w:spacing w:val="41"/>
          <w:w w:val="105"/>
          <w:sz w:val="24"/>
        </w:rPr>
        <w:t xml:space="preserve"> </w:t>
      </w:r>
      <w:r>
        <w:rPr>
          <w:i/>
          <w:w w:val="105"/>
          <w:sz w:val="24"/>
        </w:rPr>
        <w:t>for</w:t>
      </w:r>
      <w:r>
        <w:rPr>
          <w:i/>
          <w:spacing w:val="42"/>
          <w:w w:val="105"/>
          <w:sz w:val="24"/>
        </w:rPr>
        <w:t xml:space="preserve"> </w:t>
      </w:r>
      <w:r>
        <w:rPr>
          <w:i/>
          <w:w w:val="105"/>
          <w:sz w:val="24"/>
        </w:rPr>
        <w:t>Statistical</w:t>
      </w:r>
      <w:r>
        <w:rPr>
          <w:i/>
          <w:spacing w:val="41"/>
          <w:w w:val="105"/>
          <w:sz w:val="24"/>
        </w:rPr>
        <w:t xml:space="preserve"> </w:t>
      </w:r>
      <w:r>
        <w:rPr>
          <w:i/>
          <w:w w:val="105"/>
          <w:sz w:val="24"/>
        </w:rPr>
        <w:t>Computing</w:t>
      </w:r>
      <w:r>
        <w:rPr>
          <w:w w:val="105"/>
          <w:sz w:val="24"/>
        </w:rPr>
        <w:t>.</w:t>
      </w:r>
    </w:p>
    <w:p w14:paraId="7E2B25D5" w14:textId="77777777" w:rsidR="00C544BC" w:rsidRDefault="00BD4BDE">
      <w:pPr>
        <w:pStyle w:val="BodyText"/>
        <w:tabs>
          <w:tab w:val="left" w:pos="1179"/>
        </w:tabs>
        <w:jc w:val="both"/>
      </w:pPr>
      <w:r>
        <w:rPr>
          <w:rFonts w:ascii="Trebuchet MS"/>
          <w:sz w:val="12"/>
        </w:rPr>
        <w:t>615</w:t>
      </w:r>
      <w:r>
        <w:rPr>
          <w:rFonts w:ascii="Trebuchet MS"/>
          <w:sz w:val="12"/>
        </w:rPr>
        <w:tab/>
      </w:r>
      <w:r>
        <w:rPr>
          <w:spacing w:val="-2"/>
        </w:rPr>
        <w:t>Retrieved</w:t>
      </w:r>
      <w:r>
        <w:rPr>
          <w:spacing w:val="-7"/>
        </w:rPr>
        <w:t xml:space="preserve"> </w:t>
      </w:r>
      <w:r>
        <w:rPr>
          <w:spacing w:val="-1"/>
        </w:rPr>
        <w:t>from</w:t>
      </w:r>
      <w:r>
        <w:rPr>
          <w:spacing w:val="-6"/>
        </w:rPr>
        <w:t xml:space="preserve"> </w:t>
      </w:r>
      <w:hyperlink r:id="rId60">
        <w:r>
          <w:rPr>
            <w:spacing w:val="-1"/>
          </w:rPr>
          <w:t>https://www.R-project.org/</w:t>
        </w:r>
      </w:hyperlink>
    </w:p>
    <w:p w14:paraId="58576B44" w14:textId="77777777" w:rsidR="00C544BC" w:rsidRDefault="00C544BC">
      <w:pPr>
        <w:pStyle w:val="BodyText"/>
        <w:spacing w:before="4"/>
        <w:ind w:left="0"/>
        <w:rPr>
          <w:sz w:val="23"/>
        </w:rPr>
      </w:pPr>
    </w:p>
    <w:p w14:paraId="2CBAF888" w14:textId="77777777" w:rsidR="00C544BC" w:rsidRDefault="00BD4BDE">
      <w:pPr>
        <w:tabs>
          <w:tab w:val="left" w:pos="827"/>
        </w:tabs>
        <w:ind w:left="150"/>
        <w:jc w:val="both"/>
        <w:rPr>
          <w:sz w:val="24"/>
        </w:rPr>
      </w:pPr>
      <w:r>
        <w:rPr>
          <w:rFonts w:ascii="Trebuchet MS"/>
          <w:w w:val="105"/>
          <w:sz w:val="12"/>
        </w:rPr>
        <w:t>616</w:t>
      </w:r>
      <w:r>
        <w:rPr>
          <w:rFonts w:ascii="Trebuchet MS"/>
          <w:w w:val="105"/>
          <w:sz w:val="12"/>
        </w:rPr>
        <w:tab/>
      </w:r>
      <w:r>
        <w:rPr>
          <w:w w:val="105"/>
          <w:sz w:val="24"/>
        </w:rPr>
        <w:t>Rue,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H.,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&amp;</w:t>
      </w:r>
      <w:r>
        <w:rPr>
          <w:spacing w:val="2"/>
          <w:w w:val="105"/>
          <w:sz w:val="24"/>
        </w:rPr>
        <w:t xml:space="preserve"> </w:t>
      </w:r>
      <w:r>
        <w:rPr>
          <w:w w:val="105"/>
          <w:sz w:val="24"/>
        </w:rPr>
        <w:t>Held,</w:t>
      </w:r>
      <w:r>
        <w:rPr>
          <w:spacing w:val="2"/>
          <w:w w:val="105"/>
          <w:sz w:val="24"/>
        </w:rPr>
        <w:t xml:space="preserve"> </w:t>
      </w:r>
      <w:r>
        <w:rPr>
          <w:w w:val="105"/>
          <w:sz w:val="24"/>
        </w:rPr>
        <w:t>L.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(2005).</w:t>
      </w:r>
      <w:r>
        <w:rPr>
          <w:spacing w:val="24"/>
          <w:w w:val="105"/>
          <w:sz w:val="24"/>
        </w:rPr>
        <w:t xml:space="preserve"> </w:t>
      </w:r>
      <w:r>
        <w:rPr>
          <w:i/>
          <w:w w:val="105"/>
          <w:sz w:val="24"/>
        </w:rPr>
        <w:t>Gaussian</w:t>
      </w:r>
      <w:r>
        <w:rPr>
          <w:i/>
          <w:spacing w:val="6"/>
          <w:w w:val="105"/>
          <w:sz w:val="24"/>
        </w:rPr>
        <w:t xml:space="preserve"> </w:t>
      </w:r>
      <w:r>
        <w:rPr>
          <w:i/>
          <w:w w:val="105"/>
          <w:sz w:val="24"/>
        </w:rPr>
        <w:t>Markov</w:t>
      </w:r>
      <w:r>
        <w:rPr>
          <w:i/>
          <w:spacing w:val="6"/>
          <w:w w:val="105"/>
          <w:sz w:val="24"/>
        </w:rPr>
        <w:t xml:space="preserve"> </w:t>
      </w:r>
      <w:r>
        <w:rPr>
          <w:i/>
          <w:w w:val="105"/>
          <w:sz w:val="24"/>
        </w:rPr>
        <w:t>Random</w:t>
      </w:r>
      <w:r>
        <w:rPr>
          <w:i/>
          <w:spacing w:val="6"/>
          <w:w w:val="105"/>
          <w:sz w:val="24"/>
        </w:rPr>
        <w:t xml:space="preserve"> </w:t>
      </w:r>
      <w:r>
        <w:rPr>
          <w:i/>
          <w:w w:val="105"/>
          <w:sz w:val="24"/>
        </w:rPr>
        <w:t>fields:</w:t>
      </w:r>
      <w:r>
        <w:rPr>
          <w:i/>
          <w:spacing w:val="26"/>
          <w:w w:val="105"/>
          <w:sz w:val="24"/>
        </w:rPr>
        <w:t xml:space="preserve"> </w:t>
      </w:r>
      <w:r>
        <w:rPr>
          <w:i/>
          <w:w w:val="105"/>
          <w:sz w:val="24"/>
        </w:rPr>
        <w:t>Theory</w:t>
      </w:r>
      <w:r>
        <w:rPr>
          <w:i/>
          <w:spacing w:val="6"/>
          <w:w w:val="105"/>
          <w:sz w:val="24"/>
        </w:rPr>
        <w:t xml:space="preserve"> </w:t>
      </w:r>
      <w:r>
        <w:rPr>
          <w:i/>
          <w:w w:val="105"/>
          <w:sz w:val="24"/>
        </w:rPr>
        <w:t>and</w:t>
      </w:r>
      <w:r>
        <w:rPr>
          <w:i/>
          <w:spacing w:val="6"/>
          <w:w w:val="105"/>
          <w:sz w:val="24"/>
        </w:rPr>
        <w:t xml:space="preserve"> </w:t>
      </w:r>
      <w:r>
        <w:rPr>
          <w:i/>
          <w:w w:val="105"/>
          <w:sz w:val="24"/>
        </w:rPr>
        <w:t>Applications</w:t>
      </w:r>
      <w:r>
        <w:rPr>
          <w:w w:val="105"/>
          <w:sz w:val="24"/>
        </w:rPr>
        <w:t>.</w:t>
      </w:r>
    </w:p>
    <w:p w14:paraId="1BDD314E" w14:textId="77777777" w:rsidR="00C544BC" w:rsidRDefault="00BD4BDE">
      <w:pPr>
        <w:pStyle w:val="BodyText"/>
        <w:tabs>
          <w:tab w:val="left" w:pos="1179"/>
        </w:tabs>
        <w:jc w:val="both"/>
      </w:pPr>
      <w:r>
        <w:rPr>
          <w:rFonts w:ascii="Trebuchet MS"/>
          <w:sz w:val="12"/>
        </w:rPr>
        <w:t>617</w:t>
      </w:r>
      <w:r>
        <w:rPr>
          <w:rFonts w:ascii="Trebuchet MS"/>
          <w:sz w:val="12"/>
        </w:rPr>
        <w:tab/>
      </w:r>
      <w:r>
        <w:rPr>
          <w:w w:val="95"/>
        </w:rPr>
        <w:t>London:</w:t>
      </w:r>
      <w:r>
        <w:rPr>
          <w:spacing w:val="37"/>
          <w:w w:val="95"/>
        </w:rPr>
        <w:t xml:space="preserve"> </w:t>
      </w:r>
      <w:r>
        <w:rPr>
          <w:w w:val="95"/>
        </w:rPr>
        <w:t>Chapman</w:t>
      </w:r>
      <w:r>
        <w:rPr>
          <w:spacing w:val="14"/>
          <w:w w:val="95"/>
        </w:rPr>
        <w:t xml:space="preserve"> </w:t>
      </w:r>
      <w:r>
        <w:rPr>
          <w:w w:val="95"/>
        </w:rPr>
        <w:t>&amp;</w:t>
      </w:r>
      <w:r>
        <w:rPr>
          <w:spacing w:val="14"/>
          <w:w w:val="95"/>
        </w:rPr>
        <w:t xml:space="preserve"> </w:t>
      </w:r>
      <w:r>
        <w:rPr>
          <w:w w:val="95"/>
        </w:rPr>
        <w:t>Hall.</w:t>
      </w:r>
    </w:p>
    <w:p w14:paraId="0FB94425" w14:textId="77777777" w:rsidR="00C544BC" w:rsidRDefault="00C544BC">
      <w:pPr>
        <w:pStyle w:val="BodyText"/>
        <w:spacing w:before="4"/>
        <w:ind w:left="0"/>
        <w:rPr>
          <w:sz w:val="23"/>
        </w:rPr>
      </w:pPr>
    </w:p>
    <w:p w14:paraId="51780BDE" w14:textId="77777777" w:rsidR="00C544BC" w:rsidRDefault="00BD4BDE">
      <w:pPr>
        <w:pStyle w:val="BodyText"/>
        <w:tabs>
          <w:tab w:val="left" w:pos="827"/>
          <w:tab w:val="left" w:pos="1179"/>
        </w:tabs>
        <w:spacing w:before="0" w:line="355" w:lineRule="auto"/>
        <w:ind w:right="124"/>
        <w:jc w:val="both"/>
      </w:pPr>
      <w:r>
        <w:rPr>
          <w:rFonts w:ascii="Trebuchet MS" w:hAnsi="Trebuchet MS"/>
          <w:sz w:val="12"/>
        </w:rPr>
        <w:t>618</w:t>
      </w:r>
      <w:r>
        <w:rPr>
          <w:rFonts w:ascii="Trebuchet MS" w:hAnsi="Trebuchet MS"/>
          <w:sz w:val="12"/>
        </w:rPr>
        <w:tab/>
      </w:r>
      <w:r>
        <w:rPr>
          <w:spacing w:val="-1"/>
        </w:rPr>
        <w:t>Schorr,</w:t>
      </w:r>
      <w:r>
        <w:rPr>
          <w:spacing w:val="-13"/>
        </w:rPr>
        <w:t xml:space="preserve"> </w:t>
      </w:r>
      <w:r>
        <w:rPr>
          <w:spacing w:val="-1"/>
        </w:rPr>
        <w:t>G.</w:t>
      </w:r>
      <w:r>
        <w:rPr>
          <w:spacing w:val="-14"/>
        </w:rPr>
        <w:t xml:space="preserve"> </w:t>
      </w:r>
      <w:r>
        <w:rPr>
          <w:spacing w:val="-1"/>
        </w:rPr>
        <w:t>S.,</w:t>
      </w:r>
      <w:r>
        <w:rPr>
          <w:spacing w:val="-12"/>
        </w:rPr>
        <w:t xml:space="preserve"> </w:t>
      </w:r>
      <w:r>
        <w:rPr>
          <w:spacing w:val="-1"/>
        </w:rPr>
        <w:t>Baird,</w:t>
      </w:r>
      <w:r>
        <w:rPr>
          <w:spacing w:val="-12"/>
        </w:rPr>
        <w:t xml:space="preserve"> </w:t>
      </w:r>
      <w:r>
        <w:rPr>
          <w:spacing w:val="-1"/>
        </w:rPr>
        <w:t>R.</w:t>
      </w:r>
      <w:r>
        <w:rPr>
          <w:spacing w:val="-14"/>
        </w:rPr>
        <w:t xml:space="preserve"> </w:t>
      </w:r>
      <w:r>
        <w:rPr>
          <w:spacing w:val="-1"/>
        </w:rPr>
        <w:t>W.,</w:t>
      </w:r>
      <w:r>
        <w:rPr>
          <w:spacing w:val="-12"/>
        </w:rPr>
        <w:t xml:space="preserve"> </w:t>
      </w:r>
      <w:r>
        <w:rPr>
          <w:spacing w:val="-1"/>
        </w:rPr>
        <w:t>Hanson,</w:t>
      </w:r>
      <w:r>
        <w:rPr>
          <w:spacing w:val="-13"/>
        </w:rPr>
        <w:t xml:space="preserve"> </w:t>
      </w:r>
      <w:r>
        <w:t>M.</w:t>
      </w:r>
      <w:r>
        <w:rPr>
          <w:spacing w:val="-13"/>
        </w:rPr>
        <w:t xml:space="preserve"> </w:t>
      </w:r>
      <w:r>
        <w:t>B.,</w:t>
      </w:r>
      <w:r>
        <w:rPr>
          <w:spacing w:val="-13"/>
        </w:rPr>
        <w:t xml:space="preserve"> </w:t>
      </w:r>
      <w:r>
        <w:t>Webster,</w:t>
      </w:r>
      <w:r>
        <w:rPr>
          <w:spacing w:val="-12"/>
        </w:rPr>
        <w:t xml:space="preserve"> </w:t>
      </w:r>
      <w:r>
        <w:t>D.</w:t>
      </w:r>
      <w:r>
        <w:rPr>
          <w:spacing w:val="-14"/>
        </w:rPr>
        <w:t xml:space="preserve"> </w:t>
      </w:r>
      <w:r>
        <w:t>L.,</w:t>
      </w:r>
      <w:r>
        <w:rPr>
          <w:spacing w:val="-12"/>
        </w:rPr>
        <w:t xml:space="preserve"> </w:t>
      </w:r>
      <w:r>
        <w:t>McSweeney,</w:t>
      </w:r>
      <w:r>
        <w:rPr>
          <w:spacing w:val="-12"/>
        </w:rPr>
        <w:t xml:space="preserve"> </w:t>
      </w:r>
      <w:r>
        <w:t>D.</w:t>
      </w:r>
      <w:r>
        <w:rPr>
          <w:spacing w:val="-14"/>
        </w:rPr>
        <w:t xml:space="preserve"> </w:t>
      </w:r>
      <w:r>
        <w:t>J.,</w:t>
      </w:r>
      <w:r>
        <w:rPr>
          <w:spacing w:val="-12"/>
        </w:rPr>
        <w:t xml:space="preserve"> </w:t>
      </w:r>
      <w:r>
        <w:t>&amp;</w:t>
      </w:r>
      <w:r>
        <w:rPr>
          <w:spacing w:val="-14"/>
        </w:rPr>
        <w:t xml:space="preserve"> </w:t>
      </w:r>
      <w:r>
        <w:t>Andrews,</w:t>
      </w:r>
      <w:r>
        <w:rPr>
          <w:spacing w:val="-58"/>
        </w:rPr>
        <w:t xml:space="preserve"> </w:t>
      </w:r>
      <w:r>
        <w:rPr>
          <w:rFonts w:ascii="Trebuchet MS" w:hAnsi="Trebuchet MS"/>
          <w:sz w:val="12"/>
        </w:rPr>
        <w:t>619</w:t>
      </w:r>
      <w:r>
        <w:rPr>
          <w:rFonts w:ascii="Trebuchet MS" w:hAnsi="Trebuchet MS"/>
          <w:sz w:val="12"/>
        </w:rPr>
        <w:tab/>
      </w:r>
      <w:r>
        <w:rPr>
          <w:rFonts w:ascii="Trebuchet MS" w:hAnsi="Trebuchet MS"/>
          <w:sz w:val="12"/>
        </w:rPr>
        <w:tab/>
      </w:r>
      <w:r>
        <w:rPr>
          <w:w w:val="95"/>
        </w:rPr>
        <w:t>R. D. (2009). Movements of satellite-tagged Blainville’s beaked whales off the island of</w:t>
      </w:r>
      <w:r>
        <w:rPr>
          <w:spacing w:val="1"/>
          <w:w w:val="95"/>
        </w:rPr>
        <w:t xml:space="preserve"> </w:t>
      </w:r>
      <w:r>
        <w:rPr>
          <w:rFonts w:ascii="Trebuchet MS" w:hAnsi="Trebuchet MS"/>
          <w:sz w:val="12"/>
        </w:rPr>
        <w:t>620</w:t>
      </w:r>
      <w:r>
        <w:rPr>
          <w:rFonts w:ascii="Trebuchet MS" w:hAnsi="Trebuchet MS"/>
          <w:sz w:val="12"/>
        </w:rPr>
        <w:tab/>
      </w:r>
      <w:r>
        <w:rPr>
          <w:rFonts w:ascii="Trebuchet MS" w:hAnsi="Trebuchet MS"/>
          <w:sz w:val="12"/>
        </w:rPr>
        <w:tab/>
      </w:r>
      <w:proofErr w:type="gramStart"/>
      <w:r>
        <w:t>Hawai‘</w:t>
      </w:r>
      <w:proofErr w:type="gramEnd"/>
      <w:r>
        <w:t>i.</w:t>
      </w:r>
      <w:r>
        <w:rPr>
          <w:spacing w:val="26"/>
        </w:rPr>
        <w:t xml:space="preserve"> </w:t>
      </w:r>
      <w:r>
        <w:rPr>
          <w:i/>
        </w:rPr>
        <w:t>Endangered</w:t>
      </w:r>
      <w:r>
        <w:rPr>
          <w:i/>
          <w:spacing w:val="9"/>
        </w:rPr>
        <w:t xml:space="preserve"> </w:t>
      </w:r>
      <w:r>
        <w:rPr>
          <w:i/>
        </w:rPr>
        <w:t>Species</w:t>
      </w:r>
      <w:r>
        <w:rPr>
          <w:i/>
          <w:spacing w:val="10"/>
        </w:rPr>
        <w:t xml:space="preserve"> </w:t>
      </w:r>
      <w:r>
        <w:rPr>
          <w:i/>
        </w:rPr>
        <w:t>Research</w:t>
      </w:r>
      <w:r>
        <w:t>,</w:t>
      </w:r>
      <w:r>
        <w:rPr>
          <w:spacing w:val="5"/>
        </w:rPr>
        <w:t xml:space="preserve"> </w:t>
      </w:r>
      <w:r>
        <w:rPr>
          <w:i/>
        </w:rPr>
        <w:t>10</w:t>
      </w:r>
      <w:r>
        <w:t>,</w:t>
      </w:r>
      <w:r>
        <w:rPr>
          <w:spacing w:val="4"/>
        </w:rPr>
        <w:t xml:space="preserve"> </w:t>
      </w:r>
      <w:r>
        <w:t>203–213.</w:t>
      </w:r>
      <w:r>
        <w:rPr>
          <w:spacing w:val="26"/>
        </w:rPr>
        <w:t xml:space="preserve"> </w:t>
      </w:r>
      <w:hyperlink r:id="rId61">
        <w:r>
          <w:t>https://doi.org/10.3354/esr00229</w:t>
        </w:r>
      </w:hyperlink>
    </w:p>
    <w:p w14:paraId="056C27FB" w14:textId="77777777" w:rsidR="00C544BC" w:rsidRDefault="00BD4BDE">
      <w:pPr>
        <w:pStyle w:val="BodyText"/>
        <w:tabs>
          <w:tab w:val="left" w:pos="827"/>
          <w:tab w:val="left" w:pos="1173"/>
        </w:tabs>
        <w:spacing w:before="156" w:line="355" w:lineRule="auto"/>
        <w:ind w:right="125"/>
        <w:jc w:val="both"/>
      </w:pPr>
      <w:r>
        <w:rPr>
          <w:rFonts w:ascii="Trebuchet MS" w:hAnsi="Trebuchet MS"/>
          <w:sz w:val="12"/>
        </w:rPr>
        <w:t>621</w:t>
      </w:r>
      <w:r>
        <w:rPr>
          <w:rFonts w:ascii="Trebuchet MS" w:hAnsi="Trebuchet MS"/>
          <w:sz w:val="12"/>
        </w:rPr>
        <w:tab/>
      </w:r>
      <w:proofErr w:type="spellStart"/>
      <w:r>
        <w:t>Southall</w:t>
      </w:r>
      <w:proofErr w:type="spellEnd"/>
      <w:r>
        <w:t xml:space="preserve">, B., </w:t>
      </w:r>
      <w:proofErr w:type="spellStart"/>
      <w:r>
        <w:t>Nowacek</w:t>
      </w:r>
      <w:proofErr w:type="spellEnd"/>
      <w:r>
        <w:t>, D., Miller, P., &amp; Tyack, P. (2016). Experimental field studies to</w:t>
      </w:r>
      <w:r>
        <w:rPr>
          <w:spacing w:val="1"/>
        </w:rPr>
        <w:t xml:space="preserve"> </w:t>
      </w:r>
      <w:r>
        <w:rPr>
          <w:rFonts w:ascii="Trebuchet MS" w:hAnsi="Trebuchet MS"/>
          <w:sz w:val="12"/>
        </w:rPr>
        <w:t>622</w:t>
      </w:r>
      <w:r>
        <w:rPr>
          <w:rFonts w:ascii="Trebuchet MS" w:hAnsi="Trebuchet MS"/>
          <w:sz w:val="12"/>
        </w:rPr>
        <w:tab/>
      </w:r>
      <w:r>
        <w:rPr>
          <w:rFonts w:ascii="Trebuchet MS" w:hAnsi="Trebuchet MS"/>
          <w:sz w:val="12"/>
        </w:rPr>
        <w:tab/>
      </w:r>
      <w:r>
        <w:rPr>
          <w:spacing w:val="-1"/>
        </w:rPr>
        <w:t>measure</w:t>
      </w:r>
      <w:r>
        <w:rPr>
          <w:spacing w:val="-9"/>
        </w:rPr>
        <w:t xml:space="preserve"> </w:t>
      </w:r>
      <w:r>
        <w:rPr>
          <w:spacing w:val="-1"/>
        </w:rPr>
        <w:t>behavioral</w:t>
      </w:r>
      <w:r>
        <w:rPr>
          <w:spacing w:val="-9"/>
        </w:rPr>
        <w:t xml:space="preserve"> </w:t>
      </w:r>
      <w:r>
        <w:t>responses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cetaceans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sonar.</w:t>
      </w:r>
      <w:r>
        <w:rPr>
          <w:spacing w:val="8"/>
        </w:rPr>
        <w:t xml:space="preserve"> </w:t>
      </w:r>
      <w:r>
        <w:rPr>
          <w:i/>
        </w:rPr>
        <w:t>Endangered</w:t>
      </w:r>
      <w:r>
        <w:rPr>
          <w:i/>
          <w:spacing w:val="-5"/>
        </w:rPr>
        <w:t xml:space="preserve"> </w:t>
      </w:r>
      <w:r>
        <w:rPr>
          <w:i/>
        </w:rPr>
        <w:t>Species</w:t>
      </w:r>
      <w:r>
        <w:rPr>
          <w:i/>
          <w:spacing w:val="-6"/>
        </w:rPr>
        <w:t xml:space="preserve"> </w:t>
      </w:r>
      <w:r>
        <w:rPr>
          <w:i/>
        </w:rPr>
        <w:t>Research</w:t>
      </w:r>
      <w:r>
        <w:t>,</w:t>
      </w:r>
      <w:r>
        <w:rPr>
          <w:spacing w:val="-9"/>
        </w:rPr>
        <w:t xml:space="preserve"> </w:t>
      </w:r>
      <w:r>
        <w:rPr>
          <w:i/>
        </w:rPr>
        <w:t>31</w:t>
      </w:r>
      <w:r>
        <w:t>,</w:t>
      </w:r>
      <w:r>
        <w:rPr>
          <w:spacing w:val="-57"/>
        </w:rPr>
        <w:t xml:space="preserve"> </w:t>
      </w:r>
      <w:r>
        <w:rPr>
          <w:rFonts w:ascii="Trebuchet MS" w:hAnsi="Trebuchet MS"/>
          <w:sz w:val="12"/>
        </w:rPr>
        <w:t>623</w:t>
      </w:r>
      <w:r>
        <w:rPr>
          <w:rFonts w:ascii="Trebuchet MS" w:hAnsi="Trebuchet MS"/>
          <w:sz w:val="12"/>
        </w:rPr>
        <w:tab/>
      </w:r>
      <w:r>
        <w:rPr>
          <w:rFonts w:ascii="Trebuchet MS" w:hAnsi="Trebuchet MS"/>
          <w:sz w:val="12"/>
        </w:rPr>
        <w:tab/>
      </w:r>
      <w:r>
        <w:t>293–315.</w:t>
      </w:r>
      <w:r>
        <w:rPr>
          <w:spacing w:val="42"/>
        </w:rPr>
        <w:t xml:space="preserve"> </w:t>
      </w:r>
      <w:hyperlink r:id="rId62">
        <w:r>
          <w:t>https://doi.org/10.3354/esr00764</w:t>
        </w:r>
      </w:hyperlink>
    </w:p>
    <w:p w14:paraId="214683FB" w14:textId="77777777" w:rsidR="00C544BC" w:rsidRDefault="00BD4BDE">
      <w:pPr>
        <w:tabs>
          <w:tab w:val="left" w:pos="819"/>
        </w:tabs>
        <w:spacing w:before="156"/>
        <w:ind w:left="150"/>
        <w:jc w:val="both"/>
        <w:rPr>
          <w:sz w:val="24"/>
        </w:rPr>
      </w:pPr>
      <w:r>
        <w:rPr>
          <w:rFonts w:ascii="Trebuchet MS"/>
          <w:w w:val="105"/>
          <w:sz w:val="12"/>
        </w:rPr>
        <w:t>624</w:t>
      </w:r>
      <w:r>
        <w:rPr>
          <w:rFonts w:ascii="Trebuchet MS"/>
          <w:w w:val="105"/>
          <w:sz w:val="12"/>
        </w:rPr>
        <w:tab/>
      </w:r>
      <w:r>
        <w:rPr>
          <w:w w:val="105"/>
          <w:sz w:val="24"/>
        </w:rPr>
        <w:t>Turner,</w:t>
      </w:r>
      <w:r>
        <w:rPr>
          <w:spacing w:val="13"/>
          <w:w w:val="105"/>
          <w:sz w:val="24"/>
        </w:rPr>
        <w:t xml:space="preserve"> </w:t>
      </w:r>
      <w:r>
        <w:rPr>
          <w:w w:val="105"/>
          <w:sz w:val="24"/>
        </w:rPr>
        <w:t>R.</w:t>
      </w:r>
      <w:r>
        <w:rPr>
          <w:spacing w:val="13"/>
          <w:w w:val="105"/>
          <w:sz w:val="24"/>
        </w:rPr>
        <w:t xml:space="preserve"> </w:t>
      </w:r>
      <w:r>
        <w:rPr>
          <w:w w:val="105"/>
          <w:sz w:val="24"/>
        </w:rPr>
        <w:t>(2019).</w:t>
      </w:r>
      <w:r>
        <w:rPr>
          <w:spacing w:val="42"/>
          <w:w w:val="105"/>
          <w:sz w:val="24"/>
        </w:rPr>
        <w:t xml:space="preserve"> </w:t>
      </w:r>
      <w:proofErr w:type="spellStart"/>
      <w:r>
        <w:rPr>
          <w:i/>
          <w:w w:val="105"/>
          <w:sz w:val="24"/>
        </w:rPr>
        <w:t>Deldir</w:t>
      </w:r>
      <w:proofErr w:type="spellEnd"/>
      <w:r>
        <w:rPr>
          <w:i/>
          <w:w w:val="105"/>
          <w:sz w:val="24"/>
        </w:rPr>
        <w:t>:</w:t>
      </w:r>
      <w:r>
        <w:rPr>
          <w:i/>
          <w:spacing w:val="43"/>
          <w:w w:val="105"/>
          <w:sz w:val="24"/>
        </w:rPr>
        <w:t xml:space="preserve"> </w:t>
      </w:r>
      <w:r>
        <w:rPr>
          <w:i/>
          <w:w w:val="105"/>
          <w:sz w:val="24"/>
        </w:rPr>
        <w:t>Delaunay</w:t>
      </w:r>
      <w:r>
        <w:rPr>
          <w:i/>
          <w:spacing w:val="18"/>
          <w:w w:val="105"/>
          <w:sz w:val="24"/>
        </w:rPr>
        <w:t xml:space="preserve"> </w:t>
      </w:r>
      <w:r>
        <w:rPr>
          <w:i/>
          <w:w w:val="105"/>
          <w:sz w:val="24"/>
        </w:rPr>
        <w:t>triangulation</w:t>
      </w:r>
      <w:r>
        <w:rPr>
          <w:i/>
          <w:spacing w:val="18"/>
          <w:w w:val="105"/>
          <w:sz w:val="24"/>
        </w:rPr>
        <w:t xml:space="preserve"> </w:t>
      </w:r>
      <w:r>
        <w:rPr>
          <w:i/>
          <w:w w:val="105"/>
          <w:sz w:val="24"/>
        </w:rPr>
        <w:t>and</w:t>
      </w:r>
      <w:r>
        <w:rPr>
          <w:i/>
          <w:spacing w:val="18"/>
          <w:w w:val="105"/>
          <w:sz w:val="24"/>
        </w:rPr>
        <w:t xml:space="preserve"> </w:t>
      </w:r>
      <w:r>
        <w:rPr>
          <w:i/>
          <w:w w:val="105"/>
          <w:sz w:val="24"/>
        </w:rPr>
        <w:t>Dirichlet</w:t>
      </w:r>
      <w:r>
        <w:rPr>
          <w:i/>
          <w:spacing w:val="18"/>
          <w:w w:val="105"/>
          <w:sz w:val="24"/>
        </w:rPr>
        <w:t xml:space="preserve"> </w:t>
      </w:r>
      <w:r>
        <w:rPr>
          <w:i/>
          <w:w w:val="105"/>
          <w:sz w:val="24"/>
        </w:rPr>
        <w:t>(Voronoi)</w:t>
      </w:r>
      <w:r>
        <w:rPr>
          <w:i/>
          <w:spacing w:val="18"/>
          <w:w w:val="105"/>
          <w:sz w:val="24"/>
        </w:rPr>
        <w:t xml:space="preserve"> </w:t>
      </w:r>
      <w:r>
        <w:rPr>
          <w:i/>
          <w:w w:val="105"/>
          <w:sz w:val="24"/>
        </w:rPr>
        <w:t>tessellation</w:t>
      </w:r>
      <w:r>
        <w:rPr>
          <w:w w:val="105"/>
          <w:sz w:val="24"/>
        </w:rPr>
        <w:t>.</w:t>
      </w:r>
    </w:p>
    <w:p w14:paraId="2941E5B7" w14:textId="77777777" w:rsidR="00C544BC" w:rsidRDefault="00BD4BDE">
      <w:pPr>
        <w:pStyle w:val="BodyText"/>
        <w:tabs>
          <w:tab w:val="left" w:pos="1179"/>
        </w:tabs>
        <w:spacing w:before="155"/>
        <w:jc w:val="both"/>
      </w:pPr>
      <w:r>
        <w:rPr>
          <w:rFonts w:ascii="Trebuchet MS"/>
          <w:sz w:val="12"/>
        </w:rPr>
        <w:t>625</w:t>
      </w:r>
      <w:r>
        <w:rPr>
          <w:rFonts w:ascii="Trebuchet MS"/>
          <w:sz w:val="12"/>
        </w:rPr>
        <w:tab/>
      </w:r>
      <w:r>
        <w:rPr>
          <w:spacing w:val="-1"/>
        </w:rPr>
        <w:t>Retrieved</w:t>
      </w:r>
      <w:r>
        <w:rPr>
          <w:spacing w:val="-6"/>
        </w:rPr>
        <w:t xml:space="preserve"> </w:t>
      </w:r>
      <w:r>
        <w:rPr>
          <w:spacing w:val="-1"/>
        </w:rPr>
        <w:t>from</w:t>
      </w:r>
      <w:r>
        <w:rPr>
          <w:spacing w:val="-6"/>
        </w:rPr>
        <w:t xml:space="preserve"> </w:t>
      </w:r>
      <w:hyperlink r:id="rId63">
        <w:r>
          <w:rPr>
            <w:spacing w:val="-1"/>
          </w:rPr>
          <w:t>https://CRAN.R-project.org/package=deldir</w:t>
        </w:r>
      </w:hyperlink>
    </w:p>
    <w:p w14:paraId="6016536D" w14:textId="77777777" w:rsidR="00C544BC" w:rsidRDefault="00C544BC">
      <w:pPr>
        <w:pStyle w:val="BodyText"/>
        <w:spacing w:before="3"/>
        <w:ind w:left="0"/>
        <w:rPr>
          <w:sz w:val="23"/>
        </w:rPr>
      </w:pPr>
    </w:p>
    <w:p w14:paraId="538B7468" w14:textId="77777777" w:rsidR="00C544BC" w:rsidRDefault="00BD4BDE">
      <w:pPr>
        <w:pStyle w:val="BodyText"/>
        <w:tabs>
          <w:tab w:val="left" w:pos="819"/>
        </w:tabs>
        <w:spacing w:before="0"/>
      </w:pPr>
      <w:r>
        <w:rPr>
          <w:rFonts w:ascii="Trebuchet MS"/>
          <w:sz w:val="12"/>
        </w:rPr>
        <w:t>626</w:t>
      </w:r>
      <w:r>
        <w:rPr>
          <w:rFonts w:ascii="Trebuchet MS"/>
          <w:sz w:val="12"/>
        </w:rPr>
        <w:tab/>
      </w:r>
      <w:r>
        <w:t>Tyack,</w:t>
      </w:r>
      <w:r>
        <w:rPr>
          <w:spacing w:val="19"/>
        </w:rPr>
        <w:t xml:space="preserve"> </w:t>
      </w:r>
      <w:r>
        <w:t>P.</w:t>
      </w:r>
      <w:r>
        <w:rPr>
          <w:spacing w:val="19"/>
        </w:rPr>
        <w:t xml:space="preserve"> </w:t>
      </w:r>
      <w:r>
        <w:t>L.,</w:t>
      </w:r>
      <w:r>
        <w:rPr>
          <w:spacing w:val="19"/>
        </w:rPr>
        <w:t xml:space="preserve"> </w:t>
      </w:r>
      <w:r>
        <w:t>Johnson,</w:t>
      </w:r>
      <w:r>
        <w:rPr>
          <w:spacing w:val="20"/>
        </w:rPr>
        <w:t xml:space="preserve"> </w:t>
      </w:r>
      <w:r>
        <w:t>M.,</w:t>
      </w:r>
      <w:r>
        <w:rPr>
          <w:spacing w:val="20"/>
        </w:rPr>
        <w:t xml:space="preserve"> </w:t>
      </w:r>
      <w:r>
        <w:t>Soto,</w:t>
      </w:r>
      <w:r>
        <w:rPr>
          <w:spacing w:val="20"/>
        </w:rPr>
        <w:t xml:space="preserve"> </w:t>
      </w:r>
      <w:r>
        <w:t>N.</w:t>
      </w:r>
      <w:r>
        <w:rPr>
          <w:spacing w:val="20"/>
        </w:rPr>
        <w:t xml:space="preserve"> </w:t>
      </w:r>
      <w:r>
        <w:t>A.,</w:t>
      </w:r>
      <w:r>
        <w:rPr>
          <w:spacing w:val="20"/>
        </w:rPr>
        <w:t xml:space="preserve"> </w:t>
      </w:r>
      <w:proofErr w:type="spellStart"/>
      <w:r>
        <w:t>Sturlese</w:t>
      </w:r>
      <w:proofErr w:type="spellEnd"/>
      <w:r>
        <w:t>,</w:t>
      </w:r>
      <w:r>
        <w:rPr>
          <w:spacing w:val="20"/>
        </w:rPr>
        <w:t xml:space="preserve"> </w:t>
      </w:r>
      <w:r>
        <w:t>A.,</w:t>
      </w:r>
      <w:r>
        <w:rPr>
          <w:spacing w:val="21"/>
        </w:rPr>
        <w:t xml:space="preserve"> </w:t>
      </w:r>
      <w:r>
        <w:t>&amp;</w:t>
      </w:r>
      <w:r>
        <w:rPr>
          <w:spacing w:val="19"/>
        </w:rPr>
        <w:t xml:space="preserve"> </w:t>
      </w:r>
      <w:r>
        <w:t>Madsen,</w:t>
      </w:r>
      <w:r>
        <w:rPr>
          <w:spacing w:val="20"/>
        </w:rPr>
        <w:t xml:space="preserve"> </w:t>
      </w:r>
      <w:r>
        <w:t>P.</w:t>
      </w:r>
      <w:r>
        <w:rPr>
          <w:spacing w:val="19"/>
        </w:rPr>
        <w:t xml:space="preserve"> </w:t>
      </w:r>
      <w:r>
        <w:t>T.</w:t>
      </w:r>
      <w:r>
        <w:rPr>
          <w:spacing w:val="20"/>
        </w:rPr>
        <w:t xml:space="preserve"> </w:t>
      </w:r>
      <w:r>
        <w:t>(2006).</w:t>
      </w:r>
      <w:r>
        <w:rPr>
          <w:spacing w:val="47"/>
        </w:rPr>
        <w:t xml:space="preserve"> </w:t>
      </w:r>
      <w:r>
        <w:t>Extreme</w:t>
      </w:r>
    </w:p>
    <w:p w14:paraId="27FDA4A1" w14:textId="77777777" w:rsidR="00C544BC" w:rsidRDefault="00BD4BDE">
      <w:pPr>
        <w:tabs>
          <w:tab w:val="left" w:pos="1179"/>
        </w:tabs>
        <w:spacing w:before="154"/>
        <w:ind w:left="150"/>
        <w:rPr>
          <w:sz w:val="24"/>
        </w:rPr>
      </w:pPr>
      <w:r>
        <w:rPr>
          <w:rFonts w:ascii="Trebuchet MS" w:hAnsi="Trebuchet MS"/>
          <w:sz w:val="12"/>
        </w:rPr>
        <w:t>627</w:t>
      </w:r>
      <w:r>
        <w:rPr>
          <w:rFonts w:ascii="Trebuchet MS" w:hAnsi="Trebuchet MS"/>
          <w:sz w:val="12"/>
        </w:rPr>
        <w:tab/>
      </w:r>
      <w:r>
        <w:rPr>
          <w:w w:val="95"/>
          <w:sz w:val="24"/>
        </w:rPr>
        <w:t>diving</w:t>
      </w:r>
      <w:r>
        <w:rPr>
          <w:spacing w:val="40"/>
          <w:w w:val="95"/>
          <w:sz w:val="24"/>
        </w:rPr>
        <w:t xml:space="preserve"> </w:t>
      </w:r>
      <w:r>
        <w:rPr>
          <w:w w:val="95"/>
          <w:sz w:val="24"/>
        </w:rPr>
        <w:t>of</w:t>
      </w:r>
      <w:r>
        <w:rPr>
          <w:spacing w:val="40"/>
          <w:w w:val="95"/>
          <w:sz w:val="24"/>
        </w:rPr>
        <w:t xml:space="preserve"> </w:t>
      </w:r>
      <w:r>
        <w:rPr>
          <w:w w:val="95"/>
          <w:sz w:val="24"/>
        </w:rPr>
        <w:t>beaked</w:t>
      </w:r>
      <w:r>
        <w:rPr>
          <w:spacing w:val="41"/>
          <w:w w:val="95"/>
          <w:sz w:val="24"/>
        </w:rPr>
        <w:t xml:space="preserve"> </w:t>
      </w:r>
      <w:r>
        <w:rPr>
          <w:w w:val="95"/>
          <w:sz w:val="24"/>
        </w:rPr>
        <w:t>whales.</w:t>
      </w:r>
      <w:r>
        <w:rPr>
          <w:spacing w:val="69"/>
          <w:sz w:val="24"/>
        </w:rPr>
        <w:t xml:space="preserve"> </w:t>
      </w:r>
      <w:r>
        <w:rPr>
          <w:i/>
          <w:w w:val="95"/>
          <w:sz w:val="24"/>
        </w:rPr>
        <w:t>Journal</w:t>
      </w:r>
      <w:r>
        <w:rPr>
          <w:i/>
          <w:spacing w:val="47"/>
          <w:w w:val="95"/>
          <w:sz w:val="24"/>
        </w:rPr>
        <w:t xml:space="preserve"> </w:t>
      </w:r>
      <w:r>
        <w:rPr>
          <w:i/>
          <w:w w:val="95"/>
          <w:sz w:val="24"/>
        </w:rPr>
        <w:t>of</w:t>
      </w:r>
      <w:r>
        <w:rPr>
          <w:i/>
          <w:spacing w:val="47"/>
          <w:w w:val="95"/>
          <w:sz w:val="24"/>
        </w:rPr>
        <w:t xml:space="preserve"> </w:t>
      </w:r>
      <w:r>
        <w:rPr>
          <w:i/>
          <w:w w:val="95"/>
          <w:sz w:val="24"/>
        </w:rPr>
        <w:t>Experimental</w:t>
      </w:r>
      <w:r>
        <w:rPr>
          <w:i/>
          <w:spacing w:val="46"/>
          <w:w w:val="95"/>
          <w:sz w:val="24"/>
        </w:rPr>
        <w:t xml:space="preserve"> </w:t>
      </w:r>
      <w:r>
        <w:rPr>
          <w:i/>
          <w:w w:val="95"/>
          <w:sz w:val="24"/>
        </w:rPr>
        <w:t>Biology</w:t>
      </w:r>
      <w:r>
        <w:rPr>
          <w:w w:val="95"/>
          <w:sz w:val="24"/>
        </w:rPr>
        <w:t>,</w:t>
      </w:r>
      <w:r>
        <w:rPr>
          <w:spacing w:val="41"/>
          <w:w w:val="95"/>
          <w:sz w:val="24"/>
        </w:rPr>
        <w:t xml:space="preserve"> </w:t>
      </w:r>
      <w:r>
        <w:rPr>
          <w:i/>
          <w:w w:val="95"/>
          <w:sz w:val="24"/>
        </w:rPr>
        <w:t>209</w:t>
      </w:r>
      <w:r>
        <w:rPr>
          <w:i/>
          <w:spacing w:val="-17"/>
          <w:w w:val="95"/>
          <w:sz w:val="24"/>
        </w:rPr>
        <w:t xml:space="preserve"> </w:t>
      </w:r>
      <w:r>
        <w:rPr>
          <w:w w:val="95"/>
          <w:sz w:val="24"/>
        </w:rPr>
        <w:t>(21),</w:t>
      </w:r>
      <w:r>
        <w:rPr>
          <w:spacing w:val="40"/>
          <w:w w:val="95"/>
          <w:sz w:val="24"/>
        </w:rPr>
        <w:t xml:space="preserve"> </w:t>
      </w:r>
      <w:r>
        <w:rPr>
          <w:w w:val="95"/>
          <w:sz w:val="24"/>
        </w:rPr>
        <w:t>4238–4253.</w:t>
      </w:r>
      <w:r>
        <w:rPr>
          <w:spacing w:val="70"/>
          <w:sz w:val="24"/>
        </w:rPr>
        <w:t xml:space="preserve"> </w:t>
      </w:r>
      <w:hyperlink r:id="rId64">
        <w:r>
          <w:rPr>
            <w:w w:val="95"/>
            <w:sz w:val="24"/>
          </w:rPr>
          <w:t>https:</w:t>
        </w:r>
      </w:hyperlink>
    </w:p>
    <w:p w14:paraId="48A18F14" w14:textId="77777777" w:rsidR="00C544BC" w:rsidRDefault="00BD4BDE">
      <w:pPr>
        <w:pStyle w:val="BodyText"/>
        <w:tabs>
          <w:tab w:val="left" w:pos="1155"/>
        </w:tabs>
        <w:spacing w:before="155"/>
      </w:pPr>
      <w:r>
        <w:rPr>
          <w:rFonts w:ascii="Trebuchet MS"/>
          <w:sz w:val="12"/>
        </w:rPr>
        <w:t>628</w:t>
      </w:r>
      <w:r>
        <w:rPr>
          <w:rFonts w:ascii="Trebuchet MS"/>
          <w:sz w:val="12"/>
        </w:rPr>
        <w:tab/>
      </w:r>
      <w:hyperlink r:id="rId65">
        <w:r>
          <w:t>//doi.org/10.1242/jeb.02505</w:t>
        </w:r>
      </w:hyperlink>
    </w:p>
    <w:p w14:paraId="78FABCE4" w14:textId="77777777" w:rsidR="00C544BC" w:rsidRDefault="00C544BC">
      <w:pPr>
        <w:sectPr w:rsidR="00C544BC">
          <w:pgSz w:w="12240" w:h="15840"/>
          <w:pgMar w:top="1320" w:right="1280" w:bottom="1100" w:left="900" w:header="0" w:footer="832" w:gutter="0"/>
          <w:cols w:space="720"/>
        </w:sectPr>
      </w:pPr>
    </w:p>
    <w:p w14:paraId="462D73BC" w14:textId="77777777" w:rsidR="00C544BC" w:rsidRDefault="00BD4BDE">
      <w:pPr>
        <w:tabs>
          <w:tab w:val="left" w:pos="819"/>
          <w:tab w:val="left" w:pos="1166"/>
        </w:tabs>
        <w:spacing w:before="107" w:line="355" w:lineRule="auto"/>
        <w:ind w:left="150" w:right="156"/>
        <w:jc w:val="both"/>
        <w:rPr>
          <w:sz w:val="24"/>
        </w:rPr>
      </w:pPr>
      <w:r>
        <w:rPr>
          <w:rFonts w:ascii="Trebuchet MS" w:hAnsi="Trebuchet MS"/>
          <w:sz w:val="12"/>
        </w:rPr>
        <w:lastRenderedPageBreak/>
        <w:t>629</w:t>
      </w:r>
      <w:r>
        <w:rPr>
          <w:rFonts w:ascii="Trebuchet MS" w:hAnsi="Trebuchet MS"/>
          <w:sz w:val="12"/>
        </w:rPr>
        <w:tab/>
      </w:r>
      <w:r>
        <w:rPr>
          <w:w w:val="95"/>
          <w:sz w:val="24"/>
        </w:rPr>
        <w:t>Tyack, P. L., &amp; Thomas, L. (2019). Using dose–response functions to improve calculations</w:t>
      </w:r>
      <w:r>
        <w:rPr>
          <w:spacing w:val="1"/>
          <w:w w:val="95"/>
          <w:sz w:val="24"/>
        </w:rPr>
        <w:t xml:space="preserve"> </w:t>
      </w:r>
      <w:r>
        <w:rPr>
          <w:rFonts w:ascii="Trebuchet MS" w:hAnsi="Trebuchet MS"/>
          <w:sz w:val="12"/>
        </w:rPr>
        <w:t>630</w:t>
      </w:r>
      <w:r>
        <w:rPr>
          <w:rFonts w:ascii="Trebuchet MS" w:hAnsi="Trebuchet MS"/>
          <w:sz w:val="12"/>
        </w:rPr>
        <w:tab/>
      </w:r>
      <w:r>
        <w:rPr>
          <w:rFonts w:ascii="Trebuchet MS" w:hAnsi="Trebuchet MS"/>
          <w:sz w:val="12"/>
        </w:rPr>
        <w:tab/>
      </w:r>
      <w:r>
        <w:rPr>
          <w:sz w:val="24"/>
        </w:rPr>
        <w:t>of the impact of anthropogenic noise.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Aquatic Conservation:</w:t>
      </w:r>
      <w:r>
        <w:rPr>
          <w:i/>
          <w:spacing w:val="60"/>
          <w:sz w:val="24"/>
        </w:rPr>
        <w:t xml:space="preserve"> </w:t>
      </w:r>
      <w:r>
        <w:rPr>
          <w:i/>
          <w:sz w:val="24"/>
        </w:rPr>
        <w:t>Marine and Freshwater</w:t>
      </w:r>
      <w:r>
        <w:rPr>
          <w:i/>
          <w:spacing w:val="1"/>
          <w:sz w:val="24"/>
        </w:rPr>
        <w:t xml:space="preserve"> </w:t>
      </w:r>
      <w:r>
        <w:rPr>
          <w:rFonts w:ascii="Trebuchet MS" w:hAnsi="Trebuchet MS"/>
          <w:sz w:val="12"/>
        </w:rPr>
        <w:t>631</w:t>
      </w:r>
      <w:r>
        <w:rPr>
          <w:rFonts w:ascii="Trebuchet MS" w:hAnsi="Trebuchet MS"/>
          <w:sz w:val="12"/>
        </w:rPr>
        <w:tab/>
      </w:r>
      <w:r>
        <w:rPr>
          <w:rFonts w:ascii="Trebuchet MS" w:hAnsi="Trebuchet MS"/>
          <w:sz w:val="12"/>
        </w:rPr>
        <w:tab/>
      </w:r>
      <w:r>
        <w:rPr>
          <w:i/>
          <w:sz w:val="24"/>
        </w:rPr>
        <w:t>Ecosystems</w:t>
      </w:r>
      <w:r>
        <w:rPr>
          <w:sz w:val="24"/>
        </w:rPr>
        <w:t>,</w:t>
      </w:r>
      <w:r>
        <w:rPr>
          <w:spacing w:val="20"/>
          <w:sz w:val="24"/>
        </w:rPr>
        <w:t xml:space="preserve"> </w:t>
      </w:r>
      <w:r>
        <w:rPr>
          <w:i/>
          <w:sz w:val="24"/>
        </w:rPr>
        <w:t>29</w:t>
      </w:r>
      <w:r>
        <w:rPr>
          <w:i/>
          <w:spacing w:val="-28"/>
          <w:sz w:val="24"/>
        </w:rPr>
        <w:t xml:space="preserve"> </w:t>
      </w:r>
      <w:r>
        <w:rPr>
          <w:sz w:val="24"/>
        </w:rPr>
        <w:t>(S1),</w:t>
      </w:r>
      <w:r>
        <w:rPr>
          <w:spacing w:val="20"/>
          <w:sz w:val="24"/>
        </w:rPr>
        <w:t xml:space="preserve"> </w:t>
      </w:r>
      <w:r>
        <w:rPr>
          <w:sz w:val="24"/>
        </w:rPr>
        <w:t>242–253.</w:t>
      </w:r>
      <w:r>
        <w:rPr>
          <w:spacing w:val="45"/>
          <w:sz w:val="24"/>
        </w:rPr>
        <w:t xml:space="preserve"> </w:t>
      </w:r>
      <w:hyperlink r:id="rId66">
        <w:r>
          <w:rPr>
            <w:sz w:val="24"/>
          </w:rPr>
          <w:t>https://doi.org/10.1002/aqc.3149</w:t>
        </w:r>
      </w:hyperlink>
    </w:p>
    <w:p w14:paraId="58BDC558" w14:textId="77777777" w:rsidR="00C544BC" w:rsidRDefault="00BD4BDE">
      <w:pPr>
        <w:pStyle w:val="BodyText"/>
        <w:tabs>
          <w:tab w:val="left" w:pos="819"/>
          <w:tab w:val="left" w:pos="1167"/>
        </w:tabs>
        <w:spacing w:before="156" w:line="355" w:lineRule="auto"/>
        <w:ind w:right="111"/>
        <w:jc w:val="both"/>
      </w:pPr>
      <w:r>
        <w:rPr>
          <w:rFonts w:ascii="Trebuchet MS" w:hAnsi="Trebuchet MS"/>
          <w:sz w:val="12"/>
        </w:rPr>
        <w:t>632</w:t>
      </w:r>
      <w:r>
        <w:rPr>
          <w:rFonts w:ascii="Trebuchet MS" w:hAnsi="Trebuchet MS"/>
          <w:sz w:val="12"/>
        </w:rPr>
        <w:tab/>
      </w:r>
      <w:r>
        <w:t xml:space="preserve">Tyack, P. L., Zimmer, W. M. X., Moretti, D., </w:t>
      </w:r>
      <w:proofErr w:type="spellStart"/>
      <w:r>
        <w:t>Southall</w:t>
      </w:r>
      <w:proofErr w:type="spellEnd"/>
      <w:r>
        <w:t>, B. L., Claridge, D. E., Durban, J.</w:t>
      </w:r>
      <w:r>
        <w:rPr>
          <w:spacing w:val="1"/>
        </w:rPr>
        <w:t xml:space="preserve"> </w:t>
      </w:r>
      <w:r>
        <w:rPr>
          <w:rFonts w:ascii="Trebuchet MS" w:hAnsi="Trebuchet MS"/>
          <w:sz w:val="12"/>
        </w:rPr>
        <w:t>633</w:t>
      </w:r>
      <w:r>
        <w:rPr>
          <w:rFonts w:ascii="Trebuchet MS" w:hAnsi="Trebuchet MS"/>
          <w:sz w:val="12"/>
        </w:rPr>
        <w:tab/>
      </w:r>
      <w:r>
        <w:rPr>
          <w:rFonts w:ascii="Trebuchet MS" w:hAnsi="Trebuchet MS"/>
          <w:sz w:val="12"/>
        </w:rPr>
        <w:tab/>
      </w:r>
      <w:r>
        <w:t>W.,</w:t>
      </w:r>
      <w:r>
        <w:rPr>
          <w:spacing w:val="-5"/>
        </w:rPr>
        <w:t xml:space="preserve"> </w:t>
      </w:r>
      <w:r>
        <w:t>Clark,</w:t>
      </w:r>
      <w:r>
        <w:rPr>
          <w:spacing w:val="-5"/>
        </w:rPr>
        <w:t xml:space="preserve"> </w:t>
      </w:r>
      <w:r>
        <w:t>C.</w:t>
      </w:r>
      <w:r>
        <w:rPr>
          <w:spacing w:val="-4"/>
        </w:rPr>
        <w:t xml:space="preserve"> </w:t>
      </w:r>
      <w:r>
        <w:t>W.,</w:t>
      </w:r>
      <w:r>
        <w:rPr>
          <w:spacing w:val="-5"/>
        </w:rPr>
        <w:t xml:space="preserve"> </w:t>
      </w:r>
      <w:r>
        <w:t>D’Amico,</w:t>
      </w:r>
      <w:r>
        <w:rPr>
          <w:spacing w:val="-5"/>
        </w:rPr>
        <w:t xml:space="preserve"> </w:t>
      </w:r>
      <w:r>
        <w:t>A.,</w:t>
      </w:r>
      <w:r>
        <w:rPr>
          <w:spacing w:val="-4"/>
        </w:rPr>
        <w:t xml:space="preserve"> </w:t>
      </w:r>
      <w:r>
        <w:t>DiMarzio,</w:t>
      </w:r>
      <w:r>
        <w:rPr>
          <w:spacing w:val="-5"/>
        </w:rPr>
        <w:t xml:space="preserve"> </w:t>
      </w:r>
      <w:r>
        <w:t>N.,</w:t>
      </w:r>
      <w:r>
        <w:rPr>
          <w:spacing w:val="-5"/>
        </w:rPr>
        <w:t xml:space="preserve"> </w:t>
      </w:r>
      <w:r>
        <w:t>Jarvis,</w:t>
      </w:r>
      <w:r>
        <w:rPr>
          <w:spacing w:val="-4"/>
        </w:rPr>
        <w:t xml:space="preserve"> </w:t>
      </w:r>
      <w:r>
        <w:t>S.,</w:t>
      </w:r>
      <w:r>
        <w:rPr>
          <w:spacing w:val="-5"/>
        </w:rPr>
        <w:t xml:space="preserve"> </w:t>
      </w:r>
      <w:r>
        <w:t>McCarthy,</w:t>
      </w:r>
      <w:r>
        <w:rPr>
          <w:spacing w:val="-5"/>
        </w:rPr>
        <w:t xml:space="preserve"> </w:t>
      </w:r>
      <w:r>
        <w:t>E.,</w:t>
      </w:r>
      <w:r>
        <w:rPr>
          <w:spacing w:val="-4"/>
        </w:rPr>
        <w:t xml:space="preserve"> </w:t>
      </w:r>
      <w:r>
        <w:t>Morrissey,</w:t>
      </w:r>
      <w:r>
        <w:rPr>
          <w:spacing w:val="-5"/>
        </w:rPr>
        <w:t xml:space="preserve"> </w:t>
      </w:r>
      <w:r>
        <w:t>R.,</w:t>
      </w:r>
      <w:r>
        <w:rPr>
          <w:spacing w:val="-58"/>
        </w:rPr>
        <w:t xml:space="preserve"> </w:t>
      </w:r>
      <w:r>
        <w:rPr>
          <w:rFonts w:ascii="Trebuchet MS" w:hAnsi="Trebuchet MS"/>
          <w:sz w:val="12"/>
        </w:rPr>
        <w:t>634</w:t>
      </w:r>
      <w:r>
        <w:rPr>
          <w:rFonts w:ascii="Trebuchet MS" w:hAnsi="Trebuchet MS"/>
          <w:sz w:val="12"/>
        </w:rPr>
        <w:tab/>
      </w:r>
      <w:r>
        <w:rPr>
          <w:rFonts w:ascii="Trebuchet MS" w:hAnsi="Trebuchet MS"/>
          <w:sz w:val="12"/>
        </w:rPr>
        <w:tab/>
      </w:r>
      <w:r>
        <w:t>Ward,</w:t>
      </w:r>
      <w:r>
        <w:rPr>
          <w:spacing w:val="-7"/>
        </w:rPr>
        <w:t xml:space="preserve"> </w:t>
      </w:r>
      <w:r>
        <w:t>J.,</w:t>
      </w:r>
      <w:r>
        <w:rPr>
          <w:spacing w:val="-6"/>
        </w:rPr>
        <w:t xml:space="preserve"> </w:t>
      </w:r>
      <w:r>
        <w:t>&amp;</w:t>
      </w:r>
      <w:r>
        <w:rPr>
          <w:spacing w:val="-6"/>
        </w:rPr>
        <w:t xml:space="preserve"> </w:t>
      </w:r>
      <w:r>
        <w:t>Boyd,</w:t>
      </w:r>
      <w:r>
        <w:rPr>
          <w:spacing w:val="-6"/>
        </w:rPr>
        <w:t xml:space="preserve"> </w:t>
      </w:r>
      <w:r>
        <w:t>I.</w:t>
      </w:r>
      <w:r>
        <w:rPr>
          <w:spacing w:val="-6"/>
        </w:rPr>
        <w:t xml:space="preserve"> </w:t>
      </w:r>
      <w:r>
        <w:t>L.</w:t>
      </w:r>
      <w:r>
        <w:rPr>
          <w:spacing w:val="-6"/>
        </w:rPr>
        <w:t xml:space="preserve"> </w:t>
      </w:r>
      <w:r>
        <w:t>(2011).</w:t>
      </w:r>
      <w:r>
        <w:rPr>
          <w:spacing w:val="12"/>
        </w:rPr>
        <w:t xml:space="preserve"> </w:t>
      </w:r>
      <w:r>
        <w:t>Beaked</w:t>
      </w:r>
      <w:r>
        <w:rPr>
          <w:spacing w:val="-5"/>
        </w:rPr>
        <w:t xml:space="preserve"> </w:t>
      </w:r>
      <w:r>
        <w:t>whales</w:t>
      </w:r>
      <w:r>
        <w:rPr>
          <w:spacing w:val="-6"/>
        </w:rPr>
        <w:t xml:space="preserve"> </w:t>
      </w:r>
      <w:r>
        <w:t>respond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simulated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actual</w:t>
      </w:r>
      <w:r>
        <w:rPr>
          <w:spacing w:val="-6"/>
        </w:rPr>
        <w:t xml:space="preserve"> </w:t>
      </w:r>
      <w:r>
        <w:t>navy</w:t>
      </w:r>
      <w:r>
        <w:rPr>
          <w:spacing w:val="-58"/>
        </w:rPr>
        <w:t xml:space="preserve"> </w:t>
      </w:r>
      <w:r>
        <w:rPr>
          <w:rFonts w:ascii="Trebuchet MS" w:hAnsi="Trebuchet MS"/>
          <w:sz w:val="12"/>
        </w:rPr>
        <w:t>635</w:t>
      </w:r>
      <w:r>
        <w:rPr>
          <w:rFonts w:ascii="Trebuchet MS" w:hAnsi="Trebuchet MS"/>
          <w:sz w:val="12"/>
        </w:rPr>
        <w:tab/>
      </w:r>
      <w:r>
        <w:rPr>
          <w:rFonts w:ascii="Trebuchet MS" w:hAnsi="Trebuchet MS"/>
          <w:sz w:val="12"/>
        </w:rPr>
        <w:tab/>
      </w:r>
      <w:r>
        <w:rPr>
          <w:w w:val="95"/>
        </w:rPr>
        <w:t>sonar.</w:t>
      </w:r>
      <w:r>
        <w:rPr>
          <w:spacing w:val="19"/>
          <w:w w:val="95"/>
        </w:rPr>
        <w:t xml:space="preserve"> </w:t>
      </w:r>
      <w:proofErr w:type="spellStart"/>
      <w:r>
        <w:rPr>
          <w:i/>
          <w:w w:val="95"/>
        </w:rPr>
        <w:t>PLoS</w:t>
      </w:r>
      <w:proofErr w:type="spellEnd"/>
      <w:r>
        <w:rPr>
          <w:i/>
          <w:spacing w:val="49"/>
          <w:w w:val="95"/>
        </w:rPr>
        <w:t xml:space="preserve"> </w:t>
      </w:r>
      <w:r>
        <w:rPr>
          <w:i/>
          <w:w w:val="95"/>
        </w:rPr>
        <w:t>ONE</w:t>
      </w:r>
      <w:r>
        <w:rPr>
          <w:w w:val="95"/>
        </w:rPr>
        <w:t>,</w:t>
      </w:r>
      <w:r>
        <w:rPr>
          <w:spacing w:val="42"/>
          <w:w w:val="95"/>
        </w:rPr>
        <w:t xml:space="preserve"> </w:t>
      </w:r>
      <w:r>
        <w:rPr>
          <w:i/>
          <w:w w:val="95"/>
        </w:rPr>
        <w:t>6</w:t>
      </w:r>
      <w:r>
        <w:rPr>
          <w:i/>
          <w:spacing w:val="-16"/>
          <w:w w:val="95"/>
        </w:rPr>
        <w:t xml:space="preserve"> </w:t>
      </w:r>
      <w:r>
        <w:rPr>
          <w:w w:val="95"/>
        </w:rPr>
        <w:t>(3),</w:t>
      </w:r>
      <w:r>
        <w:rPr>
          <w:spacing w:val="41"/>
          <w:w w:val="95"/>
        </w:rPr>
        <w:t xml:space="preserve"> </w:t>
      </w:r>
      <w:r>
        <w:rPr>
          <w:w w:val="95"/>
        </w:rPr>
        <w:t>e17009.</w:t>
      </w:r>
      <w:r>
        <w:rPr>
          <w:spacing w:val="19"/>
          <w:w w:val="95"/>
        </w:rPr>
        <w:t xml:space="preserve"> </w:t>
      </w:r>
      <w:hyperlink r:id="rId67">
        <w:r>
          <w:rPr>
            <w:w w:val="95"/>
          </w:rPr>
          <w:t>https://doi.org/10.1371/journal.pone.0017009</w:t>
        </w:r>
      </w:hyperlink>
    </w:p>
    <w:p w14:paraId="034896D7" w14:textId="77777777" w:rsidR="00C544BC" w:rsidRDefault="00BD4BDE">
      <w:pPr>
        <w:tabs>
          <w:tab w:val="left" w:pos="827"/>
          <w:tab w:val="left" w:pos="1159"/>
        </w:tabs>
        <w:spacing w:before="155" w:line="355" w:lineRule="auto"/>
        <w:ind w:left="150" w:right="124"/>
        <w:jc w:val="both"/>
        <w:rPr>
          <w:sz w:val="24"/>
        </w:rPr>
      </w:pPr>
      <w:r>
        <w:rPr>
          <w:rFonts w:ascii="Trebuchet MS"/>
          <w:sz w:val="12"/>
        </w:rPr>
        <w:t>636</w:t>
      </w:r>
      <w:r>
        <w:rPr>
          <w:rFonts w:ascii="Trebuchet MS"/>
          <w:sz w:val="12"/>
        </w:rPr>
        <w:tab/>
      </w:r>
      <w:r>
        <w:rPr>
          <w:sz w:val="24"/>
        </w:rPr>
        <w:t>U.S. Department of the Navy.</w:t>
      </w:r>
      <w:r>
        <w:rPr>
          <w:spacing w:val="1"/>
          <w:sz w:val="24"/>
        </w:rPr>
        <w:t xml:space="preserve"> </w:t>
      </w:r>
      <w:r>
        <w:rPr>
          <w:sz w:val="24"/>
        </w:rPr>
        <w:t>(2017).</w:t>
      </w:r>
      <w:r>
        <w:rPr>
          <w:spacing w:val="60"/>
          <w:sz w:val="24"/>
        </w:rPr>
        <w:t xml:space="preserve"> </w:t>
      </w:r>
      <w:r>
        <w:rPr>
          <w:i/>
          <w:sz w:val="24"/>
        </w:rPr>
        <w:t>Criteria and thresholds for U.S. Navy acoustic and</w:t>
      </w:r>
      <w:r>
        <w:rPr>
          <w:i/>
          <w:spacing w:val="1"/>
          <w:sz w:val="24"/>
        </w:rPr>
        <w:t xml:space="preserve"> </w:t>
      </w:r>
      <w:r>
        <w:rPr>
          <w:rFonts w:ascii="Trebuchet MS"/>
          <w:sz w:val="12"/>
        </w:rPr>
        <w:t>637</w:t>
      </w:r>
      <w:r>
        <w:rPr>
          <w:rFonts w:ascii="Trebuchet MS"/>
          <w:sz w:val="12"/>
        </w:rPr>
        <w:tab/>
      </w:r>
      <w:r>
        <w:rPr>
          <w:rFonts w:ascii="Trebuchet MS"/>
          <w:sz w:val="12"/>
        </w:rPr>
        <w:tab/>
      </w:r>
      <w:r>
        <w:rPr>
          <w:i/>
          <w:sz w:val="24"/>
        </w:rPr>
        <w:t>explosive effects analysis (phase III)</w:t>
      </w:r>
      <w:r>
        <w:rPr>
          <w:sz w:val="24"/>
        </w:rPr>
        <w:t xml:space="preserve">. Retrieved from </w:t>
      </w:r>
      <w:hyperlink r:id="rId68">
        <w:r>
          <w:rPr>
            <w:sz w:val="24"/>
          </w:rPr>
          <w:t>https://www.goaeis.com/portals/</w:t>
        </w:r>
      </w:hyperlink>
      <w:r>
        <w:rPr>
          <w:spacing w:val="1"/>
          <w:sz w:val="24"/>
        </w:rPr>
        <w:t xml:space="preserve"> </w:t>
      </w:r>
      <w:r>
        <w:rPr>
          <w:rFonts w:ascii="Trebuchet MS"/>
          <w:sz w:val="12"/>
        </w:rPr>
        <w:t>638</w:t>
      </w:r>
      <w:r>
        <w:rPr>
          <w:rFonts w:ascii="Trebuchet MS"/>
          <w:sz w:val="12"/>
        </w:rPr>
        <w:tab/>
      </w:r>
      <w:r>
        <w:rPr>
          <w:rFonts w:ascii="Trebuchet MS"/>
          <w:sz w:val="12"/>
        </w:rPr>
        <w:tab/>
      </w:r>
      <w:hyperlink r:id="rId69">
        <w:r>
          <w:rPr>
            <w:sz w:val="24"/>
          </w:rPr>
          <w:t>goaeis/files/eis/draft_seis_2020/supporting_technical/Criteria_and_Thresholds_</w:t>
        </w:r>
      </w:hyperlink>
    </w:p>
    <w:p w14:paraId="12CF6FBA" w14:textId="77777777" w:rsidR="00C544BC" w:rsidRDefault="00BD4BDE">
      <w:pPr>
        <w:pStyle w:val="BodyText"/>
        <w:tabs>
          <w:tab w:val="left" w:pos="1179"/>
        </w:tabs>
        <w:spacing w:before="0" w:line="321" w:lineRule="exact"/>
        <w:jc w:val="both"/>
      </w:pPr>
      <w:r>
        <w:rPr>
          <w:rFonts w:ascii="Trebuchet MS"/>
          <w:sz w:val="12"/>
        </w:rPr>
        <w:t>639</w:t>
      </w:r>
      <w:r>
        <w:rPr>
          <w:rFonts w:ascii="Trebuchet MS"/>
          <w:sz w:val="12"/>
        </w:rPr>
        <w:tab/>
      </w:r>
      <w:hyperlink r:id="rId70">
        <w:r>
          <w:t>for_U.S._Navy_Acoustic_and_Explosive_Effects_Analysis_June2017.pdf</w:t>
        </w:r>
      </w:hyperlink>
    </w:p>
    <w:p w14:paraId="3AFE0033" w14:textId="77777777" w:rsidR="00C544BC" w:rsidRDefault="00C544BC">
      <w:pPr>
        <w:pStyle w:val="BodyText"/>
        <w:spacing w:before="4"/>
        <w:ind w:left="0"/>
        <w:rPr>
          <w:sz w:val="23"/>
        </w:rPr>
      </w:pPr>
    </w:p>
    <w:p w14:paraId="3D5A75E6" w14:textId="77777777" w:rsidR="00C544BC" w:rsidRDefault="00BD4BDE">
      <w:pPr>
        <w:tabs>
          <w:tab w:val="left" w:pos="827"/>
          <w:tab w:val="left" w:pos="1159"/>
        </w:tabs>
        <w:spacing w:line="355" w:lineRule="auto"/>
        <w:ind w:left="150" w:right="119"/>
        <w:jc w:val="both"/>
        <w:rPr>
          <w:sz w:val="24"/>
        </w:rPr>
      </w:pPr>
      <w:r>
        <w:rPr>
          <w:rFonts w:ascii="Trebuchet MS"/>
          <w:w w:val="105"/>
          <w:sz w:val="12"/>
        </w:rPr>
        <w:t>640</w:t>
      </w:r>
      <w:r>
        <w:rPr>
          <w:rFonts w:ascii="Trebuchet MS"/>
          <w:w w:val="105"/>
          <w:sz w:val="12"/>
        </w:rPr>
        <w:tab/>
      </w:r>
      <w:r>
        <w:rPr>
          <w:w w:val="105"/>
          <w:sz w:val="24"/>
        </w:rPr>
        <w:t xml:space="preserve">U.S. Department of the Navy. (2018). </w:t>
      </w:r>
      <w:r>
        <w:rPr>
          <w:i/>
          <w:w w:val="105"/>
          <w:sz w:val="24"/>
        </w:rPr>
        <w:t>Final environmental impact statement/overseas</w:t>
      </w:r>
      <w:r>
        <w:rPr>
          <w:i/>
          <w:spacing w:val="1"/>
          <w:w w:val="105"/>
          <w:sz w:val="24"/>
        </w:rPr>
        <w:t xml:space="preserve"> </w:t>
      </w:r>
      <w:r>
        <w:rPr>
          <w:rFonts w:ascii="Trebuchet MS"/>
          <w:w w:val="105"/>
          <w:sz w:val="12"/>
        </w:rPr>
        <w:t>641</w:t>
      </w:r>
      <w:r>
        <w:rPr>
          <w:rFonts w:ascii="Trebuchet MS"/>
          <w:w w:val="105"/>
          <w:sz w:val="12"/>
        </w:rPr>
        <w:tab/>
      </w:r>
      <w:r>
        <w:rPr>
          <w:rFonts w:ascii="Trebuchet MS"/>
          <w:w w:val="105"/>
          <w:sz w:val="12"/>
        </w:rPr>
        <w:tab/>
      </w:r>
      <w:r>
        <w:rPr>
          <w:i/>
          <w:w w:val="105"/>
          <w:sz w:val="24"/>
        </w:rPr>
        <w:t>environmental</w:t>
      </w:r>
      <w:r>
        <w:rPr>
          <w:i/>
          <w:spacing w:val="-6"/>
          <w:w w:val="105"/>
          <w:sz w:val="24"/>
        </w:rPr>
        <w:t xml:space="preserve"> </w:t>
      </w:r>
      <w:r>
        <w:rPr>
          <w:i/>
          <w:w w:val="105"/>
          <w:sz w:val="24"/>
        </w:rPr>
        <w:t>impact</w:t>
      </w:r>
      <w:r>
        <w:rPr>
          <w:i/>
          <w:spacing w:val="-6"/>
          <w:w w:val="105"/>
          <w:sz w:val="24"/>
        </w:rPr>
        <w:t xml:space="preserve"> </w:t>
      </w:r>
      <w:proofErr w:type="spellStart"/>
      <w:r>
        <w:rPr>
          <w:i/>
          <w:w w:val="105"/>
          <w:sz w:val="24"/>
        </w:rPr>
        <w:t>ttatement</w:t>
      </w:r>
      <w:proofErr w:type="spellEnd"/>
      <w:r>
        <w:rPr>
          <w:i/>
          <w:spacing w:val="-6"/>
          <w:w w:val="105"/>
          <w:sz w:val="24"/>
        </w:rPr>
        <w:t xml:space="preserve"> </w:t>
      </w:r>
      <w:r>
        <w:rPr>
          <w:i/>
          <w:w w:val="105"/>
          <w:sz w:val="24"/>
        </w:rPr>
        <w:t>Hawaii-Southern</w:t>
      </w:r>
      <w:r>
        <w:rPr>
          <w:i/>
          <w:spacing w:val="-6"/>
          <w:w w:val="105"/>
          <w:sz w:val="24"/>
        </w:rPr>
        <w:t xml:space="preserve"> </w:t>
      </w:r>
      <w:r>
        <w:rPr>
          <w:i/>
          <w:w w:val="105"/>
          <w:sz w:val="24"/>
        </w:rPr>
        <w:t>California</w:t>
      </w:r>
      <w:r>
        <w:rPr>
          <w:i/>
          <w:spacing w:val="-5"/>
          <w:w w:val="105"/>
          <w:sz w:val="24"/>
        </w:rPr>
        <w:t xml:space="preserve"> </w:t>
      </w:r>
      <w:r>
        <w:rPr>
          <w:i/>
          <w:w w:val="105"/>
          <w:sz w:val="24"/>
        </w:rPr>
        <w:t>training</w:t>
      </w:r>
      <w:r>
        <w:rPr>
          <w:i/>
          <w:spacing w:val="-6"/>
          <w:w w:val="105"/>
          <w:sz w:val="24"/>
        </w:rPr>
        <w:t xml:space="preserve"> </w:t>
      </w:r>
      <w:r>
        <w:rPr>
          <w:i/>
          <w:w w:val="105"/>
          <w:sz w:val="24"/>
        </w:rPr>
        <w:t>and</w:t>
      </w:r>
      <w:r>
        <w:rPr>
          <w:i/>
          <w:spacing w:val="-6"/>
          <w:w w:val="105"/>
          <w:sz w:val="24"/>
        </w:rPr>
        <w:t xml:space="preserve"> </w:t>
      </w:r>
      <w:r>
        <w:rPr>
          <w:i/>
          <w:w w:val="105"/>
          <w:sz w:val="24"/>
        </w:rPr>
        <w:t>testing</w:t>
      </w:r>
      <w:r>
        <w:rPr>
          <w:w w:val="105"/>
          <w:sz w:val="24"/>
        </w:rPr>
        <w:t>.</w:t>
      </w:r>
      <w:r>
        <w:rPr>
          <w:spacing w:val="8"/>
          <w:w w:val="105"/>
          <w:sz w:val="24"/>
        </w:rPr>
        <w:t xml:space="preserve"> </w:t>
      </w:r>
      <w:r>
        <w:rPr>
          <w:w w:val="105"/>
          <w:sz w:val="24"/>
        </w:rPr>
        <w:t>Re-</w:t>
      </w:r>
      <w:r>
        <w:rPr>
          <w:spacing w:val="-61"/>
          <w:w w:val="105"/>
          <w:sz w:val="24"/>
        </w:rPr>
        <w:t xml:space="preserve"> </w:t>
      </w:r>
      <w:r>
        <w:rPr>
          <w:rFonts w:ascii="Trebuchet MS"/>
          <w:w w:val="105"/>
          <w:sz w:val="12"/>
        </w:rPr>
        <w:t>642</w:t>
      </w:r>
      <w:r>
        <w:rPr>
          <w:rFonts w:ascii="Trebuchet MS"/>
          <w:w w:val="105"/>
          <w:sz w:val="12"/>
        </w:rPr>
        <w:tab/>
      </w:r>
      <w:r>
        <w:rPr>
          <w:rFonts w:ascii="Trebuchet MS"/>
          <w:w w:val="105"/>
          <w:sz w:val="12"/>
        </w:rPr>
        <w:tab/>
      </w:r>
      <w:proofErr w:type="spellStart"/>
      <w:r>
        <w:rPr>
          <w:sz w:val="24"/>
        </w:rPr>
        <w:t>trieved</w:t>
      </w:r>
      <w:proofErr w:type="spellEnd"/>
      <w:r>
        <w:rPr>
          <w:sz w:val="24"/>
        </w:rPr>
        <w:t xml:space="preserve"> from </w:t>
      </w:r>
      <w:hyperlink r:id="rId71">
        <w:r>
          <w:rPr>
            <w:sz w:val="24"/>
          </w:rPr>
          <w:t>https://www.hstteis.com/portals/hstteis/files/hstteis_p3/feis/section/</w:t>
        </w:r>
      </w:hyperlink>
      <w:r>
        <w:rPr>
          <w:spacing w:val="1"/>
          <w:sz w:val="24"/>
        </w:rPr>
        <w:t xml:space="preserve"> </w:t>
      </w:r>
      <w:r>
        <w:rPr>
          <w:rFonts w:ascii="Trebuchet MS"/>
          <w:w w:val="105"/>
          <w:sz w:val="12"/>
        </w:rPr>
        <w:t>643</w:t>
      </w:r>
      <w:r>
        <w:rPr>
          <w:rFonts w:ascii="Trebuchet MS"/>
          <w:w w:val="105"/>
          <w:sz w:val="12"/>
        </w:rPr>
        <w:tab/>
      </w:r>
      <w:r>
        <w:rPr>
          <w:rFonts w:ascii="Trebuchet MS"/>
          <w:w w:val="105"/>
          <w:sz w:val="12"/>
        </w:rPr>
        <w:tab/>
      </w:r>
      <w:hyperlink r:id="rId72">
        <w:r>
          <w:rPr>
            <w:w w:val="105"/>
            <w:sz w:val="24"/>
          </w:rPr>
          <w:t>HSTT_FEIS_3.07_Marine_Mammals_October_2018.pdf</w:t>
        </w:r>
      </w:hyperlink>
    </w:p>
    <w:p w14:paraId="5269DC6F" w14:textId="77777777" w:rsidR="00C544BC" w:rsidRDefault="00BD4BDE">
      <w:pPr>
        <w:tabs>
          <w:tab w:val="left" w:pos="827"/>
        </w:tabs>
        <w:spacing w:before="155"/>
        <w:ind w:left="150"/>
        <w:jc w:val="both"/>
        <w:rPr>
          <w:sz w:val="24"/>
        </w:rPr>
      </w:pPr>
      <w:r>
        <w:rPr>
          <w:rFonts w:ascii="Trebuchet MS"/>
          <w:sz w:val="12"/>
        </w:rPr>
        <w:t>644</w:t>
      </w:r>
      <w:r>
        <w:rPr>
          <w:rFonts w:ascii="Trebuchet MS"/>
          <w:sz w:val="12"/>
        </w:rPr>
        <w:tab/>
      </w:r>
      <w:r>
        <w:rPr>
          <w:sz w:val="24"/>
        </w:rPr>
        <w:t>Urick,</w:t>
      </w:r>
      <w:r>
        <w:rPr>
          <w:spacing w:val="10"/>
          <w:sz w:val="24"/>
        </w:rPr>
        <w:t xml:space="preserve"> </w:t>
      </w:r>
      <w:r>
        <w:rPr>
          <w:sz w:val="24"/>
        </w:rPr>
        <w:t>R.</w:t>
      </w:r>
      <w:r>
        <w:rPr>
          <w:spacing w:val="11"/>
          <w:sz w:val="24"/>
        </w:rPr>
        <w:t xml:space="preserve"> </w:t>
      </w:r>
      <w:r>
        <w:rPr>
          <w:sz w:val="24"/>
        </w:rPr>
        <w:t>J.</w:t>
      </w:r>
      <w:r>
        <w:rPr>
          <w:spacing w:val="11"/>
          <w:sz w:val="24"/>
        </w:rPr>
        <w:t xml:space="preserve"> </w:t>
      </w:r>
      <w:r>
        <w:rPr>
          <w:sz w:val="24"/>
        </w:rPr>
        <w:t>(1983).</w:t>
      </w:r>
      <w:r>
        <w:rPr>
          <w:spacing w:val="35"/>
          <w:sz w:val="24"/>
        </w:rPr>
        <w:t xml:space="preserve"> </w:t>
      </w:r>
      <w:r>
        <w:rPr>
          <w:i/>
          <w:sz w:val="24"/>
        </w:rPr>
        <w:t>Principles</w:t>
      </w:r>
      <w:r>
        <w:rPr>
          <w:i/>
          <w:spacing w:val="15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16"/>
          <w:sz w:val="24"/>
        </w:rPr>
        <w:t xml:space="preserve"> </w:t>
      </w:r>
      <w:r>
        <w:rPr>
          <w:i/>
          <w:sz w:val="24"/>
        </w:rPr>
        <w:t>Underwater</w:t>
      </w:r>
      <w:r>
        <w:rPr>
          <w:i/>
          <w:spacing w:val="15"/>
          <w:sz w:val="24"/>
        </w:rPr>
        <w:t xml:space="preserve"> </w:t>
      </w:r>
      <w:r>
        <w:rPr>
          <w:i/>
          <w:sz w:val="24"/>
        </w:rPr>
        <w:t>Sound</w:t>
      </w:r>
      <w:r>
        <w:rPr>
          <w:i/>
          <w:spacing w:val="28"/>
          <w:sz w:val="24"/>
        </w:rPr>
        <w:t xml:space="preserve"> </w:t>
      </w:r>
      <w:r>
        <w:rPr>
          <w:sz w:val="24"/>
        </w:rPr>
        <w:t>(Third</w:t>
      </w:r>
      <w:r>
        <w:rPr>
          <w:spacing w:val="11"/>
          <w:sz w:val="24"/>
        </w:rPr>
        <w:t xml:space="preserve"> </w:t>
      </w:r>
      <w:r>
        <w:rPr>
          <w:sz w:val="24"/>
        </w:rPr>
        <w:t>Edition,</w:t>
      </w:r>
      <w:r>
        <w:rPr>
          <w:spacing w:val="11"/>
          <w:sz w:val="24"/>
        </w:rPr>
        <w:t xml:space="preserve"> </w:t>
      </w:r>
      <w:r>
        <w:rPr>
          <w:sz w:val="24"/>
        </w:rPr>
        <w:t>Reprint</w:t>
      </w:r>
      <w:r>
        <w:rPr>
          <w:spacing w:val="11"/>
          <w:sz w:val="24"/>
        </w:rPr>
        <w:t xml:space="preserve"> </w:t>
      </w:r>
      <w:r>
        <w:rPr>
          <w:sz w:val="24"/>
        </w:rPr>
        <w:t>2013).</w:t>
      </w:r>
      <w:r>
        <w:rPr>
          <w:spacing w:val="34"/>
          <w:sz w:val="24"/>
        </w:rPr>
        <w:t xml:space="preserve"> </w:t>
      </w:r>
      <w:r>
        <w:rPr>
          <w:sz w:val="24"/>
        </w:rPr>
        <w:t>New</w:t>
      </w:r>
    </w:p>
    <w:p w14:paraId="423A6D09" w14:textId="77777777" w:rsidR="00C544BC" w:rsidRDefault="00BD4BDE">
      <w:pPr>
        <w:pStyle w:val="BodyText"/>
        <w:tabs>
          <w:tab w:val="left" w:pos="1170"/>
        </w:tabs>
        <w:jc w:val="both"/>
      </w:pPr>
      <w:r>
        <w:rPr>
          <w:rFonts w:ascii="Trebuchet MS"/>
          <w:sz w:val="12"/>
        </w:rPr>
        <w:t>645</w:t>
      </w:r>
      <w:r>
        <w:rPr>
          <w:rFonts w:ascii="Trebuchet MS"/>
          <w:sz w:val="12"/>
        </w:rPr>
        <w:tab/>
      </w:r>
      <w:r>
        <w:rPr>
          <w:w w:val="95"/>
        </w:rPr>
        <w:t>York:</w:t>
      </w:r>
      <w:r>
        <w:rPr>
          <w:spacing w:val="43"/>
          <w:w w:val="95"/>
        </w:rPr>
        <w:t xml:space="preserve"> </w:t>
      </w:r>
      <w:r>
        <w:rPr>
          <w:w w:val="95"/>
        </w:rPr>
        <w:t>McGraw-Hill,</w:t>
      </w:r>
      <w:r>
        <w:rPr>
          <w:spacing w:val="19"/>
          <w:w w:val="95"/>
        </w:rPr>
        <w:t xml:space="preserve"> </w:t>
      </w:r>
      <w:r>
        <w:rPr>
          <w:w w:val="95"/>
        </w:rPr>
        <w:t>Inc.</w:t>
      </w:r>
    </w:p>
    <w:p w14:paraId="5675BC86" w14:textId="77777777" w:rsidR="00C544BC" w:rsidRDefault="00C544BC">
      <w:pPr>
        <w:pStyle w:val="BodyText"/>
        <w:spacing w:before="4"/>
        <w:ind w:left="0"/>
        <w:rPr>
          <w:sz w:val="23"/>
        </w:rPr>
      </w:pPr>
    </w:p>
    <w:p w14:paraId="7DCE3ABD" w14:textId="77777777" w:rsidR="00C544BC" w:rsidRDefault="00BD4BDE">
      <w:pPr>
        <w:tabs>
          <w:tab w:val="left" w:pos="815"/>
        </w:tabs>
        <w:ind w:left="150"/>
        <w:rPr>
          <w:i/>
          <w:sz w:val="24"/>
        </w:rPr>
      </w:pPr>
      <w:r>
        <w:rPr>
          <w:rFonts w:ascii="Trebuchet MS"/>
          <w:sz w:val="12"/>
        </w:rPr>
        <w:t>646</w:t>
      </w:r>
      <w:r>
        <w:rPr>
          <w:rFonts w:ascii="Trebuchet MS"/>
          <w:sz w:val="12"/>
        </w:rPr>
        <w:tab/>
      </w:r>
      <w:r>
        <w:rPr>
          <w:sz w:val="24"/>
        </w:rPr>
        <w:t>Wood,</w:t>
      </w:r>
      <w:r>
        <w:rPr>
          <w:spacing w:val="-2"/>
          <w:sz w:val="24"/>
        </w:rPr>
        <w:t xml:space="preserve"> </w:t>
      </w:r>
      <w:r>
        <w:rPr>
          <w:sz w:val="24"/>
        </w:rPr>
        <w:t>S.</w:t>
      </w:r>
      <w:r>
        <w:rPr>
          <w:spacing w:val="-1"/>
          <w:sz w:val="24"/>
        </w:rPr>
        <w:t xml:space="preserve"> </w:t>
      </w:r>
      <w:r>
        <w:rPr>
          <w:sz w:val="24"/>
        </w:rPr>
        <w:t>N.</w:t>
      </w:r>
      <w:r>
        <w:rPr>
          <w:spacing w:val="-1"/>
          <w:sz w:val="24"/>
        </w:rPr>
        <w:t xml:space="preserve"> </w:t>
      </w:r>
      <w:r>
        <w:rPr>
          <w:sz w:val="24"/>
        </w:rPr>
        <w:t>(2003).</w:t>
      </w:r>
      <w:r>
        <w:rPr>
          <w:spacing w:val="20"/>
          <w:sz w:val="24"/>
        </w:rPr>
        <w:t xml:space="preserve"> </w:t>
      </w:r>
      <w:r>
        <w:rPr>
          <w:sz w:val="24"/>
        </w:rPr>
        <w:t>Thin</w:t>
      </w:r>
      <w:r>
        <w:rPr>
          <w:spacing w:val="-2"/>
          <w:sz w:val="24"/>
        </w:rPr>
        <w:t xml:space="preserve"> </w:t>
      </w:r>
      <w:r>
        <w:rPr>
          <w:sz w:val="24"/>
        </w:rPr>
        <w:t>plate</w:t>
      </w:r>
      <w:r>
        <w:rPr>
          <w:spacing w:val="-1"/>
          <w:sz w:val="24"/>
        </w:rPr>
        <w:t xml:space="preserve"> </w:t>
      </w:r>
      <w:r>
        <w:rPr>
          <w:sz w:val="24"/>
        </w:rPr>
        <w:t>regression</w:t>
      </w:r>
      <w:r>
        <w:rPr>
          <w:spacing w:val="-1"/>
          <w:sz w:val="24"/>
        </w:rPr>
        <w:t xml:space="preserve"> </w:t>
      </w:r>
      <w:r>
        <w:rPr>
          <w:sz w:val="24"/>
        </w:rPr>
        <w:t>splines.</w:t>
      </w:r>
      <w:r>
        <w:rPr>
          <w:spacing w:val="20"/>
          <w:sz w:val="24"/>
        </w:rPr>
        <w:t xml:space="preserve"> </w:t>
      </w:r>
      <w:r>
        <w:rPr>
          <w:i/>
          <w:sz w:val="24"/>
        </w:rPr>
        <w:t>Journal</w:t>
      </w:r>
      <w:r>
        <w:rPr>
          <w:i/>
          <w:spacing w:val="3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4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3"/>
          <w:sz w:val="24"/>
        </w:rPr>
        <w:t xml:space="preserve"> </w:t>
      </w:r>
      <w:r>
        <w:rPr>
          <w:i/>
          <w:sz w:val="24"/>
        </w:rPr>
        <w:t>Royal</w:t>
      </w:r>
      <w:r>
        <w:rPr>
          <w:i/>
          <w:spacing w:val="4"/>
          <w:sz w:val="24"/>
        </w:rPr>
        <w:t xml:space="preserve"> </w:t>
      </w:r>
      <w:r>
        <w:rPr>
          <w:i/>
          <w:sz w:val="24"/>
        </w:rPr>
        <w:t>Statistical</w:t>
      </w:r>
      <w:r>
        <w:rPr>
          <w:i/>
          <w:spacing w:val="3"/>
          <w:sz w:val="24"/>
        </w:rPr>
        <w:t xml:space="preserve"> </w:t>
      </w:r>
      <w:r>
        <w:rPr>
          <w:i/>
          <w:sz w:val="24"/>
        </w:rPr>
        <w:t>Society:</w:t>
      </w:r>
    </w:p>
    <w:p w14:paraId="6BB07199" w14:textId="77777777" w:rsidR="00C544BC" w:rsidRDefault="00BD4BDE">
      <w:pPr>
        <w:tabs>
          <w:tab w:val="left" w:pos="1167"/>
        </w:tabs>
        <w:spacing w:before="154"/>
        <w:ind w:left="150"/>
        <w:rPr>
          <w:sz w:val="24"/>
        </w:rPr>
      </w:pPr>
      <w:r>
        <w:rPr>
          <w:rFonts w:ascii="Trebuchet MS" w:hAnsi="Trebuchet MS"/>
          <w:sz w:val="12"/>
        </w:rPr>
        <w:t>647</w:t>
      </w:r>
      <w:r>
        <w:rPr>
          <w:rFonts w:ascii="Trebuchet MS" w:hAnsi="Trebuchet MS"/>
          <w:sz w:val="12"/>
        </w:rPr>
        <w:tab/>
      </w:r>
      <w:r>
        <w:rPr>
          <w:i/>
          <w:sz w:val="24"/>
        </w:rPr>
        <w:t>Series</w:t>
      </w:r>
      <w:r>
        <w:rPr>
          <w:i/>
          <w:spacing w:val="36"/>
          <w:sz w:val="24"/>
        </w:rPr>
        <w:t xml:space="preserve"> </w:t>
      </w:r>
      <w:r>
        <w:rPr>
          <w:i/>
          <w:sz w:val="24"/>
        </w:rPr>
        <w:t>B</w:t>
      </w:r>
      <w:r>
        <w:rPr>
          <w:i/>
          <w:spacing w:val="38"/>
          <w:sz w:val="24"/>
        </w:rPr>
        <w:t xml:space="preserve"> </w:t>
      </w:r>
      <w:r>
        <w:rPr>
          <w:i/>
          <w:sz w:val="24"/>
        </w:rPr>
        <w:t>(Statistical</w:t>
      </w:r>
      <w:r>
        <w:rPr>
          <w:i/>
          <w:spacing w:val="36"/>
          <w:sz w:val="24"/>
        </w:rPr>
        <w:t xml:space="preserve"> </w:t>
      </w:r>
      <w:r>
        <w:rPr>
          <w:i/>
          <w:sz w:val="24"/>
        </w:rPr>
        <w:t>Methodology)</w:t>
      </w:r>
      <w:r>
        <w:rPr>
          <w:sz w:val="24"/>
        </w:rPr>
        <w:t>,</w:t>
      </w:r>
      <w:r>
        <w:rPr>
          <w:spacing w:val="31"/>
          <w:sz w:val="24"/>
        </w:rPr>
        <w:t xml:space="preserve"> </w:t>
      </w:r>
      <w:r>
        <w:rPr>
          <w:i/>
          <w:sz w:val="24"/>
        </w:rPr>
        <w:t>65</w:t>
      </w:r>
      <w:r>
        <w:rPr>
          <w:i/>
          <w:spacing w:val="-23"/>
          <w:sz w:val="24"/>
        </w:rPr>
        <w:t xml:space="preserve"> </w:t>
      </w:r>
      <w:r>
        <w:rPr>
          <w:sz w:val="24"/>
        </w:rPr>
        <w:t>(1),</w:t>
      </w:r>
      <w:r>
        <w:rPr>
          <w:spacing w:val="31"/>
          <w:sz w:val="24"/>
        </w:rPr>
        <w:t xml:space="preserve"> </w:t>
      </w:r>
      <w:r>
        <w:rPr>
          <w:sz w:val="24"/>
        </w:rPr>
        <w:t>95–114.</w:t>
      </w:r>
      <w:r>
        <w:rPr>
          <w:spacing w:val="62"/>
          <w:sz w:val="24"/>
        </w:rPr>
        <w:t xml:space="preserve"> </w:t>
      </w:r>
      <w:hyperlink r:id="rId73">
        <w:r>
          <w:rPr>
            <w:sz w:val="24"/>
          </w:rPr>
          <w:t>https://doi.org/10.1111/1467-9868.</w:t>
        </w:r>
      </w:hyperlink>
    </w:p>
    <w:p w14:paraId="6B02EE0B" w14:textId="77777777" w:rsidR="00C544BC" w:rsidRDefault="00BD4BDE">
      <w:pPr>
        <w:tabs>
          <w:tab w:val="left" w:pos="1179"/>
        </w:tabs>
        <w:spacing w:before="155"/>
        <w:ind w:left="150"/>
        <w:rPr>
          <w:sz w:val="24"/>
        </w:rPr>
      </w:pPr>
      <w:r>
        <w:rPr>
          <w:rFonts w:ascii="Trebuchet MS"/>
          <w:sz w:val="12"/>
        </w:rPr>
        <w:t>648</w:t>
      </w:r>
      <w:r>
        <w:rPr>
          <w:rFonts w:ascii="Trebuchet MS"/>
          <w:sz w:val="12"/>
        </w:rPr>
        <w:tab/>
      </w:r>
      <w:hyperlink r:id="rId74">
        <w:r>
          <w:rPr>
            <w:sz w:val="24"/>
          </w:rPr>
          <w:t>00374</w:t>
        </w:r>
      </w:hyperlink>
    </w:p>
    <w:p w14:paraId="6A7318C0" w14:textId="77777777" w:rsidR="00C544BC" w:rsidRDefault="00C544BC">
      <w:pPr>
        <w:pStyle w:val="BodyText"/>
        <w:spacing w:before="3"/>
        <w:ind w:left="0"/>
        <w:rPr>
          <w:sz w:val="23"/>
        </w:rPr>
      </w:pPr>
    </w:p>
    <w:p w14:paraId="5C896839" w14:textId="77777777" w:rsidR="00C544BC" w:rsidRDefault="00BD4BDE">
      <w:pPr>
        <w:tabs>
          <w:tab w:val="left" w:pos="815"/>
        </w:tabs>
        <w:ind w:left="150"/>
        <w:rPr>
          <w:sz w:val="24"/>
        </w:rPr>
      </w:pPr>
      <w:r>
        <w:rPr>
          <w:rFonts w:ascii="Trebuchet MS"/>
          <w:w w:val="105"/>
          <w:sz w:val="12"/>
        </w:rPr>
        <w:t>649</w:t>
      </w:r>
      <w:r>
        <w:rPr>
          <w:rFonts w:ascii="Trebuchet MS"/>
          <w:w w:val="105"/>
          <w:sz w:val="12"/>
        </w:rPr>
        <w:tab/>
      </w:r>
      <w:r>
        <w:rPr>
          <w:w w:val="105"/>
          <w:sz w:val="24"/>
        </w:rPr>
        <w:t>Wood,</w:t>
      </w:r>
      <w:r>
        <w:rPr>
          <w:spacing w:val="17"/>
          <w:w w:val="105"/>
          <w:sz w:val="24"/>
        </w:rPr>
        <w:t xml:space="preserve"> </w:t>
      </w:r>
      <w:r>
        <w:rPr>
          <w:w w:val="105"/>
          <w:sz w:val="24"/>
        </w:rPr>
        <w:t>S.</w:t>
      </w:r>
      <w:r>
        <w:rPr>
          <w:spacing w:val="14"/>
          <w:w w:val="105"/>
          <w:sz w:val="24"/>
        </w:rPr>
        <w:t xml:space="preserve"> </w:t>
      </w:r>
      <w:r>
        <w:rPr>
          <w:w w:val="105"/>
          <w:sz w:val="24"/>
        </w:rPr>
        <w:t>N.</w:t>
      </w:r>
      <w:r>
        <w:rPr>
          <w:spacing w:val="13"/>
          <w:w w:val="105"/>
          <w:sz w:val="24"/>
        </w:rPr>
        <w:t xml:space="preserve"> </w:t>
      </w:r>
      <w:r>
        <w:rPr>
          <w:w w:val="105"/>
          <w:sz w:val="24"/>
        </w:rPr>
        <w:t xml:space="preserve">(2017). </w:t>
      </w:r>
      <w:r>
        <w:rPr>
          <w:spacing w:val="3"/>
          <w:w w:val="105"/>
          <w:sz w:val="24"/>
        </w:rPr>
        <w:t xml:space="preserve"> </w:t>
      </w:r>
      <w:r>
        <w:rPr>
          <w:i/>
          <w:w w:val="105"/>
          <w:sz w:val="24"/>
        </w:rPr>
        <w:t>Generalized</w:t>
      </w:r>
      <w:r>
        <w:rPr>
          <w:i/>
          <w:spacing w:val="17"/>
          <w:w w:val="105"/>
          <w:sz w:val="24"/>
        </w:rPr>
        <w:t xml:space="preserve"> </w:t>
      </w:r>
      <w:r>
        <w:rPr>
          <w:i/>
          <w:w w:val="105"/>
          <w:sz w:val="24"/>
        </w:rPr>
        <w:t>Additive</w:t>
      </w:r>
      <w:r>
        <w:rPr>
          <w:i/>
          <w:spacing w:val="17"/>
          <w:w w:val="105"/>
          <w:sz w:val="24"/>
        </w:rPr>
        <w:t xml:space="preserve"> </w:t>
      </w:r>
      <w:r>
        <w:rPr>
          <w:i/>
          <w:w w:val="105"/>
          <w:sz w:val="24"/>
        </w:rPr>
        <w:t>Models:</w:t>
      </w:r>
      <w:r>
        <w:rPr>
          <w:i/>
          <w:spacing w:val="50"/>
          <w:w w:val="105"/>
          <w:sz w:val="24"/>
        </w:rPr>
        <w:t xml:space="preserve"> </w:t>
      </w:r>
      <w:r>
        <w:rPr>
          <w:i/>
          <w:w w:val="105"/>
          <w:sz w:val="24"/>
        </w:rPr>
        <w:t>An</w:t>
      </w:r>
      <w:r>
        <w:rPr>
          <w:i/>
          <w:spacing w:val="16"/>
          <w:w w:val="105"/>
          <w:sz w:val="24"/>
        </w:rPr>
        <w:t xml:space="preserve"> </w:t>
      </w:r>
      <w:r>
        <w:rPr>
          <w:i/>
          <w:w w:val="105"/>
          <w:sz w:val="24"/>
        </w:rPr>
        <w:t>Introduction</w:t>
      </w:r>
      <w:r>
        <w:rPr>
          <w:i/>
          <w:spacing w:val="17"/>
          <w:w w:val="105"/>
          <w:sz w:val="24"/>
        </w:rPr>
        <w:t xml:space="preserve"> </w:t>
      </w:r>
      <w:r>
        <w:rPr>
          <w:i/>
          <w:w w:val="105"/>
          <w:sz w:val="24"/>
        </w:rPr>
        <w:t>with</w:t>
      </w:r>
      <w:r>
        <w:rPr>
          <w:i/>
          <w:spacing w:val="17"/>
          <w:w w:val="105"/>
          <w:sz w:val="24"/>
        </w:rPr>
        <w:t xml:space="preserve"> </w:t>
      </w:r>
      <w:r>
        <w:rPr>
          <w:i/>
          <w:w w:val="105"/>
          <w:sz w:val="24"/>
        </w:rPr>
        <w:t>R</w:t>
      </w:r>
      <w:r>
        <w:rPr>
          <w:i/>
          <w:spacing w:val="18"/>
          <w:w w:val="105"/>
          <w:sz w:val="24"/>
        </w:rPr>
        <w:t xml:space="preserve"> </w:t>
      </w:r>
      <w:r>
        <w:rPr>
          <w:w w:val="105"/>
          <w:sz w:val="24"/>
        </w:rPr>
        <w:t>(2nd</w:t>
      </w:r>
      <w:r>
        <w:rPr>
          <w:spacing w:val="14"/>
          <w:w w:val="105"/>
          <w:sz w:val="24"/>
        </w:rPr>
        <w:t xml:space="preserve"> </w:t>
      </w:r>
      <w:r>
        <w:rPr>
          <w:w w:val="105"/>
          <w:sz w:val="24"/>
        </w:rPr>
        <w:t>ed.).</w:t>
      </w:r>
    </w:p>
    <w:p w14:paraId="1E7030D2" w14:textId="77777777" w:rsidR="00C544BC" w:rsidRDefault="00BD4BDE">
      <w:pPr>
        <w:pStyle w:val="BodyText"/>
        <w:tabs>
          <w:tab w:val="left" w:pos="1179"/>
        </w:tabs>
      </w:pPr>
      <w:r>
        <w:rPr>
          <w:rFonts w:ascii="Trebuchet MS"/>
          <w:sz w:val="12"/>
        </w:rPr>
        <w:t>650</w:t>
      </w:r>
      <w:r>
        <w:rPr>
          <w:rFonts w:ascii="Trebuchet MS"/>
          <w:sz w:val="12"/>
        </w:rPr>
        <w:tab/>
      </w:r>
      <w:r>
        <w:t>Chapman;</w:t>
      </w:r>
      <w:r>
        <w:rPr>
          <w:spacing w:val="-9"/>
        </w:rPr>
        <w:t xml:space="preserve"> </w:t>
      </w:r>
      <w:r>
        <w:t>Hall/CRC.</w:t>
      </w:r>
    </w:p>
    <w:p w14:paraId="510DA129" w14:textId="77777777" w:rsidR="00C544BC" w:rsidRDefault="00C544BC">
      <w:pPr>
        <w:pStyle w:val="BodyText"/>
        <w:spacing w:before="4"/>
        <w:ind w:left="0"/>
        <w:rPr>
          <w:sz w:val="23"/>
        </w:rPr>
      </w:pPr>
    </w:p>
    <w:p w14:paraId="12EC7691" w14:textId="77777777" w:rsidR="00C544BC" w:rsidRDefault="00BD4BDE">
      <w:pPr>
        <w:tabs>
          <w:tab w:val="left" w:pos="815"/>
          <w:tab w:val="left" w:pos="1161"/>
        </w:tabs>
        <w:spacing w:line="355" w:lineRule="auto"/>
        <w:ind w:left="150" w:right="122"/>
        <w:jc w:val="both"/>
        <w:rPr>
          <w:sz w:val="24"/>
        </w:rPr>
      </w:pPr>
      <w:r>
        <w:rPr>
          <w:rFonts w:ascii="Trebuchet MS" w:hAnsi="Trebuchet MS"/>
          <w:w w:val="105"/>
          <w:sz w:val="12"/>
        </w:rPr>
        <w:t>651</w:t>
      </w:r>
      <w:r>
        <w:rPr>
          <w:rFonts w:ascii="Trebuchet MS" w:hAnsi="Trebuchet MS"/>
          <w:w w:val="105"/>
          <w:sz w:val="12"/>
        </w:rPr>
        <w:tab/>
      </w:r>
      <w:r>
        <w:rPr>
          <w:sz w:val="24"/>
        </w:rPr>
        <w:t>Wood,</w:t>
      </w:r>
      <w:r>
        <w:rPr>
          <w:spacing w:val="1"/>
          <w:sz w:val="24"/>
        </w:rPr>
        <w:t xml:space="preserve"> </w:t>
      </w:r>
      <w:r>
        <w:rPr>
          <w:sz w:val="24"/>
        </w:rPr>
        <w:t>S. N.,</w:t>
      </w:r>
      <w:r>
        <w:rPr>
          <w:spacing w:val="60"/>
          <w:sz w:val="24"/>
        </w:rPr>
        <w:t xml:space="preserve"> </w:t>
      </w:r>
      <w:r>
        <w:rPr>
          <w:sz w:val="24"/>
        </w:rPr>
        <w:t>Li,</w:t>
      </w:r>
      <w:r>
        <w:rPr>
          <w:spacing w:val="60"/>
          <w:sz w:val="24"/>
        </w:rPr>
        <w:t xml:space="preserve"> </w:t>
      </w:r>
      <w:r>
        <w:rPr>
          <w:sz w:val="24"/>
        </w:rPr>
        <w:t>Z.,</w:t>
      </w:r>
      <w:r>
        <w:rPr>
          <w:spacing w:val="60"/>
          <w:sz w:val="24"/>
        </w:rPr>
        <w:t xml:space="preserve"> </w:t>
      </w:r>
      <w:proofErr w:type="spellStart"/>
      <w:r>
        <w:rPr>
          <w:sz w:val="24"/>
        </w:rPr>
        <w:t>Shaddick</w:t>
      </w:r>
      <w:proofErr w:type="spellEnd"/>
      <w:r>
        <w:rPr>
          <w:sz w:val="24"/>
        </w:rPr>
        <w:t>,</w:t>
      </w:r>
      <w:r>
        <w:rPr>
          <w:spacing w:val="60"/>
          <w:sz w:val="24"/>
        </w:rPr>
        <w:t xml:space="preserve"> </w:t>
      </w:r>
      <w:r>
        <w:rPr>
          <w:sz w:val="24"/>
        </w:rPr>
        <w:t>G.,</w:t>
      </w:r>
      <w:r>
        <w:rPr>
          <w:spacing w:val="60"/>
          <w:sz w:val="24"/>
        </w:rPr>
        <w:t xml:space="preserve"> </w:t>
      </w:r>
      <w:r>
        <w:rPr>
          <w:sz w:val="24"/>
        </w:rPr>
        <w:t>&amp; Augustin,</w:t>
      </w:r>
      <w:r>
        <w:rPr>
          <w:spacing w:val="60"/>
          <w:sz w:val="24"/>
        </w:rPr>
        <w:t xml:space="preserve"> </w:t>
      </w:r>
      <w:r>
        <w:rPr>
          <w:sz w:val="24"/>
        </w:rPr>
        <w:t>N. H. (2017).</w:t>
      </w:r>
      <w:r>
        <w:rPr>
          <w:spacing w:val="61"/>
          <w:sz w:val="24"/>
        </w:rPr>
        <w:t xml:space="preserve"> </w:t>
      </w:r>
      <w:r>
        <w:rPr>
          <w:sz w:val="24"/>
        </w:rPr>
        <w:t>Generalized additive</w:t>
      </w:r>
      <w:r>
        <w:rPr>
          <w:spacing w:val="-57"/>
          <w:sz w:val="24"/>
        </w:rPr>
        <w:t xml:space="preserve"> </w:t>
      </w:r>
      <w:r>
        <w:rPr>
          <w:rFonts w:ascii="Trebuchet MS" w:hAnsi="Trebuchet MS"/>
          <w:w w:val="105"/>
          <w:sz w:val="12"/>
        </w:rPr>
        <w:t>652</w:t>
      </w:r>
      <w:r>
        <w:rPr>
          <w:rFonts w:ascii="Trebuchet MS" w:hAnsi="Trebuchet MS"/>
          <w:w w:val="105"/>
          <w:sz w:val="12"/>
        </w:rPr>
        <w:tab/>
      </w:r>
      <w:r>
        <w:rPr>
          <w:rFonts w:ascii="Trebuchet MS" w:hAnsi="Trebuchet MS"/>
          <w:w w:val="105"/>
          <w:sz w:val="12"/>
        </w:rPr>
        <w:tab/>
      </w:r>
      <w:r>
        <w:rPr>
          <w:sz w:val="24"/>
        </w:rPr>
        <w:t xml:space="preserve">models for </w:t>
      </w:r>
      <w:proofErr w:type="spellStart"/>
      <w:r>
        <w:rPr>
          <w:sz w:val="24"/>
        </w:rPr>
        <w:t>gigadata</w:t>
      </w:r>
      <w:proofErr w:type="spellEnd"/>
      <w:r>
        <w:rPr>
          <w:sz w:val="24"/>
        </w:rPr>
        <w:t xml:space="preserve">: Modeling the U.K. Black smoke network daily data. </w:t>
      </w:r>
      <w:r>
        <w:rPr>
          <w:i/>
          <w:sz w:val="24"/>
        </w:rPr>
        <w:t>Journal of</w:t>
      </w:r>
      <w:r>
        <w:rPr>
          <w:i/>
          <w:spacing w:val="-57"/>
          <w:sz w:val="24"/>
        </w:rPr>
        <w:t xml:space="preserve"> </w:t>
      </w:r>
      <w:r>
        <w:rPr>
          <w:rFonts w:ascii="Trebuchet MS" w:hAnsi="Trebuchet MS"/>
          <w:w w:val="105"/>
          <w:sz w:val="12"/>
        </w:rPr>
        <w:t>653</w:t>
      </w:r>
      <w:r>
        <w:rPr>
          <w:rFonts w:ascii="Trebuchet MS" w:hAnsi="Trebuchet MS"/>
          <w:w w:val="105"/>
          <w:sz w:val="12"/>
        </w:rPr>
        <w:tab/>
      </w:r>
      <w:r>
        <w:rPr>
          <w:rFonts w:ascii="Trebuchet MS" w:hAnsi="Trebuchet MS"/>
          <w:w w:val="105"/>
          <w:sz w:val="12"/>
        </w:rPr>
        <w:tab/>
      </w:r>
      <w:r>
        <w:rPr>
          <w:i/>
          <w:spacing w:val="-2"/>
          <w:w w:val="105"/>
          <w:sz w:val="24"/>
        </w:rPr>
        <w:t>the</w:t>
      </w:r>
      <w:r>
        <w:rPr>
          <w:i/>
          <w:spacing w:val="20"/>
          <w:w w:val="105"/>
          <w:sz w:val="24"/>
        </w:rPr>
        <w:t xml:space="preserve"> </w:t>
      </w:r>
      <w:r>
        <w:rPr>
          <w:i/>
          <w:spacing w:val="-2"/>
          <w:w w:val="105"/>
          <w:sz w:val="24"/>
        </w:rPr>
        <w:t>American</w:t>
      </w:r>
      <w:r>
        <w:rPr>
          <w:i/>
          <w:spacing w:val="21"/>
          <w:w w:val="105"/>
          <w:sz w:val="24"/>
        </w:rPr>
        <w:t xml:space="preserve"> </w:t>
      </w:r>
      <w:r>
        <w:rPr>
          <w:i/>
          <w:spacing w:val="-2"/>
          <w:w w:val="105"/>
          <w:sz w:val="24"/>
        </w:rPr>
        <w:t>Statistical</w:t>
      </w:r>
      <w:r>
        <w:rPr>
          <w:i/>
          <w:spacing w:val="21"/>
          <w:w w:val="105"/>
          <w:sz w:val="24"/>
        </w:rPr>
        <w:t xml:space="preserve"> </w:t>
      </w:r>
      <w:r>
        <w:rPr>
          <w:i/>
          <w:spacing w:val="-2"/>
          <w:w w:val="105"/>
          <w:sz w:val="24"/>
        </w:rPr>
        <w:t>Association</w:t>
      </w:r>
      <w:r>
        <w:rPr>
          <w:spacing w:val="-2"/>
          <w:w w:val="105"/>
          <w:sz w:val="24"/>
        </w:rPr>
        <w:t>,</w:t>
      </w:r>
      <w:r>
        <w:rPr>
          <w:spacing w:val="15"/>
          <w:w w:val="105"/>
          <w:sz w:val="24"/>
        </w:rPr>
        <w:t xml:space="preserve"> </w:t>
      </w:r>
      <w:r>
        <w:rPr>
          <w:i/>
          <w:spacing w:val="-2"/>
          <w:w w:val="105"/>
          <w:sz w:val="24"/>
        </w:rPr>
        <w:t>112</w:t>
      </w:r>
      <w:r>
        <w:rPr>
          <w:i/>
          <w:spacing w:val="-30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(519),</w:t>
      </w:r>
      <w:r>
        <w:rPr>
          <w:spacing w:val="16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1199–1210.</w:t>
      </w:r>
      <w:r>
        <w:rPr>
          <w:spacing w:val="42"/>
          <w:w w:val="105"/>
          <w:sz w:val="24"/>
        </w:rPr>
        <w:t xml:space="preserve"> </w:t>
      </w:r>
      <w:hyperlink r:id="rId75">
        <w:r>
          <w:rPr>
            <w:spacing w:val="-2"/>
            <w:w w:val="105"/>
            <w:sz w:val="24"/>
          </w:rPr>
          <w:t>https://doi.org/10.1080/</w:t>
        </w:r>
      </w:hyperlink>
    </w:p>
    <w:p w14:paraId="148D55E5" w14:textId="77777777" w:rsidR="00C544BC" w:rsidRDefault="00C544BC">
      <w:pPr>
        <w:spacing w:line="355" w:lineRule="auto"/>
        <w:jc w:val="both"/>
        <w:rPr>
          <w:sz w:val="24"/>
        </w:rPr>
        <w:sectPr w:rsidR="00C544BC">
          <w:pgSz w:w="12240" w:h="15840"/>
          <w:pgMar w:top="1320" w:right="1280" w:bottom="1100" w:left="900" w:header="0" w:footer="832" w:gutter="0"/>
          <w:cols w:space="720"/>
        </w:sectPr>
      </w:pPr>
    </w:p>
    <w:p w14:paraId="0D24F508" w14:textId="77777777" w:rsidR="00C544BC" w:rsidRDefault="00BD4BDE">
      <w:pPr>
        <w:pStyle w:val="BodyText"/>
        <w:tabs>
          <w:tab w:val="left" w:pos="1179"/>
        </w:tabs>
        <w:spacing w:before="107"/>
      </w:pPr>
      <w:r>
        <w:rPr>
          <w:rFonts w:ascii="Trebuchet MS"/>
          <w:sz w:val="12"/>
        </w:rPr>
        <w:lastRenderedPageBreak/>
        <w:t>654</w:t>
      </w:r>
      <w:r>
        <w:rPr>
          <w:rFonts w:ascii="Trebuchet MS"/>
          <w:sz w:val="12"/>
        </w:rPr>
        <w:tab/>
      </w:r>
      <w:hyperlink r:id="rId76">
        <w:r>
          <w:t>01621459.2016.1195744</w:t>
        </w:r>
      </w:hyperlink>
    </w:p>
    <w:p w14:paraId="5DD8E848" w14:textId="77777777" w:rsidR="00C544BC" w:rsidRDefault="00C544BC">
      <w:pPr>
        <w:sectPr w:rsidR="00C544BC">
          <w:pgSz w:w="12240" w:h="15840"/>
          <w:pgMar w:top="1320" w:right="1280" w:bottom="1100" w:left="900" w:header="0" w:footer="832" w:gutter="0"/>
          <w:cols w:space="720"/>
        </w:sectPr>
      </w:pPr>
    </w:p>
    <w:p w14:paraId="6553EAB8" w14:textId="77777777" w:rsidR="00C544BC" w:rsidRDefault="00BD4BDE">
      <w:pPr>
        <w:tabs>
          <w:tab w:val="left" w:pos="827"/>
        </w:tabs>
        <w:spacing w:before="122"/>
        <w:ind w:left="150"/>
        <w:rPr>
          <w:b/>
          <w:sz w:val="34"/>
        </w:rPr>
      </w:pPr>
      <w:r>
        <w:rPr>
          <w:rFonts w:ascii="Trebuchet MS"/>
          <w:w w:val="110"/>
          <w:sz w:val="12"/>
        </w:rPr>
        <w:lastRenderedPageBreak/>
        <w:t>655</w:t>
      </w:r>
      <w:r>
        <w:rPr>
          <w:rFonts w:ascii="Trebuchet MS"/>
          <w:w w:val="110"/>
          <w:sz w:val="12"/>
        </w:rPr>
        <w:tab/>
      </w:r>
      <w:r>
        <w:rPr>
          <w:b/>
          <w:w w:val="110"/>
          <w:sz w:val="34"/>
        </w:rPr>
        <w:t>S1:</w:t>
      </w:r>
      <w:r>
        <w:rPr>
          <w:b/>
          <w:spacing w:val="43"/>
          <w:w w:val="110"/>
          <w:sz w:val="34"/>
        </w:rPr>
        <w:t xml:space="preserve"> </w:t>
      </w:r>
      <w:r>
        <w:rPr>
          <w:b/>
          <w:w w:val="110"/>
          <w:sz w:val="34"/>
        </w:rPr>
        <w:t>Uncertainty</w:t>
      </w:r>
      <w:r>
        <w:rPr>
          <w:b/>
          <w:spacing w:val="9"/>
          <w:w w:val="110"/>
          <w:sz w:val="34"/>
        </w:rPr>
        <w:t xml:space="preserve"> </w:t>
      </w:r>
      <w:r>
        <w:rPr>
          <w:b/>
          <w:w w:val="110"/>
          <w:sz w:val="34"/>
        </w:rPr>
        <w:t>estimation</w:t>
      </w:r>
      <w:r>
        <w:rPr>
          <w:b/>
          <w:spacing w:val="9"/>
          <w:w w:val="110"/>
          <w:sz w:val="34"/>
        </w:rPr>
        <w:t xml:space="preserve"> </w:t>
      </w:r>
      <w:r>
        <w:rPr>
          <w:b/>
          <w:w w:val="110"/>
          <w:sz w:val="34"/>
        </w:rPr>
        <w:t>details</w:t>
      </w:r>
    </w:p>
    <w:p w14:paraId="5F608981" w14:textId="77777777" w:rsidR="00C544BC" w:rsidRDefault="00C544BC">
      <w:pPr>
        <w:pStyle w:val="BodyText"/>
        <w:spacing w:before="12"/>
        <w:ind w:left="0"/>
        <w:rPr>
          <w:b/>
          <w:sz w:val="29"/>
        </w:rPr>
      </w:pPr>
    </w:p>
    <w:p w14:paraId="158812F3" w14:textId="77777777" w:rsidR="00C544BC" w:rsidRDefault="00BD4BDE">
      <w:pPr>
        <w:pStyle w:val="BodyText"/>
        <w:spacing w:before="117" w:line="355" w:lineRule="auto"/>
        <w:ind w:left="819" w:right="148" w:hanging="4"/>
        <w:jc w:val="both"/>
      </w:pPr>
      <w:r>
        <w:rPr>
          <w:w w:val="90"/>
        </w:rPr>
        <w:t>We used posterior simulation to propagate uncertainty through M1, M2, and M3. Each model</w:t>
      </w:r>
      <w:r>
        <w:rPr>
          <w:spacing w:val="1"/>
          <w:w w:val="90"/>
        </w:rPr>
        <w:t xml:space="preserve"> </w:t>
      </w:r>
      <w:r>
        <w:t>was fitted via restricted maximum likelihood (REML), so the resulting estimates were</w:t>
      </w:r>
      <w:r>
        <w:rPr>
          <w:spacing w:val="-57"/>
        </w:rPr>
        <w:t xml:space="preserve"> </w:t>
      </w:r>
      <w:r>
        <w:rPr>
          <w:w w:val="90"/>
        </w:rPr>
        <w:t>empirical</w:t>
      </w:r>
      <w:r>
        <w:rPr>
          <w:spacing w:val="22"/>
          <w:w w:val="90"/>
        </w:rPr>
        <w:t xml:space="preserve"> </w:t>
      </w:r>
      <w:r>
        <w:rPr>
          <w:w w:val="90"/>
        </w:rPr>
        <w:t>Bayes</w:t>
      </w:r>
      <w:r>
        <w:rPr>
          <w:spacing w:val="22"/>
          <w:w w:val="90"/>
        </w:rPr>
        <w:t xml:space="preserve"> </w:t>
      </w:r>
      <w:r>
        <w:rPr>
          <w:w w:val="90"/>
        </w:rPr>
        <w:t>estimates.</w:t>
      </w:r>
      <w:r>
        <w:rPr>
          <w:spacing w:val="64"/>
        </w:rPr>
        <w:t xml:space="preserve"> </w:t>
      </w:r>
      <w:r>
        <w:rPr>
          <w:w w:val="90"/>
        </w:rPr>
        <w:t>In</w:t>
      </w:r>
      <w:r>
        <w:rPr>
          <w:spacing w:val="22"/>
          <w:w w:val="90"/>
        </w:rPr>
        <w:t xml:space="preserve"> </w:t>
      </w:r>
      <w:r>
        <w:rPr>
          <w:w w:val="90"/>
        </w:rPr>
        <w:t>this</w:t>
      </w:r>
      <w:r>
        <w:rPr>
          <w:spacing w:val="20"/>
          <w:w w:val="90"/>
        </w:rPr>
        <w:t xml:space="preserve"> </w:t>
      </w:r>
      <w:r>
        <w:rPr>
          <w:w w:val="90"/>
        </w:rPr>
        <w:t>case</w:t>
      </w:r>
      <w:r>
        <w:rPr>
          <w:spacing w:val="22"/>
          <w:w w:val="90"/>
        </w:rPr>
        <w:t xml:space="preserve"> </w:t>
      </w:r>
      <w:r>
        <w:rPr>
          <w:w w:val="90"/>
        </w:rPr>
        <w:t>we</w:t>
      </w:r>
      <w:r>
        <w:rPr>
          <w:spacing w:val="23"/>
          <w:w w:val="90"/>
        </w:rPr>
        <w:t xml:space="preserve"> </w:t>
      </w:r>
      <w:r>
        <w:rPr>
          <w:w w:val="90"/>
        </w:rPr>
        <w:t>generated</w:t>
      </w:r>
      <w:r>
        <w:rPr>
          <w:spacing w:val="20"/>
          <w:w w:val="90"/>
        </w:rPr>
        <w:t xml:space="preserve"> </w:t>
      </w:r>
      <w:r>
        <w:rPr>
          <w:w w:val="90"/>
        </w:rPr>
        <w:t>5,000</w:t>
      </w:r>
      <w:r>
        <w:rPr>
          <w:spacing w:val="21"/>
          <w:w w:val="90"/>
        </w:rPr>
        <w:t xml:space="preserve"> </w:t>
      </w:r>
      <w:r>
        <w:rPr>
          <w:w w:val="90"/>
        </w:rPr>
        <w:t>samples</w:t>
      </w:r>
      <w:r>
        <w:rPr>
          <w:spacing w:val="22"/>
          <w:w w:val="90"/>
        </w:rPr>
        <w:t xml:space="preserve"> </w:t>
      </w:r>
      <w:r>
        <w:rPr>
          <w:w w:val="90"/>
        </w:rPr>
        <w:t>from</w:t>
      </w:r>
      <w:r>
        <w:rPr>
          <w:spacing w:val="22"/>
          <w:w w:val="90"/>
        </w:rPr>
        <w:t xml:space="preserve"> </w:t>
      </w:r>
      <w:r>
        <w:rPr>
          <w:w w:val="90"/>
        </w:rPr>
        <w:t>the</w:t>
      </w:r>
      <w:r>
        <w:rPr>
          <w:spacing w:val="21"/>
          <w:w w:val="90"/>
        </w:rPr>
        <w:t xml:space="preserve"> </w:t>
      </w:r>
      <w:r>
        <w:rPr>
          <w:w w:val="90"/>
        </w:rPr>
        <w:t>(approximately</w:t>
      </w:r>
    </w:p>
    <w:p w14:paraId="204BBC23" w14:textId="77777777" w:rsidR="00C544BC" w:rsidRDefault="00BD4BDE">
      <w:pPr>
        <w:pStyle w:val="BodyText"/>
        <w:spacing w:before="0" w:line="321" w:lineRule="exact"/>
        <w:ind w:left="828"/>
        <w:jc w:val="both"/>
      </w:pPr>
      <w:r>
        <w:rPr>
          <w:spacing w:val="-1"/>
        </w:rPr>
        <w:t>multivariate</w:t>
      </w:r>
      <w:r>
        <w:rPr>
          <w:spacing w:val="-9"/>
        </w:rPr>
        <w:t xml:space="preserve"> </w:t>
      </w:r>
      <w:r>
        <w:rPr>
          <w:spacing w:val="-1"/>
        </w:rPr>
        <w:t>normal)</w:t>
      </w:r>
      <w:r>
        <w:rPr>
          <w:spacing w:val="-8"/>
        </w:rPr>
        <w:t xml:space="preserve"> </w:t>
      </w:r>
      <w:r>
        <w:rPr>
          <w:spacing w:val="-1"/>
        </w:rPr>
        <w:t>posterior</w:t>
      </w:r>
      <w:r>
        <w:rPr>
          <w:spacing w:val="-8"/>
        </w:rPr>
        <w:t xml:space="preserve"> </w:t>
      </w:r>
      <w:r>
        <w:rPr>
          <w:spacing w:val="-1"/>
        </w:rPr>
        <w:t>of</w:t>
      </w:r>
      <w:r>
        <w:rPr>
          <w:spacing w:val="-9"/>
        </w:rPr>
        <w:t xml:space="preserve"> </w:t>
      </w:r>
      <w:r>
        <w:rPr>
          <w:spacing w:val="-1"/>
        </w:rPr>
        <w:t>the</w:t>
      </w:r>
      <w:r>
        <w:rPr>
          <w:spacing w:val="-8"/>
        </w:rPr>
        <w:t xml:space="preserve"> </w:t>
      </w:r>
      <w:r>
        <w:t>model</w:t>
      </w:r>
      <w:r>
        <w:rPr>
          <w:spacing w:val="-8"/>
        </w:rPr>
        <w:t xml:space="preserve"> </w:t>
      </w:r>
      <w:r>
        <w:t>parameters.</w:t>
      </w:r>
      <w:r>
        <w:rPr>
          <w:spacing w:val="11"/>
        </w:rPr>
        <w:t xml:space="preserve"> </w:t>
      </w:r>
      <w:r>
        <w:t>We</w:t>
      </w:r>
      <w:r>
        <w:rPr>
          <w:spacing w:val="-8"/>
        </w:rPr>
        <w:t xml:space="preserve"> </w:t>
      </w:r>
      <w:r>
        <w:t>generated</w:t>
      </w:r>
      <w:r>
        <w:rPr>
          <w:spacing w:val="-8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sample</w:t>
      </w:r>
      <w:r>
        <w:rPr>
          <w:spacing w:val="-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</w:p>
    <w:p w14:paraId="147D459D" w14:textId="77777777" w:rsidR="00C544BC" w:rsidRDefault="00BD4BDE">
      <w:pPr>
        <w:pStyle w:val="BodyText"/>
        <w:spacing w:before="95"/>
        <w:ind w:left="828"/>
      </w:pPr>
      <w:r>
        <w:rPr>
          <w:w w:val="92"/>
        </w:rPr>
        <w:t>m</w:t>
      </w:r>
      <w:r>
        <w:rPr>
          <w:spacing w:val="6"/>
          <w:w w:val="92"/>
        </w:rPr>
        <w:t>o</w:t>
      </w:r>
      <w:r>
        <w:rPr>
          <w:w w:val="91"/>
        </w:rPr>
        <w:t>del</w:t>
      </w:r>
      <w:r>
        <w:rPr>
          <w:spacing w:val="17"/>
        </w:rPr>
        <w:t xml:space="preserve"> </w:t>
      </w:r>
      <w:r>
        <w:rPr>
          <w:w w:val="96"/>
        </w:rPr>
        <w:t>parameters,</w:t>
      </w:r>
      <w:r>
        <w:rPr>
          <w:spacing w:val="17"/>
        </w:rPr>
        <w:t xml:space="preserve"> </w:t>
      </w:r>
      <w:r>
        <w:rPr>
          <w:rFonts w:ascii="Verdana" w:hAnsi="Verdana"/>
          <w:b/>
          <w:i/>
          <w:spacing w:val="8"/>
          <w:w w:val="91"/>
        </w:rPr>
        <w:t>β</w:t>
      </w:r>
      <w:r>
        <w:rPr>
          <w:rFonts w:ascii="Cambria" w:hAnsi="Cambria"/>
          <w:w w:val="109"/>
          <w:vertAlign w:val="superscript"/>
        </w:rPr>
        <w:t>∗</w:t>
      </w:r>
      <w:r>
        <w:rPr>
          <w:rFonts w:ascii="Cambria" w:hAnsi="Cambria"/>
          <w:spacing w:val="23"/>
        </w:rPr>
        <w:t xml:space="preserve"> </w:t>
      </w:r>
      <w:r>
        <w:rPr>
          <w:rFonts w:ascii="Lucida Sans Unicode" w:hAnsi="Lucida Sans Unicode"/>
          <w:w w:val="97"/>
        </w:rPr>
        <w:t>∼</w:t>
      </w:r>
      <w:r>
        <w:rPr>
          <w:rFonts w:ascii="Lucida Sans Unicode" w:hAnsi="Lucida Sans Unicode"/>
          <w:spacing w:val="-10"/>
        </w:rPr>
        <w:t xml:space="preserve"> </w:t>
      </w:r>
      <w:proofErr w:type="gramStart"/>
      <w:r>
        <w:rPr>
          <w:w w:val="94"/>
        </w:rPr>
        <w:t>MV</w:t>
      </w:r>
      <w:r>
        <w:rPr>
          <w:spacing w:val="-1"/>
          <w:w w:val="94"/>
        </w:rPr>
        <w:t>N</w:t>
      </w:r>
      <w:r>
        <w:rPr>
          <w:spacing w:val="-1"/>
          <w:w w:val="115"/>
        </w:rPr>
        <w:t>(</w:t>
      </w:r>
      <w:proofErr w:type="gramEnd"/>
      <w:r>
        <w:rPr>
          <w:rFonts w:ascii="Verdana" w:hAnsi="Verdana"/>
          <w:b/>
          <w:i/>
          <w:spacing w:val="-134"/>
          <w:w w:val="91"/>
        </w:rPr>
        <w:t>β</w:t>
      </w:r>
      <w:r>
        <w:rPr>
          <w:spacing w:val="24"/>
          <w:w w:val="146"/>
          <w:position w:val="6"/>
        </w:rPr>
        <w:t>ˆ</w:t>
      </w:r>
      <w:r>
        <w:rPr>
          <w:rFonts w:ascii="Georgia" w:hAnsi="Georgia"/>
          <w:i/>
        </w:rPr>
        <w:t>,</w:t>
      </w:r>
      <w:r>
        <w:rPr>
          <w:rFonts w:ascii="Georgia" w:hAnsi="Georgia"/>
          <w:i/>
          <w:spacing w:val="-19"/>
        </w:rPr>
        <w:t xml:space="preserve"> </w:t>
      </w:r>
      <w:r>
        <w:rPr>
          <w:b/>
          <w:spacing w:val="-1"/>
          <w:w w:val="108"/>
        </w:rPr>
        <w:t>V</w:t>
      </w:r>
      <w:r>
        <w:rPr>
          <w:rFonts w:ascii="Verdana" w:hAnsi="Verdana"/>
          <w:b/>
          <w:i/>
          <w:spacing w:val="-93"/>
          <w:w w:val="91"/>
          <w:position w:val="-6"/>
          <w:sz w:val="16"/>
        </w:rPr>
        <w:t>β</w:t>
      </w:r>
      <w:r>
        <w:rPr>
          <w:spacing w:val="22"/>
          <w:w w:val="158"/>
          <w:position w:val="-2"/>
          <w:sz w:val="16"/>
        </w:rPr>
        <w:t>ˆ</w:t>
      </w:r>
      <w:r>
        <w:rPr>
          <w:spacing w:val="-1"/>
          <w:w w:val="115"/>
        </w:rPr>
        <w:t>)</w:t>
      </w:r>
      <w:r>
        <w:rPr>
          <w:w w:val="109"/>
        </w:rPr>
        <w:t>,</w:t>
      </w:r>
      <w:r>
        <w:rPr>
          <w:spacing w:val="17"/>
        </w:rPr>
        <w:t xml:space="preserve"> </w:t>
      </w:r>
      <w:r>
        <w:rPr>
          <w:w w:val="91"/>
        </w:rPr>
        <w:t>where</w:t>
      </w:r>
      <w:r>
        <w:rPr>
          <w:spacing w:val="17"/>
        </w:rPr>
        <w:t xml:space="preserve"> </w:t>
      </w:r>
      <w:r>
        <w:rPr>
          <w:rFonts w:ascii="Verdana" w:hAnsi="Verdana"/>
          <w:b/>
          <w:i/>
          <w:spacing w:val="-134"/>
          <w:w w:val="91"/>
        </w:rPr>
        <w:t>β</w:t>
      </w:r>
      <w:r>
        <w:rPr>
          <w:w w:val="146"/>
          <w:position w:val="6"/>
        </w:rPr>
        <w:t>ˆ</w:t>
      </w:r>
      <w:r>
        <w:rPr>
          <w:position w:val="6"/>
        </w:rPr>
        <w:t xml:space="preserve"> </w:t>
      </w:r>
      <w:r>
        <w:rPr>
          <w:spacing w:val="-18"/>
          <w:position w:val="6"/>
        </w:rPr>
        <w:t xml:space="preserve"> </w:t>
      </w:r>
      <w:r>
        <w:rPr>
          <w:w w:val="92"/>
        </w:rPr>
        <w:t>is</w:t>
      </w:r>
      <w:r>
        <w:rPr>
          <w:spacing w:val="17"/>
        </w:rPr>
        <w:t xml:space="preserve"> </w:t>
      </w:r>
      <w:r>
        <w:rPr>
          <w:spacing w:val="-1"/>
          <w:w w:val="98"/>
        </w:rPr>
        <w:t>th</w:t>
      </w:r>
      <w:r>
        <w:rPr>
          <w:w w:val="98"/>
        </w:rPr>
        <w:t>e</w:t>
      </w:r>
      <w:r>
        <w:rPr>
          <w:spacing w:val="17"/>
        </w:rPr>
        <w:t xml:space="preserve"> </w:t>
      </w:r>
      <w:r>
        <w:rPr>
          <w:w w:val="97"/>
        </w:rPr>
        <w:t>estimate</w:t>
      </w:r>
      <w:r>
        <w:rPr>
          <w:spacing w:val="17"/>
        </w:rPr>
        <w:t xml:space="preserve"> </w:t>
      </w:r>
      <w:r>
        <w:rPr>
          <w:spacing w:val="-1"/>
          <w:w w:val="90"/>
        </w:rPr>
        <w:t>o</w:t>
      </w:r>
      <w:r>
        <w:rPr>
          <w:w w:val="90"/>
        </w:rPr>
        <w:t>f</w:t>
      </w:r>
      <w:r>
        <w:rPr>
          <w:spacing w:val="17"/>
        </w:rPr>
        <w:t xml:space="preserve"> </w:t>
      </w:r>
      <w:r>
        <w:rPr>
          <w:spacing w:val="-1"/>
          <w:w w:val="98"/>
        </w:rPr>
        <w:t>th</w:t>
      </w:r>
      <w:r>
        <w:rPr>
          <w:w w:val="98"/>
        </w:rPr>
        <w:t>e</w:t>
      </w:r>
      <w:r>
        <w:rPr>
          <w:spacing w:val="17"/>
        </w:rPr>
        <w:t xml:space="preserve"> </w:t>
      </w:r>
      <w:r>
        <w:rPr>
          <w:w w:val="92"/>
        </w:rPr>
        <w:t>m</w:t>
      </w:r>
      <w:r>
        <w:rPr>
          <w:spacing w:val="6"/>
          <w:w w:val="92"/>
        </w:rPr>
        <w:t>o</w:t>
      </w:r>
      <w:r>
        <w:rPr>
          <w:w w:val="91"/>
        </w:rPr>
        <w:t>del</w:t>
      </w:r>
      <w:r>
        <w:rPr>
          <w:spacing w:val="17"/>
        </w:rPr>
        <w:t xml:space="preserve"> </w:t>
      </w:r>
      <w:r>
        <w:rPr>
          <w:w w:val="94"/>
        </w:rPr>
        <w:t>c</w:t>
      </w:r>
      <w:r>
        <w:rPr>
          <w:spacing w:val="6"/>
          <w:w w:val="94"/>
        </w:rPr>
        <w:t>o</w:t>
      </w:r>
      <w:r>
        <w:rPr>
          <w:w w:val="90"/>
        </w:rPr>
        <w:t>effici</w:t>
      </w:r>
      <w:r>
        <w:rPr>
          <w:spacing w:val="-1"/>
          <w:w w:val="90"/>
        </w:rPr>
        <w:t>e</w:t>
      </w:r>
      <w:r>
        <w:rPr>
          <w:spacing w:val="-7"/>
          <w:w w:val="94"/>
        </w:rPr>
        <w:t>n</w:t>
      </w:r>
      <w:r>
        <w:rPr>
          <w:spacing w:val="-1"/>
          <w:w w:val="103"/>
        </w:rPr>
        <w:t>ts</w:t>
      </w:r>
    </w:p>
    <w:p w14:paraId="24E442AC" w14:textId="77777777" w:rsidR="00C544BC" w:rsidRDefault="00BD4BDE">
      <w:pPr>
        <w:pStyle w:val="BodyText"/>
        <w:spacing w:before="120"/>
        <w:ind w:left="828"/>
      </w:pPr>
      <w:proofErr w:type="gramStart"/>
      <w:r>
        <w:rPr>
          <w:spacing w:val="-1"/>
          <w:w w:val="94"/>
        </w:rPr>
        <w:t>an</w:t>
      </w:r>
      <w:r>
        <w:rPr>
          <w:w w:val="94"/>
        </w:rPr>
        <w:t>d</w:t>
      </w:r>
      <w:r>
        <w:t xml:space="preserve"> </w:t>
      </w:r>
      <w:r>
        <w:rPr>
          <w:spacing w:val="-16"/>
        </w:rPr>
        <w:t xml:space="preserve"> </w:t>
      </w:r>
      <w:r>
        <w:rPr>
          <w:b/>
          <w:spacing w:val="-1"/>
          <w:w w:val="108"/>
        </w:rPr>
        <w:t>V</w:t>
      </w:r>
      <w:proofErr w:type="gramEnd"/>
      <w:r>
        <w:rPr>
          <w:rFonts w:ascii="Verdana" w:hAnsi="Verdana"/>
          <w:b/>
          <w:i/>
          <w:spacing w:val="-93"/>
          <w:w w:val="91"/>
          <w:position w:val="-6"/>
          <w:sz w:val="16"/>
        </w:rPr>
        <w:t>β</w:t>
      </w:r>
      <w:r>
        <w:rPr>
          <w:w w:val="158"/>
          <w:position w:val="-2"/>
          <w:sz w:val="16"/>
        </w:rPr>
        <w:t>ˆ</w:t>
      </w:r>
      <w:r>
        <w:rPr>
          <w:position w:val="-2"/>
          <w:sz w:val="16"/>
        </w:rPr>
        <w:t xml:space="preserve">  </w:t>
      </w:r>
      <w:r>
        <w:rPr>
          <w:spacing w:val="7"/>
          <w:position w:val="-2"/>
          <w:sz w:val="16"/>
        </w:rPr>
        <w:t xml:space="preserve"> </w:t>
      </w:r>
      <w:r>
        <w:rPr>
          <w:w w:val="93"/>
        </w:rPr>
        <w:t>is</w:t>
      </w:r>
      <w:r>
        <w:t xml:space="preserve"> </w:t>
      </w:r>
      <w:r>
        <w:rPr>
          <w:spacing w:val="-16"/>
        </w:rPr>
        <w:t xml:space="preserve"> </w:t>
      </w:r>
      <w:r>
        <w:rPr>
          <w:spacing w:val="-1"/>
          <w:w w:val="99"/>
        </w:rPr>
        <w:t>th</w:t>
      </w:r>
      <w:r>
        <w:rPr>
          <w:w w:val="99"/>
        </w:rPr>
        <w:t>e</w:t>
      </w:r>
      <w:r>
        <w:t xml:space="preserve"> </w:t>
      </w:r>
      <w:r>
        <w:rPr>
          <w:spacing w:val="-16"/>
        </w:rPr>
        <w:t xml:space="preserve"> </w:t>
      </w:r>
      <w:r>
        <w:rPr>
          <w:spacing w:val="6"/>
          <w:w w:val="91"/>
        </w:rPr>
        <w:t>p</w:t>
      </w:r>
      <w:r>
        <w:rPr>
          <w:spacing w:val="-1"/>
          <w:w w:val="96"/>
        </w:rPr>
        <w:t>osterio</w:t>
      </w:r>
      <w:r>
        <w:rPr>
          <w:w w:val="96"/>
        </w:rPr>
        <w:t>r</w:t>
      </w:r>
      <w:r>
        <w:t xml:space="preserve"> </w:t>
      </w:r>
      <w:r>
        <w:rPr>
          <w:spacing w:val="-16"/>
        </w:rPr>
        <w:t xml:space="preserve"> </w:t>
      </w:r>
      <w:r>
        <w:rPr>
          <w:w w:val="94"/>
        </w:rPr>
        <w:t>c</w:t>
      </w:r>
      <w:r>
        <w:rPr>
          <w:spacing w:val="-7"/>
          <w:w w:val="94"/>
        </w:rPr>
        <w:t>o</w:t>
      </w:r>
      <w:r>
        <w:rPr>
          <w:spacing w:val="-13"/>
          <w:w w:val="92"/>
        </w:rPr>
        <w:t>v</w:t>
      </w:r>
      <w:r>
        <w:rPr>
          <w:spacing w:val="-1"/>
          <w:w w:val="97"/>
        </w:rPr>
        <w:t>arianc</w:t>
      </w:r>
      <w:r>
        <w:rPr>
          <w:w w:val="97"/>
        </w:rPr>
        <w:t>e</w:t>
      </w:r>
      <w:r>
        <w:t xml:space="preserve"> </w:t>
      </w:r>
      <w:r>
        <w:rPr>
          <w:spacing w:val="-16"/>
        </w:rPr>
        <w:t xml:space="preserve"> </w:t>
      </w:r>
      <w:r>
        <w:t xml:space="preserve">matrix.  </w:t>
      </w:r>
      <w:r>
        <w:rPr>
          <w:spacing w:val="4"/>
        </w:rPr>
        <w:t xml:space="preserve"> </w:t>
      </w:r>
      <w:proofErr w:type="gramStart"/>
      <w:r>
        <w:rPr>
          <w:w w:val="92"/>
        </w:rPr>
        <w:t>Here</w:t>
      </w:r>
      <w:r>
        <w:t xml:space="preserve"> </w:t>
      </w:r>
      <w:r>
        <w:rPr>
          <w:spacing w:val="-16"/>
        </w:rPr>
        <w:t xml:space="preserve"> </w:t>
      </w:r>
      <w:r>
        <w:rPr>
          <w:spacing w:val="-1"/>
          <w:w w:val="99"/>
        </w:rPr>
        <w:t>th</w:t>
      </w:r>
      <w:r>
        <w:rPr>
          <w:w w:val="99"/>
        </w:rPr>
        <w:t>e</w:t>
      </w:r>
      <w:proofErr w:type="gramEnd"/>
      <w:r>
        <w:t xml:space="preserve"> </w:t>
      </w:r>
      <w:r>
        <w:rPr>
          <w:spacing w:val="-14"/>
        </w:rPr>
        <w:t xml:space="preserve"> </w:t>
      </w:r>
      <w:r>
        <w:rPr>
          <w:rFonts w:ascii="Verdana" w:hAnsi="Verdana"/>
          <w:b/>
          <w:i/>
          <w:w w:val="91"/>
        </w:rPr>
        <w:t>β</w:t>
      </w:r>
      <w:r>
        <w:rPr>
          <w:rFonts w:ascii="Verdana" w:hAnsi="Verdana"/>
          <w:b/>
          <w:i/>
          <w:spacing w:val="30"/>
        </w:rPr>
        <w:t xml:space="preserve"> </w:t>
      </w:r>
      <w:r>
        <w:rPr>
          <w:w w:val="93"/>
        </w:rPr>
        <w:t>for</w:t>
      </w:r>
      <w:r>
        <w:t xml:space="preserve"> </w:t>
      </w:r>
      <w:r>
        <w:rPr>
          <w:spacing w:val="-16"/>
        </w:rPr>
        <w:t xml:space="preserve"> </w:t>
      </w:r>
      <w:r>
        <w:rPr>
          <w:w w:val="97"/>
        </w:rPr>
        <w:t>ea</w:t>
      </w:r>
      <w:r>
        <w:rPr>
          <w:spacing w:val="-7"/>
          <w:w w:val="97"/>
        </w:rPr>
        <w:t>c</w:t>
      </w:r>
      <w:r>
        <w:rPr>
          <w:w w:val="94"/>
        </w:rPr>
        <w:t>h</w:t>
      </w:r>
      <w:r>
        <w:t xml:space="preserve"> </w:t>
      </w:r>
      <w:r>
        <w:rPr>
          <w:spacing w:val="-16"/>
        </w:rPr>
        <w:t xml:space="preserve"> </w:t>
      </w:r>
      <w:r>
        <w:rPr>
          <w:w w:val="92"/>
        </w:rPr>
        <w:t>m</w:t>
      </w:r>
      <w:r>
        <w:rPr>
          <w:spacing w:val="6"/>
          <w:w w:val="92"/>
        </w:rPr>
        <w:t>o</w:t>
      </w:r>
      <w:r>
        <w:rPr>
          <w:w w:val="92"/>
        </w:rPr>
        <w:t>del</w:t>
      </w:r>
      <w:r>
        <w:t xml:space="preserve"> </w:t>
      </w:r>
      <w:r>
        <w:rPr>
          <w:spacing w:val="-16"/>
        </w:rPr>
        <w:t xml:space="preserve"> </w:t>
      </w:r>
      <w:r>
        <w:rPr>
          <w:w w:val="93"/>
        </w:rPr>
        <w:t>included</w:t>
      </w:r>
      <w:r>
        <w:t xml:space="preserve"> </w:t>
      </w:r>
      <w:r>
        <w:rPr>
          <w:spacing w:val="-16"/>
        </w:rPr>
        <w:t xml:space="preserve"> </w:t>
      </w:r>
      <w:r>
        <w:rPr>
          <w:spacing w:val="-1"/>
          <w:w w:val="99"/>
        </w:rPr>
        <w:t>the</w:t>
      </w:r>
    </w:p>
    <w:p w14:paraId="63DE8185" w14:textId="77777777" w:rsidR="00C544BC" w:rsidRDefault="00BD4BDE">
      <w:pPr>
        <w:pStyle w:val="BodyText"/>
        <w:spacing w:before="123" w:line="355" w:lineRule="auto"/>
        <w:ind w:left="816" w:right="113" w:firstLine="11"/>
        <w:jc w:val="both"/>
      </w:pPr>
      <w:r>
        <w:rPr>
          <w:w w:val="95"/>
        </w:rPr>
        <w:t>coefficients for the smooth terms in the model and fixed effects (e.g., intercept) if present.</w:t>
      </w:r>
      <w:r>
        <w:rPr>
          <w:spacing w:val="1"/>
          <w:w w:val="95"/>
        </w:rPr>
        <w:t xml:space="preserve"> </w:t>
      </w:r>
      <w:r>
        <w:rPr>
          <w:w w:val="95"/>
        </w:rPr>
        <w:t>We then used the matrix that maps the model parameters to the predictions on the linear</w:t>
      </w:r>
      <w:r>
        <w:rPr>
          <w:spacing w:val="1"/>
          <w:w w:val="95"/>
        </w:rPr>
        <w:t xml:space="preserve"> </w:t>
      </w:r>
      <w:r>
        <w:rPr>
          <w:spacing w:val="-1"/>
        </w:rPr>
        <w:t>predictor</w:t>
      </w:r>
      <w:r>
        <w:rPr>
          <w:spacing w:val="-10"/>
        </w:rPr>
        <w:t xml:space="preserve"> </w:t>
      </w:r>
      <w:r>
        <w:rPr>
          <w:spacing w:val="-1"/>
        </w:rPr>
        <w:t>scale</w:t>
      </w:r>
      <w:r>
        <w:rPr>
          <w:spacing w:val="-9"/>
        </w:rPr>
        <w:t xml:space="preserve"> </w:t>
      </w:r>
      <w:r>
        <w:rPr>
          <w:spacing w:val="-1"/>
        </w:rPr>
        <w:t>(</w:t>
      </w:r>
      <w:proofErr w:type="spellStart"/>
      <w:r>
        <w:rPr>
          <w:b/>
          <w:spacing w:val="-1"/>
        </w:rPr>
        <w:t>X</w:t>
      </w:r>
      <w:r>
        <w:rPr>
          <w:rFonts w:ascii="Calibri" w:hAnsi="Calibri"/>
          <w:i/>
          <w:spacing w:val="-1"/>
          <w:vertAlign w:val="subscript"/>
        </w:rPr>
        <w:t>p</w:t>
      </w:r>
      <w:proofErr w:type="spellEnd"/>
      <w:r>
        <w:rPr>
          <w:spacing w:val="-1"/>
        </w:rPr>
        <w:t>;</w:t>
      </w:r>
      <w:r>
        <w:rPr>
          <w:spacing w:val="-9"/>
        </w:rPr>
        <w:t xml:space="preserve"> </w:t>
      </w:r>
      <w:r>
        <w:rPr>
          <w:spacing w:val="-1"/>
        </w:rPr>
        <w:t>Wood</w:t>
      </w:r>
      <w:r>
        <w:rPr>
          <w:spacing w:val="-10"/>
        </w:rPr>
        <w:t xml:space="preserve"> </w:t>
      </w:r>
      <w:r>
        <w:rPr>
          <w:spacing w:val="-1"/>
        </w:rPr>
        <w:t>et</w:t>
      </w:r>
      <w:r>
        <w:rPr>
          <w:spacing w:val="-9"/>
        </w:rPr>
        <w:t xml:space="preserve"> </w:t>
      </w:r>
      <w:r>
        <w:rPr>
          <w:spacing w:val="-1"/>
        </w:rPr>
        <w:t>al.</w:t>
      </w:r>
      <w:r>
        <w:rPr>
          <w:spacing w:val="-9"/>
        </w:rPr>
        <w:t xml:space="preserve"> </w:t>
      </w:r>
      <w:r>
        <w:rPr>
          <w:spacing w:val="-1"/>
        </w:rPr>
        <w:t>2017;</w:t>
      </w:r>
      <w:r>
        <w:rPr>
          <w:spacing w:val="-10"/>
        </w:rPr>
        <w:t xml:space="preserve"> </w:t>
      </w:r>
      <w:r>
        <w:t>section</w:t>
      </w:r>
      <w:r>
        <w:rPr>
          <w:spacing w:val="-9"/>
        </w:rPr>
        <w:t xml:space="preserve"> </w:t>
      </w:r>
      <w:r>
        <w:t>7.2.6),</w:t>
      </w:r>
      <w:r>
        <w:rPr>
          <w:spacing w:val="-9"/>
        </w:rPr>
        <w:t xml:space="preserve"> </w:t>
      </w:r>
      <w:r>
        <w:t>along</w:t>
      </w:r>
      <w:r>
        <w:rPr>
          <w:spacing w:val="-9"/>
        </w:rPr>
        <w:t xml:space="preserve"> </w:t>
      </w:r>
      <w:r>
        <w:t>with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inverse</w:t>
      </w:r>
      <w:r>
        <w:rPr>
          <w:spacing w:val="-9"/>
        </w:rPr>
        <w:t xml:space="preserve"> </w:t>
      </w:r>
      <w:r>
        <w:t>link</w:t>
      </w:r>
      <w:r>
        <w:rPr>
          <w:spacing w:val="-10"/>
        </w:rPr>
        <w:t xml:space="preserve"> </w:t>
      </w:r>
      <w:r>
        <w:t>function,</w:t>
      </w:r>
      <w:r>
        <w:rPr>
          <w:spacing w:val="-57"/>
        </w:rPr>
        <w:t xml:space="preserve"> </w:t>
      </w:r>
      <w:r>
        <w:rPr>
          <w:w w:val="95"/>
        </w:rPr>
        <w:t xml:space="preserve">to generate predictions for each posterior sample. Denoting the vector of predictions </w:t>
      </w:r>
      <w:r>
        <w:rPr>
          <w:rFonts w:ascii="Verdana" w:hAnsi="Verdana"/>
          <w:b/>
          <w:i/>
          <w:w w:val="95"/>
        </w:rPr>
        <w:t>µ</w:t>
      </w:r>
      <w:r>
        <w:rPr>
          <w:rFonts w:ascii="Cambria" w:hAnsi="Cambria"/>
          <w:w w:val="95"/>
          <w:vertAlign w:val="superscript"/>
        </w:rPr>
        <w:t>∗</w:t>
      </w:r>
      <w:r>
        <w:rPr>
          <w:w w:val="95"/>
        </w:rPr>
        <w:t>,</w:t>
      </w:r>
      <w:r>
        <w:rPr>
          <w:spacing w:val="1"/>
          <w:w w:val="95"/>
        </w:rPr>
        <w:t xml:space="preserve"> </w:t>
      </w:r>
      <w:r>
        <w:t>we</w:t>
      </w:r>
      <w:r>
        <w:rPr>
          <w:spacing w:val="15"/>
        </w:rPr>
        <w:t xml:space="preserve"> </w:t>
      </w:r>
      <w:r>
        <w:t>calculate</w:t>
      </w:r>
      <w:r>
        <w:rPr>
          <w:spacing w:val="16"/>
        </w:rPr>
        <w:t xml:space="preserve"> </w:t>
      </w:r>
      <w:r>
        <w:t>as</w:t>
      </w:r>
      <w:r>
        <w:rPr>
          <w:spacing w:val="16"/>
        </w:rPr>
        <w:t xml:space="preserve"> </w:t>
      </w:r>
      <w:r>
        <w:t>follows:</w:t>
      </w:r>
    </w:p>
    <w:p w14:paraId="6A1BBEA1" w14:textId="77777777" w:rsidR="00C544BC" w:rsidRDefault="00C544BC">
      <w:pPr>
        <w:pStyle w:val="BodyText"/>
        <w:spacing w:before="12"/>
        <w:ind w:left="0"/>
        <w:rPr>
          <w:sz w:val="28"/>
        </w:rPr>
      </w:pPr>
    </w:p>
    <w:p w14:paraId="456D153B" w14:textId="77777777" w:rsidR="00C544BC" w:rsidRDefault="00BD4BDE">
      <w:pPr>
        <w:spacing w:before="1"/>
        <w:ind w:left="380"/>
        <w:jc w:val="center"/>
        <w:rPr>
          <w:rFonts w:ascii="Georgia" w:hAnsi="Georgia"/>
          <w:i/>
          <w:sz w:val="24"/>
        </w:rPr>
      </w:pPr>
      <w:r>
        <w:rPr>
          <w:rFonts w:ascii="Verdana" w:hAnsi="Verdana"/>
          <w:b/>
          <w:i/>
          <w:w w:val="110"/>
          <w:sz w:val="24"/>
        </w:rPr>
        <w:t>µ</w:t>
      </w:r>
      <w:r>
        <w:rPr>
          <w:rFonts w:ascii="Cambria" w:hAnsi="Cambria"/>
          <w:w w:val="110"/>
          <w:sz w:val="24"/>
          <w:vertAlign w:val="superscript"/>
        </w:rPr>
        <w:t>∗</w:t>
      </w:r>
      <w:r>
        <w:rPr>
          <w:rFonts w:ascii="Cambria" w:hAnsi="Cambria"/>
          <w:spacing w:val="37"/>
          <w:w w:val="110"/>
          <w:sz w:val="24"/>
        </w:rPr>
        <w:t xml:space="preserve"> </w:t>
      </w:r>
      <w:r>
        <w:rPr>
          <w:w w:val="110"/>
          <w:sz w:val="24"/>
        </w:rPr>
        <w:t>=</w:t>
      </w:r>
      <w:r>
        <w:rPr>
          <w:spacing w:val="18"/>
          <w:w w:val="110"/>
          <w:sz w:val="24"/>
        </w:rPr>
        <w:t xml:space="preserve"> </w:t>
      </w:r>
      <w:r>
        <w:rPr>
          <w:rFonts w:ascii="Georgia" w:hAnsi="Georgia"/>
          <w:i/>
          <w:w w:val="110"/>
          <w:sz w:val="24"/>
        </w:rPr>
        <w:t>g</w:t>
      </w:r>
      <w:r>
        <w:rPr>
          <w:rFonts w:ascii="Cambria" w:hAnsi="Cambria"/>
          <w:w w:val="110"/>
          <w:sz w:val="24"/>
          <w:vertAlign w:val="superscript"/>
        </w:rPr>
        <w:t>−</w:t>
      </w:r>
      <w:r>
        <w:rPr>
          <w:w w:val="110"/>
          <w:sz w:val="24"/>
          <w:vertAlign w:val="superscript"/>
        </w:rPr>
        <w:t>1</w:t>
      </w:r>
      <w:r>
        <w:rPr>
          <w:w w:val="110"/>
          <w:sz w:val="24"/>
        </w:rPr>
        <w:t>(</w:t>
      </w:r>
      <w:r>
        <w:rPr>
          <w:rFonts w:ascii="Verdana" w:hAnsi="Verdana"/>
          <w:b/>
          <w:i/>
          <w:w w:val="110"/>
          <w:sz w:val="24"/>
        </w:rPr>
        <w:t>η</w:t>
      </w:r>
      <w:r>
        <w:rPr>
          <w:rFonts w:ascii="Cambria" w:hAnsi="Cambria"/>
          <w:w w:val="110"/>
          <w:sz w:val="24"/>
          <w:vertAlign w:val="superscript"/>
        </w:rPr>
        <w:t>∗</w:t>
      </w:r>
      <w:r>
        <w:rPr>
          <w:w w:val="110"/>
          <w:sz w:val="24"/>
        </w:rPr>
        <w:t>)</w:t>
      </w:r>
      <w:r>
        <w:rPr>
          <w:spacing w:val="18"/>
          <w:w w:val="110"/>
          <w:sz w:val="24"/>
        </w:rPr>
        <w:t xml:space="preserve"> </w:t>
      </w:r>
      <w:r>
        <w:rPr>
          <w:w w:val="110"/>
          <w:sz w:val="24"/>
        </w:rPr>
        <w:t>=</w:t>
      </w:r>
      <w:r>
        <w:rPr>
          <w:spacing w:val="17"/>
          <w:w w:val="110"/>
          <w:sz w:val="24"/>
        </w:rPr>
        <w:t xml:space="preserve"> </w:t>
      </w:r>
      <w:r>
        <w:rPr>
          <w:rFonts w:ascii="Georgia" w:hAnsi="Georgia"/>
          <w:i/>
          <w:w w:val="110"/>
          <w:sz w:val="24"/>
        </w:rPr>
        <w:t>g</w:t>
      </w:r>
      <w:r>
        <w:rPr>
          <w:rFonts w:ascii="Cambria" w:hAnsi="Cambria"/>
          <w:w w:val="110"/>
          <w:sz w:val="24"/>
          <w:vertAlign w:val="superscript"/>
        </w:rPr>
        <w:t>−</w:t>
      </w:r>
      <w:r>
        <w:rPr>
          <w:w w:val="110"/>
          <w:sz w:val="24"/>
          <w:vertAlign w:val="superscript"/>
        </w:rPr>
        <w:t>1</w:t>
      </w:r>
      <w:r>
        <w:rPr>
          <w:w w:val="110"/>
          <w:sz w:val="24"/>
        </w:rPr>
        <w:t>(</w:t>
      </w:r>
      <w:proofErr w:type="spellStart"/>
      <w:r>
        <w:rPr>
          <w:b/>
          <w:w w:val="110"/>
          <w:sz w:val="24"/>
        </w:rPr>
        <w:t>X</w:t>
      </w:r>
      <w:r>
        <w:rPr>
          <w:rFonts w:ascii="Calibri" w:hAnsi="Calibri"/>
          <w:i/>
          <w:w w:val="110"/>
          <w:sz w:val="24"/>
          <w:vertAlign w:val="subscript"/>
        </w:rPr>
        <w:t>p</w:t>
      </w:r>
      <w:proofErr w:type="spellEnd"/>
      <w:r>
        <w:rPr>
          <w:rFonts w:ascii="Verdana" w:hAnsi="Verdana"/>
          <w:b/>
          <w:i/>
          <w:w w:val="110"/>
          <w:sz w:val="24"/>
        </w:rPr>
        <w:t>β</w:t>
      </w:r>
      <w:r>
        <w:rPr>
          <w:rFonts w:ascii="Cambria" w:hAnsi="Cambria"/>
          <w:w w:val="110"/>
          <w:sz w:val="24"/>
          <w:vertAlign w:val="superscript"/>
        </w:rPr>
        <w:t>∗</w:t>
      </w:r>
      <w:r>
        <w:rPr>
          <w:rFonts w:ascii="Cambria" w:hAnsi="Cambria"/>
          <w:spacing w:val="22"/>
          <w:w w:val="110"/>
          <w:sz w:val="24"/>
        </w:rPr>
        <w:t xml:space="preserve"> </w:t>
      </w:r>
      <w:r>
        <w:rPr>
          <w:w w:val="110"/>
          <w:sz w:val="24"/>
        </w:rPr>
        <w:t>+</w:t>
      </w:r>
      <w:r>
        <w:rPr>
          <w:spacing w:val="1"/>
          <w:w w:val="110"/>
          <w:sz w:val="24"/>
        </w:rPr>
        <w:t xml:space="preserve"> </w:t>
      </w:r>
      <w:r>
        <w:rPr>
          <w:rFonts w:ascii="Verdana" w:hAnsi="Verdana"/>
          <w:b/>
          <w:i/>
          <w:w w:val="110"/>
          <w:sz w:val="24"/>
        </w:rPr>
        <w:t>ξ</w:t>
      </w:r>
      <w:r>
        <w:rPr>
          <w:w w:val="110"/>
          <w:sz w:val="24"/>
        </w:rPr>
        <w:t>)</w:t>
      </w:r>
      <w:r>
        <w:rPr>
          <w:rFonts w:ascii="Georgia" w:hAnsi="Georgia"/>
          <w:i/>
          <w:w w:val="110"/>
          <w:sz w:val="24"/>
        </w:rPr>
        <w:t>,</w:t>
      </w:r>
    </w:p>
    <w:p w14:paraId="04D4641C" w14:textId="77777777" w:rsidR="00C544BC" w:rsidRDefault="00C544BC">
      <w:pPr>
        <w:pStyle w:val="BodyText"/>
        <w:spacing w:before="0"/>
        <w:ind w:left="0"/>
        <w:rPr>
          <w:rFonts w:ascii="Georgia"/>
          <w:i/>
          <w:sz w:val="20"/>
        </w:rPr>
      </w:pPr>
    </w:p>
    <w:p w14:paraId="63113A52" w14:textId="77777777" w:rsidR="00C544BC" w:rsidRDefault="00C544BC">
      <w:pPr>
        <w:pStyle w:val="BodyText"/>
        <w:spacing w:before="0"/>
        <w:ind w:left="0"/>
        <w:rPr>
          <w:rFonts w:ascii="Georgia"/>
          <w:i/>
          <w:sz w:val="18"/>
        </w:rPr>
      </w:pPr>
    </w:p>
    <w:p w14:paraId="26F745D0" w14:textId="77777777" w:rsidR="00C544BC" w:rsidRDefault="00BD4BDE">
      <w:pPr>
        <w:pStyle w:val="BodyText"/>
        <w:tabs>
          <w:tab w:val="left" w:pos="819"/>
        </w:tabs>
        <w:spacing w:before="118" w:line="355" w:lineRule="auto"/>
        <w:ind w:right="113"/>
        <w:jc w:val="both"/>
      </w:pPr>
      <w:r>
        <w:rPr>
          <w:rFonts w:ascii="Trebuchet MS" w:hAnsi="Trebuchet MS"/>
          <w:sz w:val="12"/>
        </w:rPr>
        <w:t>656</w:t>
      </w:r>
      <w:r>
        <w:rPr>
          <w:rFonts w:ascii="Trebuchet MS" w:hAnsi="Trebuchet MS"/>
          <w:sz w:val="12"/>
        </w:rPr>
        <w:tab/>
      </w:r>
      <w:r>
        <w:rPr>
          <w:w w:val="95"/>
        </w:rPr>
        <w:t>where</w:t>
      </w:r>
      <w:r>
        <w:rPr>
          <w:spacing w:val="15"/>
          <w:w w:val="95"/>
        </w:rPr>
        <w:t xml:space="preserve"> </w:t>
      </w:r>
      <w:r>
        <w:rPr>
          <w:rFonts w:ascii="Georgia" w:hAnsi="Georgia"/>
          <w:i/>
          <w:w w:val="95"/>
        </w:rPr>
        <w:t>g</w:t>
      </w:r>
      <w:r>
        <w:rPr>
          <w:rFonts w:ascii="Georgia" w:hAnsi="Georgia"/>
          <w:i/>
          <w:spacing w:val="24"/>
          <w:w w:val="95"/>
        </w:rPr>
        <w:t xml:space="preserve"> </w:t>
      </w:r>
      <w:r>
        <w:rPr>
          <w:w w:val="95"/>
        </w:rPr>
        <w:t>was</w:t>
      </w:r>
      <w:r>
        <w:rPr>
          <w:spacing w:val="15"/>
          <w:w w:val="95"/>
        </w:rPr>
        <w:t xml:space="preserve"> </w:t>
      </w:r>
      <w:r>
        <w:rPr>
          <w:w w:val="95"/>
        </w:rPr>
        <w:t>the</w:t>
      </w:r>
      <w:r>
        <w:rPr>
          <w:spacing w:val="15"/>
          <w:w w:val="95"/>
        </w:rPr>
        <w:t xml:space="preserve"> </w:t>
      </w:r>
      <w:r>
        <w:rPr>
          <w:w w:val="95"/>
        </w:rPr>
        <w:t>link</w:t>
      </w:r>
      <w:r>
        <w:rPr>
          <w:spacing w:val="16"/>
          <w:w w:val="95"/>
        </w:rPr>
        <w:t xml:space="preserve"> </w:t>
      </w:r>
      <w:r>
        <w:rPr>
          <w:w w:val="95"/>
        </w:rPr>
        <w:t>function,</w:t>
      </w:r>
      <w:r>
        <w:rPr>
          <w:spacing w:val="15"/>
          <w:w w:val="95"/>
        </w:rPr>
        <w:t xml:space="preserve"> </w:t>
      </w:r>
      <w:r>
        <w:rPr>
          <w:rFonts w:ascii="Verdana" w:hAnsi="Verdana"/>
          <w:b/>
          <w:i/>
          <w:w w:val="95"/>
        </w:rPr>
        <w:t>η</w:t>
      </w:r>
      <w:r>
        <w:rPr>
          <w:rFonts w:ascii="Cambria" w:hAnsi="Cambria"/>
          <w:w w:val="95"/>
          <w:vertAlign w:val="superscript"/>
        </w:rPr>
        <w:t>∗</w:t>
      </w:r>
      <w:r>
        <w:rPr>
          <w:rFonts w:ascii="Cambria" w:hAnsi="Cambria"/>
          <w:spacing w:val="31"/>
          <w:w w:val="95"/>
        </w:rPr>
        <w:t xml:space="preserve"> </w:t>
      </w:r>
      <w:r>
        <w:rPr>
          <w:w w:val="95"/>
        </w:rPr>
        <w:t>was</w:t>
      </w:r>
      <w:r>
        <w:rPr>
          <w:spacing w:val="15"/>
          <w:w w:val="95"/>
        </w:rPr>
        <w:t xml:space="preserve"> </w:t>
      </w:r>
      <w:r>
        <w:rPr>
          <w:w w:val="95"/>
        </w:rPr>
        <w:t>the</w:t>
      </w:r>
      <w:r>
        <w:rPr>
          <w:spacing w:val="15"/>
          <w:w w:val="95"/>
        </w:rPr>
        <w:t xml:space="preserve"> </w:t>
      </w:r>
      <w:r>
        <w:rPr>
          <w:w w:val="95"/>
        </w:rPr>
        <w:t>linear</w:t>
      </w:r>
      <w:r>
        <w:rPr>
          <w:spacing w:val="15"/>
          <w:w w:val="95"/>
        </w:rPr>
        <w:t xml:space="preserve"> </w:t>
      </w:r>
      <w:r>
        <w:rPr>
          <w:w w:val="95"/>
        </w:rPr>
        <w:t>predictor</w:t>
      </w:r>
      <w:r>
        <w:rPr>
          <w:spacing w:val="15"/>
          <w:w w:val="95"/>
        </w:rPr>
        <w:t xml:space="preserve"> </w:t>
      </w:r>
      <w:r>
        <w:rPr>
          <w:w w:val="95"/>
        </w:rPr>
        <w:t>and</w:t>
      </w:r>
      <w:r>
        <w:rPr>
          <w:spacing w:val="15"/>
          <w:w w:val="95"/>
        </w:rPr>
        <w:t xml:space="preserve"> </w:t>
      </w:r>
      <w:r>
        <w:rPr>
          <w:rFonts w:ascii="Verdana" w:hAnsi="Verdana"/>
          <w:b/>
          <w:i/>
          <w:w w:val="95"/>
        </w:rPr>
        <w:t>ξ</w:t>
      </w:r>
      <w:r>
        <w:rPr>
          <w:rFonts w:ascii="Verdana" w:hAnsi="Verdana"/>
          <w:b/>
          <w:i/>
          <w:spacing w:val="1"/>
          <w:w w:val="95"/>
        </w:rPr>
        <w:t xml:space="preserve"> </w:t>
      </w:r>
      <w:r>
        <w:rPr>
          <w:w w:val="95"/>
        </w:rPr>
        <w:t>was</w:t>
      </w:r>
      <w:r>
        <w:rPr>
          <w:spacing w:val="15"/>
          <w:w w:val="95"/>
        </w:rPr>
        <w:t xml:space="preserve"> </w:t>
      </w:r>
      <w:r>
        <w:rPr>
          <w:w w:val="95"/>
        </w:rPr>
        <w:t>any</w:t>
      </w:r>
      <w:r>
        <w:rPr>
          <w:spacing w:val="15"/>
          <w:w w:val="95"/>
        </w:rPr>
        <w:t xml:space="preserve"> </w:t>
      </w:r>
      <w:r>
        <w:rPr>
          <w:w w:val="95"/>
        </w:rPr>
        <w:t>offset</w:t>
      </w:r>
      <w:r>
        <w:rPr>
          <w:spacing w:val="16"/>
          <w:w w:val="95"/>
        </w:rPr>
        <w:t xml:space="preserve"> </w:t>
      </w:r>
      <w:r>
        <w:rPr>
          <w:w w:val="95"/>
        </w:rPr>
        <w:t>used</w:t>
      </w:r>
      <w:r>
        <w:rPr>
          <w:spacing w:val="15"/>
          <w:w w:val="95"/>
        </w:rPr>
        <w:t xml:space="preserve"> </w:t>
      </w:r>
      <w:r>
        <w:rPr>
          <w:w w:val="95"/>
        </w:rPr>
        <w:t>by</w:t>
      </w:r>
      <w:r>
        <w:rPr>
          <w:spacing w:val="1"/>
          <w:w w:val="95"/>
        </w:rPr>
        <w:t xml:space="preserve"> </w:t>
      </w:r>
      <w:r>
        <w:rPr>
          <w:rFonts w:ascii="Trebuchet MS" w:hAnsi="Trebuchet MS"/>
          <w:sz w:val="12"/>
        </w:rPr>
        <w:t>657</w:t>
      </w:r>
      <w:r>
        <w:rPr>
          <w:rFonts w:ascii="Trebuchet MS" w:hAnsi="Trebuchet MS"/>
          <w:sz w:val="12"/>
        </w:rPr>
        <w:tab/>
      </w:r>
      <w:r>
        <w:t>this</w:t>
      </w:r>
      <w:r>
        <w:rPr>
          <w:spacing w:val="-8"/>
        </w:rPr>
        <w:t xml:space="preserve"> </w:t>
      </w:r>
      <w:r>
        <w:t>prediction.</w:t>
      </w:r>
      <w:r>
        <w:rPr>
          <w:spacing w:val="11"/>
        </w:rPr>
        <w:t xml:space="preserve"> </w:t>
      </w:r>
      <w:r>
        <w:t>Variance</w:t>
      </w:r>
      <w:r>
        <w:rPr>
          <w:spacing w:val="-7"/>
        </w:rPr>
        <w:t xml:space="preserve"> </w:t>
      </w:r>
      <w:r>
        <w:t>estimates</w:t>
      </w:r>
      <w:r>
        <w:rPr>
          <w:spacing w:val="-7"/>
        </w:rPr>
        <w:t xml:space="preserve"> </w:t>
      </w:r>
      <w:r>
        <w:t>can</w:t>
      </w:r>
      <w:r>
        <w:rPr>
          <w:spacing w:val="-8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obtained</w:t>
      </w:r>
      <w:r>
        <w:rPr>
          <w:spacing w:val="-7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taking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empirical</w:t>
      </w:r>
      <w:r>
        <w:rPr>
          <w:spacing w:val="-7"/>
        </w:rPr>
        <w:t xml:space="preserve"> </w:t>
      </w:r>
      <w:r>
        <w:t>variance</w:t>
      </w:r>
      <w:r>
        <w:rPr>
          <w:spacing w:val="-7"/>
        </w:rPr>
        <w:t xml:space="preserve"> </w:t>
      </w:r>
      <w:r>
        <w:t>of</w:t>
      </w:r>
      <w:r>
        <w:rPr>
          <w:spacing w:val="-58"/>
        </w:rPr>
        <w:t xml:space="preserve"> </w:t>
      </w:r>
      <w:r>
        <w:rPr>
          <w:rFonts w:ascii="Trebuchet MS" w:hAnsi="Trebuchet MS"/>
          <w:sz w:val="12"/>
        </w:rPr>
        <w:t>658</w:t>
      </w:r>
      <w:r>
        <w:rPr>
          <w:rFonts w:ascii="Trebuchet MS" w:hAnsi="Trebuchet MS"/>
          <w:sz w:val="12"/>
        </w:rPr>
        <w:tab/>
      </w:r>
      <w:r>
        <w:rPr>
          <w:w w:val="95"/>
        </w:rPr>
        <w:t>the</w:t>
      </w:r>
      <w:r>
        <w:rPr>
          <w:spacing w:val="17"/>
          <w:w w:val="95"/>
        </w:rPr>
        <w:t xml:space="preserve"> </w:t>
      </w:r>
      <w:r>
        <w:rPr>
          <w:w w:val="95"/>
        </w:rPr>
        <w:t>resulting</w:t>
      </w:r>
      <w:r>
        <w:rPr>
          <w:spacing w:val="18"/>
          <w:w w:val="95"/>
        </w:rPr>
        <w:t xml:space="preserve"> </w:t>
      </w:r>
      <w:r>
        <w:rPr>
          <w:w w:val="95"/>
        </w:rPr>
        <w:t>predictions</w:t>
      </w:r>
      <w:r>
        <w:rPr>
          <w:spacing w:val="17"/>
          <w:w w:val="95"/>
        </w:rPr>
        <w:t xml:space="preserve"> </w:t>
      </w:r>
      <w:r>
        <w:rPr>
          <w:w w:val="95"/>
        </w:rPr>
        <w:t>(Wood</w:t>
      </w:r>
      <w:r>
        <w:rPr>
          <w:spacing w:val="18"/>
          <w:w w:val="95"/>
        </w:rPr>
        <w:t xml:space="preserve"> </w:t>
      </w:r>
      <w:r>
        <w:rPr>
          <w:w w:val="95"/>
        </w:rPr>
        <w:t>et</w:t>
      </w:r>
      <w:r>
        <w:rPr>
          <w:spacing w:val="17"/>
          <w:w w:val="95"/>
        </w:rPr>
        <w:t xml:space="preserve"> </w:t>
      </w:r>
      <w:r>
        <w:rPr>
          <w:w w:val="95"/>
        </w:rPr>
        <w:t>al.</w:t>
      </w:r>
      <w:r>
        <w:rPr>
          <w:spacing w:val="18"/>
          <w:w w:val="95"/>
        </w:rPr>
        <w:t xml:space="preserve"> </w:t>
      </w:r>
      <w:r>
        <w:rPr>
          <w:w w:val="95"/>
        </w:rPr>
        <w:t>2017;</w:t>
      </w:r>
      <w:r>
        <w:rPr>
          <w:spacing w:val="17"/>
          <w:w w:val="95"/>
        </w:rPr>
        <w:t xml:space="preserve"> </w:t>
      </w:r>
      <w:r>
        <w:rPr>
          <w:w w:val="95"/>
        </w:rPr>
        <w:t>section</w:t>
      </w:r>
      <w:r>
        <w:rPr>
          <w:spacing w:val="18"/>
          <w:w w:val="95"/>
        </w:rPr>
        <w:t xml:space="preserve"> </w:t>
      </w:r>
      <w:r>
        <w:rPr>
          <w:w w:val="95"/>
        </w:rPr>
        <w:t>7.2.6).</w:t>
      </w:r>
      <w:r>
        <w:rPr>
          <w:spacing w:val="42"/>
          <w:w w:val="95"/>
        </w:rPr>
        <w:t xml:space="preserve"> </w:t>
      </w:r>
      <w:r>
        <w:rPr>
          <w:w w:val="95"/>
        </w:rPr>
        <w:t>The</w:t>
      </w:r>
      <w:r>
        <w:rPr>
          <w:spacing w:val="18"/>
          <w:w w:val="95"/>
        </w:rPr>
        <w:t xml:space="preserve"> </w:t>
      </w:r>
      <w:r>
        <w:rPr>
          <w:w w:val="95"/>
        </w:rPr>
        <w:t>prediction</w:t>
      </w:r>
      <w:r>
        <w:rPr>
          <w:spacing w:val="17"/>
          <w:w w:val="95"/>
        </w:rPr>
        <w:t xml:space="preserve"> </w:t>
      </w:r>
      <w:r>
        <w:rPr>
          <w:w w:val="95"/>
        </w:rPr>
        <w:t>grid</w:t>
      </w:r>
      <w:r>
        <w:rPr>
          <w:spacing w:val="18"/>
          <w:w w:val="95"/>
        </w:rPr>
        <w:t xml:space="preserve"> </w:t>
      </w:r>
      <w:r>
        <w:rPr>
          <w:w w:val="95"/>
        </w:rPr>
        <w:t>contained</w:t>
      </w:r>
      <w:r>
        <w:rPr>
          <w:spacing w:val="1"/>
          <w:w w:val="95"/>
        </w:rPr>
        <w:t xml:space="preserve"> </w:t>
      </w:r>
      <w:r>
        <w:rPr>
          <w:rFonts w:ascii="Trebuchet MS" w:hAnsi="Trebuchet MS"/>
          <w:sz w:val="12"/>
        </w:rPr>
        <w:t>659</w:t>
      </w:r>
      <w:r>
        <w:rPr>
          <w:rFonts w:ascii="Trebuchet MS" w:hAnsi="Trebuchet MS"/>
          <w:sz w:val="12"/>
        </w:rPr>
        <w:tab/>
      </w:r>
      <w:r>
        <w:t xml:space="preserve">all possible combinations of covariates within the realized covariate </w:t>
      </w:r>
      <w:proofErr w:type="gramStart"/>
      <w:r>
        <w:t>space;</w:t>
      </w:r>
      <w:proofErr w:type="gramEnd"/>
      <w:r>
        <w:rPr>
          <w:spacing w:val="60"/>
        </w:rPr>
        <w:t xml:space="preserve"> </w:t>
      </w:r>
      <w:r>
        <w:t>i.e.,</w:t>
      </w:r>
      <w:r>
        <w:rPr>
          <w:spacing w:val="60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rPr>
          <w:rFonts w:ascii="Trebuchet MS" w:hAnsi="Trebuchet MS"/>
          <w:sz w:val="12"/>
        </w:rPr>
        <w:t>660</w:t>
      </w:r>
      <w:r>
        <w:rPr>
          <w:rFonts w:ascii="Trebuchet MS" w:hAnsi="Trebuchet MS"/>
          <w:sz w:val="12"/>
        </w:rPr>
        <w:tab/>
      </w:r>
      <w:r>
        <w:rPr>
          <w:spacing w:val="-1"/>
        </w:rPr>
        <w:t>hydrophone</w:t>
      </w:r>
      <w:r>
        <w:rPr>
          <w:spacing w:val="-8"/>
        </w:rPr>
        <w:t xml:space="preserve"> </w:t>
      </w:r>
      <w:r>
        <w:rPr>
          <w:spacing w:val="-1"/>
        </w:rPr>
        <w:t>for</w:t>
      </w:r>
      <w:r>
        <w:rPr>
          <w:spacing w:val="-6"/>
        </w:rPr>
        <w:t xml:space="preserve"> </w:t>
      </w:r>
      <w:r>
        <w:rPr>
          <w:spacing w:val="-1"/>
        </w:rPr>
        <w:t>each</w:t>
      </w:r>
      <w:r>
        <w:rPr>
          <w:spacing w:val="-7"/>
        </w:rPr>
        <w:t xml:space="preserve"> </w:t>
      </w:r>
      <w:r>
        <w:rPr>
          <w:spacing w:val="-1"/>
        </w:rPr>
        <w:t>SCC</w:t>
      </w:r>
      <w:r>
        <w:rPr>
          <w:spacing w:val="-7"/>
        </w:rPr>
        <w:t xml:space="preserve"> </w:t>
      </w:r>
      <w:r>
        <w:rPr>
          <w:spacing w:val="-1"/>
        </w:rPr>
        <w:t>with</w:t>
      </w:r>
      <w:r>
        <w:rPr>
          <w:spacing w:val="-7"/>
        </w:rPr>
        <w:t xml:space="preserve"> </w:t>
      </w:r>
      <w:r>
        <w:t>associated</w:t>
      </w:r>
      <w:r>
        <w:rPr>
          <w:spacing w:val="-7"/>
        </w:rPr>
        <w:t xml:space="preserve"> </w:t>
      </w:r>
      <w:r>
        <w:t>location,</w:t>
      </w:r>
      <w:r>
        <w:rPr>
          <w:spacing w:val="-7"/>
        </w:rPr>
        <w:t xml:space="preserve"> </w:t>
      </w:r>
      <w:r>
        <w:t>hydrophone</w:t>
      </w:r>
      <w:r>
        <w:rPr>
          <w:spacing w:val="-7"/>
        </w:rPr>
        <w:t xml:space="preserve"> </w:t>
      </w:r>
      <w:r>
        <w:t>depth,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area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rPr>
          <w:rFonts w:ascii="Trebuchet MS" w:hAnsi="Trebuchet MS"/>
          <w:sz w:val="12"/>
        </w:rPr>
        <w:t>661</w:t>
      </w:r>
      <w:r>
        <w:rPr>
          <w:rFonts w:ascii="Trebuchet MS" w:hAnsi="Trebuchet MS"/>
          <w:sz w:val="12"/>
        </w:rPr>
        <w:tab/>
      </w:r>
      <w:r>
        <w:rPr>
          <w:w w:val="95"/>
        </w:rPr>
        <w:t>tessellation tile, presence/absence of naval activity, and, if naval activity was present, then</w:t>
      </w:r>
      <w:r>
        <w:rPr>
          <w:spacing w:val="1"/>
          <w:w w:val="95"/>
        </w:rPr>
        <w:t xml:space="preserve"> </w:t>
      </w:r>
      <w:r>
        <w:rPr>
          <w:rFonts w:ascii="Trebuchet MS" w:hAnsi="Trebuchet MS"/>
          <w:sz w:val="12"/>
        </w:rPr>
        <w:t>662</w:t>
      </w:r>
      <w:r>
        <w:rPr>
          <w:rFonts w:ascii="Trebuchet MS" w:hAnsi="Trebuchet MS"/>
          <w:sz w:val="12"/>
        </w:rPr>
        <w:tab/>
      </w:r>
      <w:r>
        <w:t>either</w:t>
      </w:r>
      <w:r>
        <w:rPr>
          <w:spacing w:val="-8"/>
        </w:rPr>
        <w:t xml:space="preserve"> </w:t>
      </w:r>
      <w:r>
        <w:t>sonar</w:t>
      </w:r>
      <w:r>
        <w:rPr>
          <w:spacing w:val="-8"/>
        </w:rPr>
        <w:t xml:space="preserve"> </w:t>
      </w:r>
      <w:r>
        <w:t>absence</w:t>
      </w:r>
      <w:r>
        <w:rPr>
          <w:spacing w:val="-8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sonar</w:t>
      </w:r>
      <w:r>
        <w:rPr>
          <w:spacing w:val="-8"/>
        </w:rPr>
        <w:t xml:space="preserve"> </w:t>
      </w:r>
      <w:r>
        <w:t>received</w:t>
      </w:r>
      <w:r>
        <w:rPr>
          <w:spacing w:val="-7"/>
        </w:rPr>
        <w:t xml:space="preserve"> </w:t>
      </w:r>
      <w:r>
        <w:t>level</w:t>
      </w:r>
      <w:r>
        <w:rPr>
          <w:spacing w:val="-8"/>
        </w:rPr>
        <w:t xml:space="preserve"> </w:t>
      </w:r>
      <w:r>
        <w:t>between</w:t>
      </w:r>
      <w:r>
        <w:rPr>
          <w:spacing w:val="-7"/>
        </w:rPr>
        <w:t xml:space="preserve"> </w:t>
      </w:r>
      <w:r>
        <w:t>35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190</w:t>
      </w:r>
      <w:r>
        <w:rPr>
          <w:spacing w:val="-8"/>
        </w:rPr>
        <w:t xml:space="preserve"> </w:t>
      </w:r>
      <w:r>
        <w:t>dB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intervals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5</w:t>
      </w:r>
      <w:r>
        <w:rPr>
          <w:spacing w:val="-8"/>
        </w:rPr>
        <w:t xml:space="preserve"> </w:t>
      </w:r>
      <w:proofErr w:type="spellStart"/>
      <w:r>
        <w:t>dB.</w:t>
      </w:r>
      <w:proofErr w:type="spellEnd"/>
      <w:r>
        <w:rPr>
          <w:spacing w:val="-57"/>
        </w:rPr>
        <w:t xml:space="preserve"> </w:t>
      </w:r>
      <w:r>
        <w:rPr>
          <w:rFonts w:ascii="Trebuchet MS" w:hAnsi="Trebuchet MS"/>
          <w:sz w:val="12"/>
        </w:rPr>
        <w:t>663</w:t>
      </w:r>
      <w:r>
        <w:rPr>
          <w:rFonts w:ascii="Trebuchet MS" w:hAnsi="Trebuchet MS"/>
          <w:sz w:val="12"/>
        </w:rPr>
        <w:tab/>
      </w:r>
      <w:r>
        <w:rPr>
          <w:spacing w:val="-1"/>
        </w:rPr>
        <w:t>This</w:t>
      </w:r>
      <w:r>
        <w:rPr>
          <w:spacing w:val="-8"/>
        </w:rPr>
        <w:t xml:space="preserve"> </w:t>
      </w:r>
      <w:r>
        <w:rPr>
          <w:spacing w:val="-1"/>
        </w:rPr>
        <w:t>procedure</w:t>
      </w:r>
      <w:r>
        <w:rPr>
          <w:spacing w:val="-8"/>
        </w:rPr>
        <w:t xml:space="preserve"> </w:t>
      </w:r>
      <w:r>
        <w:t>was</w:t>
      </w:r>
      <w:r>
        <w:rPr>
          <w:spacing w:val="-7"/>
        </w:rPr>
        <w:t xml:space="preserve"> </w:t>
      </w:r>
      <w:r>
        <w:t>repeated</w:t>
      </w:r>
      <w:r>
        <w:rPr>
          <w:spacing w:val="-8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each</w:t>
      </w:r>
      <w:r>
        <w:rPr>
          <w:spacing w:val="-7"/>
        </w:rPr>
        <w:t xml:space="preserve"> </w:t>
      </w:r>
      <w:r>
        <w:t>model,</w:t>
      </w:r>
      <w:r>
        <w:rPr>
          <w:spacing w:val="-8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refitting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updated</w:t>
      </w:r>
      <w:r>
        <w:rPr>
          <w:spacing w:val="-7"/>
        </w:rPr>
        <w:t xml:space="preserve"> </w:t>
      </w:r>
      <w:r>
        <w:t>offsets</w:t>
      </w:r>
      <w:r>
        <w:rPr>
          <w:spacing w:val="-9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rPr>
          <w:rFonts w:ascii="Trebuchet MS" w:hAnsi="Trebuchet MS"/>
          <w:sz w:val="12"/>
        </w:rPr>
        <w:t>664</w:t>
      </w:r>
      <w:r>
        <w:rPr>
          <w:rFonts w:ascii="Trebuchet MS" w:hAnsi="Trebuchet MS"/>
          <w:sz w:val="12"/>
        </w:rPr>
        <w:tab/>
      </w:r>
      <w:r>
        <w:t>previous</w:t>
      </w:r>
      <w:r>
        <w:rPr>
          <w:spacing w:val="15"/>
        </w:rPr>
        <w:t xml:space="preserve"> </w:t>
      </w:r>
      <w:r>
        <w:t>model.</w:t>
      </w:r>
    </w:p>
    <w:p w14:paraId="773E1739" w14:textId="77777777" w:rsidR="00C544BC" w:rsidRDefault="00BD4BDE">
      <w:pPr>
        <w:pStyle w:val="BodyText"/>
        <w:spacing w:before="150"/>
        <w:jc w:val="both"/>
      </w:pPr>
      <w:proofErr w:type="gramStart"/>
      <w:r>
        <w:rPr>
          <w:rFonts w:ascii="Trebuchet MS"/>
          <w:w w:val="95"/>
          <w:sz w:val="12"/>
        </w:rPr>
        <w:t>665</w:t>
      </w:r>
      <w:r>
        <w:rPr>
          <w:rFonts w:ascii="Trebuchet MS"/>
          <w:spacing w:val="53"/>
          <w:sz w:val="12"/>
        </w:rPr>
        <w:t xml:space="preserve">  </w:t>
      </w:r>
      <w:r>
        <w:rPr>
          <w:w w:val="95"/>
        </w:rPr>
        <w:t>An</w:t>
      </w:r>
      <w:proofErr w:type="gramEnd"/>
      <w:r>
        <w:rPr>
          <w:spacing w:val="12"/>
          <w:w w:val="95"/>
        </w:rPr>
        <w:t xml:space="preserve"> </w:t>
      </w:r>
      <w:r>
        <w:rPr>
          <w:w w:val="95"/>
        </w:rPr>
        <w:t>algorithm</w:t>
      </w:r>
      <w:r>
        <w:rPr>
          <w:spacing w:val="13"/>
          <w:w w:val="95"/>
        </w:rPr>
        <w:t xml:space="preserve"> </w:t>
      </w:r>
      <w:r>
        <w:rPr>
          <w:w w:val="95"/>
        </w:rPr>
        <w:t>for</w:t>
      </w:r>
      <w:r>
        <w:rPr>
          <w:spacing w:val="13"/>
          <w:w w:val="95"/>
        </w:rPr>
        <w:t xml:space="preserve"> </w:t>
      </w:r>
      <w:r>
        <w:rPr>
          <w:w w:val="95"/>
        </w:rPr>
        <w:t>calculating</w:t>
      </w:r>
      <w:r>
        <w:rPr>
          <w:spacing w:val="13"/>
          <w:w w:val="95"/>
        </w:rPr>
        <w:t xml:space="preserve"> </w:t>
      </w:r>
      <w:r>
        <w:rPr>
          <w:w w:val="95"/>
        </w:rPr>
        <w:t>the</w:t>
      </w:r>
      <w:r>
        <w:rPr>
          <w:spacing w:val="13"/>
          <w:w w:val="95"/>
        </w:rPr>
        <w:t xml:space="preserve"> </w:t>
      </w:r>
      <w:r>
        <w:rPr>
          <w:w w:val="95"/>
        </w:rPr>
        <w:t>variance</w:t>
      </w:r>
      <w:r>
        <w:rPr>
          <w:spacing w:val="13"/>
          <w:w w:val="95"/>
        </w:rPr>
        <w:t xml:space="preserve"> </w:t>
      </w:r>
      <w:r>
        <w:rPr>
          <w:w w:val="95"/>
        </w:rPr>
        <w:t>from</w:t>
      </w:r>
      <w:r>
        <w:rPr>
          <w:spacing w:val="13"/>
          <w:w w:val="95"/>
        </w:rPr>
        <w:t xml:space="preserve"> </w:t>
      </w:r>
      <w:r>
        <w:rPr>
          <w:w w:val="95"/>
        </w:rPr>
        <w:t>our</w:t>
      </w:r>
      <w:r>
        <w:rPr>
          <w:spacing w:val="13"/>
          <w:w w:val="95"/>
        </w:rPr>
        <w:t xml:space="preserve"> </w:t>
      </w:r>
      <w:r>
        <w:rPr>
          <w:w w:val="95"/>
        </w:rPr>
        <w:t>multi-stage</w:t>
      </w:r>
      <w:r>
        <w:rPr>
          <w:spacing w:val="13"/>
          <w:w w:val="95"/>
        </w:rPr>
        <w:t xml:space="preserve"> </w:t>
      </w:r>
      <w:r>
        <w:rPr>
          <w:w w:val="95"/>
        </w:rPr>
        <w:t>approach</w:t>
      </w:r>
      <w:r>
        <w:rPr>
          <w:spacing w:val="13"/>
          <w:w w:val="95"/>
        </w:rPr>
        <w:t xml:space="preserve"> </w:t>
      </w:r>
      <w:r>
        <w:rPr>
          <w:w w:val="95"/>
        </w:rPr>
        <w:t>is</w:t>
      </w:r>
      <w:r>
        <w:rPr>
          <w:spacing w:val="13"/>
          <w:w w:val="95"/>
        </w:rPr>
        <w:t xml:space="preserve"> </w:t>
      </w:r>
      <w:r>
        <w:rPr>
          <w:w w:val="95"/>
        </w:rPr>
        <w:t>as</w:t>
      </w:r>
      <w:r>
        <w:rPr>
          <w:spacing w:val="12"/>
          <w:w w:val="95"/>
        </w:rPr>
        <w:t xml:space="preserve"> </w:t>
      </w:r>
      <w:r>
        <w:rPr>
          <w:w w:val="95"/>
        </w:rPr>
        <w:t>follows.</w:t>
      </w:r>
      <w:r>
        <w:rPr>
          <w:spacing w:val="36"/>
          <w:w w:val="95"/>
        </w:rPr>
        <w:t xml:space="preserve"> </w:t>
      </w:r>
      <w:r>
        <w:rPr>
          <w:w w:val="95"/>
        </w:rPr>
        <w:t>First</w:t>
      </w:r>
    </w:p>
    <w:p w14:paraId="240DDDAB" w14:textId="77777777" w:rsidR="00C544BC" w:rsidRDefault="00BD4BDE">
      <w:pPr>
        <w:tabs>
          <w:tab w:val="left" w:pos="827"/>
        </w:tabs>
        <w:spacing w:before="154"/>
        <w:ind w:left="150"/>
        <w:jc w:val="both"/>
        <w:rPr>
          <w:sz w:val="24"/>
        </w:rPr>
      </w:pPr>
      <w:r>
        <w:rPr>
          <w:rFonts w:ascii="Trebuchet MS"/>
          <w:sz w:val="12"/>
        </w:rPr>
        <w:t>666</w:t>
      </w:r>
      <w:r>
        <w:rPr>
          <w:rFonts w:ascii="Trebuchet MS"/>
          <w:sz w:val="12"/>
        </w:rPr>
        <w:tab/>
      </w:r>
      <w:r>
        <w:rPr>
          <w:w w:val="91"/>
          <w:sz w:val="24"/>
        </w:rPr>
        <w:t>define</w:t>
      </w:r>
      <w:r>
        <w:rPr>
          <w:spacing w:val="20"/>
          <w:sz w:val="24"/>
        </w:rPr>
        <w:t xml:space="preserve"> </w:t>
      </w:r>
      <w:proofErr w:type="gramStart"/>
      <w:r>
        <w:rPr>
          <w:rFonts w:ascii="Georgia"/>
          <w:i/>
          <w:w w:val="101"/>
          <w:sz w:val="24"/>
        </w:rPr>
        <w:t>N</w:t>
      </w:r>
      <w:r>
        <w:rPr>
          <w:rFonts w:ascii="Calibri"/>
          <w:i/>
          <w:w w:val="87"/>
          <w:sz w:val="24"/>
          <w:vertAlign w:val="subscript"/>
        </w:rPr>
        <w:t>b</w:t>
      </w:r>
      <w:r>
        <w:rPr>
          <w:rFonts w:ascii="Calibri"/>
          <w:i/>
          <w:sz w:val="24"/>
        </w:rPr>
        <w:t xml:space="preserve"> </w:t>
      </w:r>
      <w:r>
        <w:rPr>
          <w:rFonts w:ascii="Calibri"/>
          <w:i/>
          <w:spacing w:val="-19"/>
          <w:sz w:val="24"/>
        </w:rPr>
        <w:t xml:space="preserve"> </w:t>
      </w:r>
      <w:r>
        <w:rPr>
          <w:spacing w:val="-1"/>
          <w:w w:val="96"/>
          <w:sz w:val="24"/>
        </w:rPr>
        <w:t>a</w:t>
      </w:r>
      <w:r>
        <w:rPr>
          <w:w w:val="96"/>
          <w:sz w:val="24"/>
        </w:rPr>
        <w:t>s</w:t>
      </w:r>
      <w:proofErr w:type="gramEnd"/>
      <w:r>
        <w:rPr>
          <w:spacing w:val="20"/>
          <w:sz w:val="24"/>
        </w:rPr>
        <w:t xml:space="preserve"> </w:t>
      </w:r>
      <w:r>
        <w:rPr>
          <w:spacing w:val="-1"/>
          <w:w w:val="99"/>
          <w:sz w:val="24"/>
        </w:rPr>
        <w:t>th</w:t>
      </w:r>
      <w:r>
        <w:rPr>
          <w:w w:val="99"/>
          <w:sz w:val="24"/>
        </w:rPr>
        <w:t>e</w:t>
      </w:r>
      <w:r>
        <w:rPr>
          <w:spacing w:val="20"/>
          <w:sz w:val="24"/>
        </w:rPr>
        <w:t xml:space="preserve"> </w:t>
      </w:r>
      <w:r>
        <w:rPr>
          <w:spacing w:val="-7"/>
          <w:w w:val="94"/>
          <w:sz w:val="24"/>
        </w:rPr>
        <w:t>n</w:t>
      </w:r>
      <w:r>
        <w:rPr>
          <w:w w:val="93"/>
          <w:sz w:val="24"/>
        </w:rPr>
        <w:t>u</w:t>
      </w:r>
      <w:r>
        <w:rPr>
          <w:spacing w:val="-7"/>
          <w:w w:val="93"/>
          <w:sz w:val="24"/>
        </w:rPr>
        <w:t>m</w:t>
      </w:r>
      <w:r>
        <w:rPr>
          <w:spacing w:val="6"/>
          <w:w w:val="99"/>
          <w:sz w:val="24"/>
        </w:rPr>
        <w:t>b</w:t>
      </w:r>
      <w:r>
        <w:rPr>
          <w:w w:val="94"/>
          <w:sz w:val="24"/>
        </w:rPr>
        <w:t>er</w:t>
      </w:r>
      <w:r>
        <w:rPr>
          <w:spacing w:val="20"/>
          <w:sz w:val="24"/>
        </w:rPr>
        <w:t xml:space="preserve"> </w:t>
      </w:r>
      <w:r>
        <w:rPr>
          <w:spacing w:val="-1"/>
          <w:w w:val="91"/>
          <w:sz w:val="24"/>
        </w:rPr>
        <w:t>o</w:t>
      </w:r>
      <w:r>
        <w:rPr>
          <w:w w:val="91"/>
          <w:sz w:val="24"/>
        </w:rPr>
        <w:t>f</w:t>
      </w:r>
      <w:r>
        <w:rPr>
          <w:spacing w:val="20"/>
          <w:sz w:val="24"/>
        </w:rPr>
        <w:t xml:space="preserve"> </w:t>
      </w:r>
      <w:r>
        <w:rPr>
          <w:w w:val="93"/>
          <w:sz w:val="24"/>
        </w:rPr>
        <w:t>samples</w:t>
      </w:r>
      <w:r>
        <w:rPr>
          <w:spacing w:val="20"/>
          <w:sz w:val="24"/>
        </w:rPr>
        <w:t xml:space="preserve"> </w:t>
      </w:r>
      <w:r>
        <w:rPr>
          <w:spacing w:val="-1"/>
          <w:w w:val="101"/>
          <w:sz w:val="24"/>
        </w:rPr>
        <w:t>t</w:t>
      </w:r>
      <w:r>
        <w:rPr>
          <w:w w:val="101"/>
          <w:sz w:val="24"/>
        </w:rPr>
        <w:t>o</w:t>
      </w:r>
      <w:r>
        <w:rPr>
          <w:spacing w:val="20"/>
          <w:sz w:val="24"/>
        </w:rPr>
        <w:t xml:space="preserve"> </w:t>
      </w:r>
      <w:r>
        <w:rPr>
          <w:spacing w:val="-1"/>
          <w:w w:val="102"/>
          <w:sz w:val="24"/>
        </w:rPr>
        <w:t>ta</w:t>
      </w:r>
      <w:r>
        <w:rPr>
          <w:spacing w:val="-7"/>
          <w:w w:val="102"/>
          <w:sz w:val="24"/>
        </w:rPr>
        <w:t>k</w:t>
      </w:r>
      <w:r>
        <w:rPr>
          <w:w w:val="92"/>
          <w:sz w:val="24"/>
        </w:rPr>
        <w:t>e</w:t>
      </w:r>
      <w:r>
        <w:rPr>
          <w:spacing w:val="20"/>
          <w:sz w:val="24"/>
        </w:rPr>
        <w:t xml:space="preserve"> </w:t>
      </w:r>
      <w:r>
        <w:rPr>
          <w:spacing w:val="-1"/>
          <w:w w:val="116"/>
          <w:sz w:val="24"/>
        </w:rPr>
        <w:t>(</w:t>
      </w:r>
      <w:r>
        <w:rPr>
          <w:rFonts w:ascii="Georgia"/>
          <w:i/>
          <w:w w:val="101"/>
          <w:sz w:val="24"/>
        </w:rPr>
        <w:t>N</w:t>
      </w:r>
      <w:r>
        <w:rPr>
          <w:rFonts w:ascii="Calibri"/>
          <w:i/>
          <w:spacing w:val="9"/>
          <w:w w:val="87"/>
          <w:sz w:val="24"/>
          <w:vertAlign w:val="subscript"/>
        </w:rPr>
        <w:t>b</w:t>
      </w:r>
      <w:r>
        <w:rPr>
          <w:spacing w:val="-1"/>
          <w:w w:val="110"/>
          <w:sz w:val="24"/>
        </w:rPr>
        <w:t>=5,00</w:t>
      </w:r>
      <w:r>
        <w:rPr>
          <w:w w:val="110"/>
          <w:sz w:val="24"/>
        </w:rPr>
        <w:t>0</w:t>
      </w:r>
      <w:r>
        <w:rPr>
          <w:spacing w:val="20"/>
          <w:sz w:val="24"/>
        </w:rPr>
        <w:t xml:space="preserve"> </w:t>
      </w:r>
      <w:r>
        <w:rPr>
          <w:w w:val="98"/>
          <w:sz w:val="24"/>
        </w:rPr>
        <w:t>here),</w:t>
      </w:r>
      <w:r>
        <w:rPr>
          <w:spacing w:val="20"/>
          <w:sz w:val="24"/>
        </w:rPr>
        <w:t xml:space="preserve"> </w:t>
      </w:r>
      <w:r>
        <w:rPr>
          <w:w w:val="93"/>
          <w:sz w:val="24"/>
        </w:rPr>
        <w:t>l</w:t>
      </w:r>
      <w:r>
        <w:rPr>
          <w:spacing w:val="-1"/>
          <w:w w:val="93"/>
          <w:sz w:val="24"/>
        </w:rPr>
        <w:t>e</w:t>
      </w:r>
      <w:r>
        <w:rPr>
          <w:w w:val="118"/>
          <w:sz w:val="24"/>
        </w:rPr>
        <w:t>t</w:t>
      </w:r>
      <w:r>
        <w:rPr>
          <w:spacing w:val="20"/>
          <w:sz w:val="24"/>
        </w:rPr>
        <w:t xml:space="preserve"> </w:t>
      </w:r>
      <w:proofErr w:type="spellStart"/>
      <w:r>
        <w:rPr>
          <w:b/>
          <w:spacing w:val="-1"/>
          <w:w w:val="126"/>
          <w:sz w:val="24"/>
        </w:rPr>
        <w:t>X</w:t>
      </w:r>
      <w:r>
        <w:rPr>
          <w:rFonts w:ascii="Calibri"/>
          <w:i/>
          <w:spacing w:val="-1"/>
          <w:w w:val="107"/>
          <w:sz w:val="24"/>
          <w:vertAlign w:val="subscript"/>
        </w:rPr>
        <w:t>p</w:t>
      </w:r>
      <w:r>
        <w:rPr>
          <w:rFonts w:ascii="Calibri"/>
          <w:i/>
          <w:w w:val="107"/>
          <w:sz w:val="24"/>
          <w:vertAlign w:val="subscript"/>
        </w:rPr>
        <w:t>,</w:t>
      </w:r>
      <w:r>
        <w:rPr>
          <w:rFonts w:ascii="Trebuchet MS"/>
          <w:w w:val="74"/>
          <w:sz w:val="24"/>
          <w:vertAlign w:val="subscript"/>
        </w:rPr>
        <w:t>M</w:t>
      </w:r>
      <w:r>
        <w:rPr>
          <w:rFonts w:ascii="Calibri"/>
          <w:i/>
          <w:w w:val="178"/>
          <w:sz w:val="24"/>
          <w:vertAlign w:val="subscript"/>
        </w:rPr>
        <w:t>j</w:t>
      </w:r>
      <w:proofErr w:type="spellEnd"/>
      <w:r>
        <w:rPr>
          <w:rFonts w:ascii="Calibri"/>
          <w:i/>
          <w:sz w:val="24"/>
        </w:rPr>
        <w:t xml:space="preserve"> </w:t>
      </w:r>
      <w:r>
        <w:rPr>
          <w:rFonts w:ascii="Calibri"/>
          <w:i/>
          <w:spacing w:val="-10"/>
          <w:sz w:val="24"/>
        </w:rPr>
        <w:t xml:space="preserve"> </w:t>
      </w:r>
      <w:r>
        <w:rPr>
          <w:w w:val="93"/>
          <w:sz w:val="24"/>
        </w:rPr>
        <w:t>for</w:t>
      </w:r>
      <w:r>
        <w:rPr>
          <w:spacing w:val="20"/>
          <w:sz w:val="24"/>
        </w:rPr>
        <w:t xml:space="preserve"> </w:t>
      </w:r>
      <w:r>
        <w:rPr>
          <w:rFonts w:ascii="Georgia"/>
          <w:i/>
          <w:w w:val="138"/>
          <w:sz w:val="24"/>
        </w:rPr>
        <w:t>j</w:t>
      </w:r>
      <w:r>
        <w:rPr>
          <w:rFonts w:ascii="Georgia"/>
          <w:i/>
          <w:spacing w:val="25"/>
          <w:sz w:val="24"/>
        </w:rPr>
        <w:t xml:space="preserve"> </w:t>
      </w:r>
      <w:r>
        <w:rPr>
          <w:w w:val="154"/>
          <w:sz w:val="24"/>
        </w:rPr>
        <w:t>=</w:t>
      </w:r>
      <w:r>
        <w:rPr>
          <w:spacing w:val="10"/>
          <w:sz w:val="24"/>
        </w:rPr>
        <w:t xml:space="preserve"> </w:t>
      </w:r>
      <w:r>
        <w:rPr>
          <w:spacing w:val="-1"/>
          <w:w w:val="99"/>
          <w:sz w:val="24"/>
        </w:rPr>
        <w:t>1</w:t>
      </w:r>
      <w:r>
        <w:rPr>
          <w:rFonts w:ascii="Georgia"/>
          <w:i/>
          <w:sz w:val="24"/>
        </w:rPr>
        <w:t>,</w:t>
      </w:r>
      <w:r>
        <w:rPr>
          <w:rFonts w:ascii="Georgia"/>
          <w:i/>
          <w:spacing w:val="-19"/>
          <w:sz w:val="24"/>
        </w:rPr>
        <w:t xml:space="preserve"> </w:t>
      </w:r>
      <w:r>
        <w:rPr>
          <w:spacing w:val="-1"/>
          <w:w w:val="99"/>
          <w:sz w:val="24"/>
        </w:rPr>
        <w:t>2</w:t>
      </w:r>
      <w:r>
        <w:rPr>
          <w:rFonts w:ascii="Georgia"/>
          <w:i/>
          <w:sz w:val="24"/>
        </w:rPr>
        <w:t>,</w:t>
      </w:r>
      <w:r>
        <w:rPr>
          <w:rFonts w:ascii="Georgia"/>
          <w:i/>
          <w:spacing w:val="-19"/>
          <w:sz w:val="24"/>
        </w:rPr>
        <w:t xml:space="preserve"> </w:t>
      </w:r>
      <w:r>
        <w:rPr>
          <w:w w:val="99"/>
          <w:sz w:val="24"/>
        </w:rPr>
        <w:t>3</w:t>
      </w:r>
      <w:r>
        <w:rPr>
          <w:spacing w:val="20"/>
          <w:sz w:val="24"/>
        </w:rPr>
        <w:t xml:space="preserve"> </w:t>
      </w:r>
      <w:r>
        <w:rPr>
          <w:spacing w:val="6"/>
          <w:w w:val="99"/>
          <w:sz w:val="24"/>
        </w:rPr>
        <w:t>b</w:t>
      </w:r>
      <w:r>
        <w:rPr>
          <w:w w:val="92"/>
          <w:sz w:val="24"/>
        </w:rPr>
        <w:t>e</w:t>
      </w:r>
    </w:p>
    <w:p w14:paraId="42FDBB9E" w14:textId="77777777" w:rsidR="00C544BC" w:rsidRDefault="00C544BC">
      <w:pPr>
        <w:jc w:val="both"/>
        <w:rPr>
          <w:sz w:val="24"/>
        </w:rPr>
        <w:sectPr w:rsidR="00C544BC">
          <w:pgSz w:w="12240" w:h="15840"/>
          <w:pgMar w:top="1200" w:right="1280" w:bottom="1100" w:left="900" w:header="0" w:footer="832" w:gutter="0"/>
          <w:cols w:space="720"/>
        </w:sectPr>
      </w:pPr>
    </w:p>
    <w:p w14:paraId="1B1375B7" w14:textId="77777777" w:rsidR="00C544BC" w:rsidRDefault="00BD4BDE">
      <w:pPr>
        <w:pStyle w:val="BodyText"/>
        <w:tabs>
          <w:tab w:val="left" w:pos="827"/>
        </w:tabs>
        <w:spacing w:before="107"/>
      </w:pPr>
      <w:r>
        <w:rPr>
          <w:rFonts w:ascii="Trebuchet MS"/>
          <w:sz w:val="12"/>
        </w:rPr>
        <w:lastRenderedPageBreak/>
        <w:t>667</w:t>
      </w:r>
      <w:r>
        <w:rPr>
          <w:rFonts w:ascii="Trebuchet MS"/>
          <w:sz w:val="12"/>
        </w:rPr>
        <w:tab/>
      </w:r>
      <w:r>
        <w:rPr>
          <w:spacing w:val="-1"/>
          <w:w w:val="97"/>
        </w:rPr>
        <w:t>th</w:t>
      </w:r>
      <w:r>
        <w:rPr>
          <w:w w:val="97"/>
        </w:rPr>
        <w:t>e</w:t>
      </w:r>
      <w:r>
        <w:rPr>
          <w:spacing w:val="17"/>
        </w:rPr>
        <w:t xml:space="preserve"> </w:t>
      </w:r>
      <w:r>
        <w:rPr>
          <w:w w:val="97"/>
        </w:rPr>
        <w:t>matrix</w:t>
      </w:r>
      <w:r>
        <w:rPr>
          <w:spacing w:val="18"/>
        </w:rPr>
        <w:t xml:space="preserve"> </w:t>
      </w:r>
      <w:r>
        <w:rPr>
          <w:spacing w:val="-1"/>
          <w:w w:val="103"/>
        </w:rPr>
        <w:t>tha</w:t>
      </w:r>
      <w:r>
        <w:rPr>
          <w:w w:val="103"/>
        </w:rPr>
        <w:t>t</w:t>
      </w:r>
      <w:r>
        <w:rPr>
          <w:spacing w:val="17"/>
        </w:rPr>
        <w:t xml:space="preserve"> </w:t>
      </w:r>
      <w:r>
        <w:rPr>
          <w:w w:val="92"/>
        </w:rPr>
        <w:t>maps</w:t>
      </w:r>
      <w:r>
        <w:rPr>
          <w:spacing w:val="17"/>
        </w:rPr>
        <w:t xml:space="preserve"> </w:t>
      </w:r>
      <w:r>
        <w:rPr>
          <w:w w:val="93"/>
        </w:rPr>
        <w:t>c</w:t>
      </w:r>
      <w:r>
        <w:rPr>
          <w:spacing w:val="6"/>
          <w:w w:val="93"/>
        </w:rPr>
        <w:t>o</w:t>
      </w:r>
      <w:r>
        <w:rPr>
          <w:w w:val="90"/>
        </w:rPr>
        <w:t>efficie</w:t>
      </w:r>
      <w:r>
        <w:rPr>
          <w:spacing w:val="-7"/>
          <w:w w:val="90"/>
        </w:rPr>
        <w:t>n</w:t>
      </w:r>
      <w:r>
        <w:rPr>
          <w:spacing w:val="-1"/>
          <w:w w:val="101"/>
        </w:rPr>
        <w:t>t</w:t>
      </w:r>
      <w:r>
        <w:rPr>
          <w:w w:val="101"/>
        </w:rPr>
        <w:t>s</w:t>
      </w:r>
      <w:r>
        <w:rPr>
          <w:spacing w:val="18"/>
        </w:rPr>
        <w:t xml:space="preserve"> </w:t>
      </w:r>
      <w:r>
        <w:rPr>
          <w:spacing w:val="-1"/>
          <w:w w:val="116"/>
        </w:rPr>
        <w:t>t</w:t>
      </w:r>
      <w:r>
        <w:rPr>
          <w:w w:val="89"/>
        </w:rPr>
        <w:t>o</w:t>
      </w:r>
      <w:r>
        <w:rPr>
          <w:spacing w:val="18"/>
        </w:rPr>
        <w:t xml:space="preserve"> </w:t>
      </w:r>
      <w:r>
        <w:rPr>
          <w:spacing w:val="-1"/>
          <w:w w:val="97"/>
        </w:rPr>
        <w:t>th</w:t>
      </w:r>
      <w:r>
        <w:rPr>
          <w:w w:val="97"/>
        </w:rPr>
        <w:t>e</w:t>
      </w:r>
      <w:r>
        <w:rPr>
          <w:spacing w:val="17"/>
        </w:rPr>
        <w:t xml:space="preserve"> </w:t>
      </w:r>
      <w:r>
        <w:rPr>
          <w:w w:val="93"/>
        </w:rPr>
        <w:t>predictions</w:t>
      </w:r>
      <w:r>
        <w:rPr>
          <w:spacing w:val="17"/>
        </w:rPr>
        <w:t xml:space="preserve"> </w:t>
      </w:r>
      <w:r>
        <w:rPr>
          <w:w w:val="91"/>
        </w:rPr>
        <w:t>for</w:t>
      </w:r>
      <w:r>
        <w:rPr>
          <w:spacing w:val="18"/>
        </w:rPr>
        <w:t xml:space="preserve"> </w:t>
      </w:r>
      <w:r>
        <w:rPr>
          <w:w w:val="91"/>
        </w:rPr>
        <w:t>m</w:t>
      </w:r>
      <w:r>
        <w:rPr>
          <w:spacing w:val="6"/>
          <w:w w:val="91"/>
        </w:rPr>
        <w:t>o</w:t>
      </w:r>
      <w:r>
        <w:rPr>
          <w:w w:val="90"/>
        </w:rPr>
        <w:t>del</w:t>
      </w:r>
      <w:r>
        <w:rPr>
          <w:spacing w:val="17"/>
        </w:rPr>
        <w:t xml:space="preserve"> </w:t>
      </w:r>
      <w:proofErr w:type="spellStart"/>
      <w:r>
        <w:rPr>
          <w:spacing w:val="-1"/>
          <w:w w:val="54"/>
        </w:rPr>
        <w:t>M</w:t>
      </w:r>
      <w:r>
        <w:rPr>
          <w:rFonts w:ascii="Georgia"/>
          <w:i/>
          <w:spacing w:val="13"/>
          <w:w w:val="138"/>
        </w:rPr>
        <w:t>j</w:t>
      </w:r>
      <w:proofErr w:type="spellEnd"/>
      <w:r>
        <w:rPr>
          <w:w w:val="108"/>
        </w:rPr>
        <w:t>.</w:t>
      </w:r>
      <w:r>
        <w:t xml:space="preserve"> </w:t>
      </w:r>
      <w:r>
        <w:rPr>
          <w:spacing w:val="-16"/>
        </w:rPr>
        <w:t xml:space="preserve"> </w:t>
      </w:r>
      <w:r>
        <w:rPr>
          <w:spacing w:val="-20"/>
          <w:w w:val="114"/>
        </w:rPr>
        <w:t>F</w:t>
      </w:r>
      <w:r>
        <w:rPr>
          <w:spacing w:val="-1"/>
          <w:w w:val="92"/>
        </w:rPr>
        <w:t>o</w:t>
      </w:r>
      <w:r>
        <w:rPr>
          <w:w w:val="92"/>
        </w:rPr>
        <w:t>r</w:t>
      </w:r>
      <w:r>
        <w:rPr>
          <w:spacing w:val="17"/>
        </w:rPr>
        <w:t xml:space="preserve"> </w:t>
      </w:r>
      <w:proofErr w:type="gramStart"/>
      <w:r>
        <w:rPr>
          <w:rFonts w:ascii="Georgia"/>
          <w:i/>
          <w:w w:val="101"/>
        </w:rPr>
        <w:t>N</w:t>
      </w:r>
      <w:r>
        <w:rPr>
          <w:rFonts w:ascii="Calibri"/>
          <w:i/>
          <w:w w:val="87"/>
          <w:vertAlign w:val="subscript"/>
        </w:rPr>
        <w:t>b</w:t>
      </w:r>
      <w:r>
        <w:rPr>
          <w:rFonts w:ascii="Calibri"/>
          <w:i/>
        </w:rPr>
        <w:t xml:space="preserve"> </w:t>
      </w:r>
      <w:r>
        <w:rPr>
          <w:rFonts w:ascii="Calibri"/>
          <w:i/>
          <w:spacing w:val="-21"/>
        </w:rPr>
        <w:t xml:space="preserve"> </w:t>
      </w:r>
      <w:r>
        <w:rPr>
          <w:spacing w:val="-1"/>
          <w:w w:val="96"/>
        </w:rPr>
        <w:t>times</w:t>
      </w:r>
      <w:proofErr w:type="gramEnd"/>
      <w:r>
        <w:rPr>
          <w:spacing w:val="-1"/>
          <w:w w:val="96"/>
        </w:rPr>
        <w:t>:</w:t>
      </w:r>
    </w:p>
    <w:p w14:paraId="5497B4BD" w14:textId="77777777" w:rsidR="00C544BC" w:rsidRDefault="00C544BC">
      <w:pPr>
        <w:pStyle w:val="BodyText"/>
        <w:spacing w:before="11"/>
        <w:ind w:left="0"/>
        <w:rPr>
          <w:sz w:val="9"/>
        </w:rPr>
      </w:pPr>
    </w:p>
    <w:p w14:paraId="5AFD8688" w14:textId="77777777" w:rsidR="00C544BC" w:rsidRDefault="00C544BC">
      <w:pPr>
        <w:rPr>
          <w:sz w:val="9"/>
        </w:rPr>
        <w:sectPr w:rsidR="00C544BC">
          <w:pgSz w:w="12240" w:h="15840"/>
          <w:pgMar w:top="1320" w:right="1280" w:bottom="1100" w:left="900" w:header="0" w:footer="832" w:gutter="0"/>
          <w:cols w:space="720"/>
        </w:sectPr>
      </w:pPr>
    </w:p>
    <w:p w14:paraId="4B1F015F" w14:textId="77777777" w:rsidR="00C544BC" w:rsidRDefault="00EA02FE">
      <w:pPr>
        <w:pStyle w:val="BodyText"/>
        <w:spacing w:before="181"/>
        <w:ind w:left="1125"/>
      </w:pPr>
      <w:r>
        <w:pict w14:anchorId="2075E601">
          <v:shapetype id="_x0000_t202" coordsize="21600,21600" o:spt="202" path="m,l,21600r21600,l21600,xe">
            <v:stroke joinstyle="miter"/>
            <v:path gradientshapeok="t" o:connecttype="rect"/>
          </v:shapetype>
          <v:shape id="docshape2" o:spid="_x0000_s2403" type="#_x0000_t202" alt="" style="position:absolute;left:0;text-align:left;margin-left:50pt;margin-top:8.15pt;width:47.9pt;height:231.75pt;z-index:15729664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tbl>
                  <w:tblPr>
                    <w:tblW w:w="0" w:type="auto"/>
                    <w:tblInd w:w="7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483"/>
                    <w:gridCol w:w="474"/>
                  </w:tblGrid>
                  <w:tr w:rsidR="00C544BC" w14:paraId="56D29AC7" w14:textId="77777777">
                    <w:trPr>
                      <w:trHeight w:val="486"/>
                    </w:trPr>
                    <w:tc>
                      <w:tcPr>
                        <w:tcW w:w="483" w:type="dxa"/>
                      </w:tcPr>
                      <w:p w14:paraId="773ED60D" w14:textId="77777777" w:rsidR="00C544BC" w:rsidRDefault="00BD4BDE">
                        <w:pPr>
                          <w:pStyle w:val="TableParagraph"/>
                          <w:spacing w:before="156" w:line="240" w:lineRule="auto"/>
                          <w:ind w:left="50"/>
                          <w:jc w:val="left"/>
                          <w:rPr>
                            <w:rFonts w:ascii="Trebuchet MS"/>
                            <w:sz w:val="12"/>
                          </w:rPr>
                        </w:pPr>
                        <w:r>
                          <w:rPr>
                            <w:rFonts w:ascii="Trebuchet MS"/>
                            <w:sz w:val="12"/>
                          </w:rPr>
                          <w:t>668</w:t>
                        </w:r>
                      </w:p>
                    </w:tc>
                    <w:tc>
                      <w:tcPr>
                        <w:tcW w:w="474" w:type="dxa"/>
                      </w:tcPr>
                      <w:p w14:paraId="40A6B74B" w14:textId="77777777" w:rsidR="00C544BC" w:rsidRDefault="00BD4BDE">
                        <w:pPr>
                          <w:pStyle w:val="TableParagraph"/>
                          <w:spacing w:before="17" w:line="240" w:lineRule="auto"/>
                          <w:ind w:right="47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1.</w:t>
                        </w:r>
                      </w:p>
                    </w:tc>
                  </w:tr>
                  <w:tr w:rsidR="00C544BC" w14:paraId="19A60377" w14:textId="77777777">
                    <w:trPr>
                      <w:trHeight w:val="637"/>
                    </w:trPr>
                    <w:tc>
                      <w:tcPr>
                        <w:tcW w:w="483" w:type="dxa"/>
                      </w:tcPr>
                      <w:p w14:paraId="688898A9" w14:textId="77777777" w:rsidR="00C544BC" w:rsidRDefault="00C544BC">
                        <w:pPr>
                          <w:pStyle w:val="TableParagraph"/>
                          <w:spacing w:before="10" w:line="240" w:lineRule="auto"/>
                          <w:jc w:val="left"/>
                        </w:pPr>
                      </w:p>
                      <w:p w14:paraId="5B557976" w14:textId="77777777" w:rsidR="00C544BC" w:rsidRDefault="00BD4BDE">
                        <w:pPr>
                          <w:pStyle w:val="TableParagraph"/>
                          <w:spacing w:line="240" w:lineRule="auto"/>
                          <w:ind w:left="50"/>
                          <w:jc w:val="left"/>
                          <w:rPr>
                            <w:rFonts w:ascii="Trebuchet MS"/>
                            <w:sz w:val="12"/>
                          </w:rPr>
                        </w:pPr>
                        <w:r>
                          <w:rPr>
                            <w:rFonts w:ascii="Trebuchet MS"/>
                            <w:sz w:val="12"/>
                          </w:rPr>
                          <w:t>669</w:t>
                        </w:r>
                      </w:p>
                    </w:tc>
                    <w:tc>
                      <w:tcPr>
                        <w:tcW w:w="474" w:type="dxa"/>
                      </w:tcPr>
                      <w:p w14:paraId="79219D8C" w14:textId="77777777" w:rsidR="00C544BC" w:rsidRDefault="00BD4BDE">
                        <w:pPr>
                          <w:pStyle w:val="TableParagraph"/>
                          <w:spacing w:before="168" w:line="240" w:lineRule="auto"/>
                          <w:ind w:right="47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2.</w:t>
                        </w:r>
                      </w:p>
                    </w:tc>
                  </w:tr>
                  <w:tr w:rsidR="00C544BC" w14:paraId="34C5A516" w14:textId="77777777">
                    <w:trPr>
                      <w:trHeight w:val="637"/>
                    </w:trPr>
                    <w:tc>
                      <w:tcPr>
                        <w:tcW w:w="483" w:type="dxa"/>
                      </w:tcPr>
                      <w:p w14:paraId="10DFAC99" w14:textId="77777777" w:rsidR="00C544BC" w:rsidRDefault="00C544BC">
                        <w:pPr>
                          <w:pStyle w:val="TableParagraph"/>
                          <w:spacing w:before="10" w:line="240" w:lineRule="auto"/>
                          <w:jc w:val="left"/>
                        </w:pPr>
                      </w:p>
                      <w:p w14:paraId="6FED1E2E" w14:textId="77777777" w:rsidR="00C544BC" w:rsidRDefault="00BD4BDE">
                        <w:pPr>
                          <w:pStyle w:val="TableParagraph"/>
                          <w:spacing w:line="240" w:lineRule="auto"/>
                          <w:ind w:left="50"/>
                          <w:jc w:val="left"/>
                          <w:rPr>
                            <w:rFonts w:ascii="Trebuchet MS"/>
                            <w:sz w:val="12"/>
                          </w:rPr>
                        </w:pPr>
                        <w:r>
                          <w:rPr>
                            <w:rFonts w:ascii="Trebuchet MS"/>
                            <w:sz w:val="12"/>
                          </w:rPr>
                          <w:t>670</w:t>
                        </w:r>
                      </w:p>
                    </w:tc>
                    <w:tc>
                      <w:tcPr>
                        <w:tcW w:w="474" w:type="dxa"/>
                      </w:tcPr>
                      <w:p w14:paraId="76ABB82E" w14:textId="77777777" w:rsidR="00C544BC" w:rsidRDefault="00BD4BDE">
                        <w:pPr>
                          <w:pStyle w:val="TableParagraph"/>
                          <w:spacing w:before="168" w:line="240" w:lineRule="auto"/>
                          <w:ind w:right="47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3.</w:t>
                        </w:r>
                      </w:p>
                    </w:tc>
                  </w:tr>
                  <w:tr w:rsidR="00C544BC" w14:paraId="0E86789A" w14:textId="77777777">
                    <w:trPr>
                      <w:trHeight w:val="637"/>
                    </w:trPr>
                    <w:tc>
                      <w:tcPr>
                        <w:tcW w:w="483" w:type="dxa"/>
                      </w:tcPr>
                      <w:p w14:paraId="1D5B17E2" w14:textId="77777777" w:rsidR="00C544BC" w:rsidRDefault="00C544BC">
                        <w:pPr>
                          <w:pStyle w:val="TableParagraph"/>
                          <w:spacing w:before="10" w:line="240" w:lineRule="auto"/>
                          <w:jc w:val="left"/>
                        </w:pPr>
                      </w:p>
                      <w:p w14:paraId="4AAFF93D" w14:textId="77777777" w:rsidR="00C544BC" w:rsidRDefault="00BD4BDE">
                        <w:pPr>
                          <w:pStyle w:val="TableParagraph"/>
                          <w:spacing w:line="240" w:lineRule="auto"/>
                          <w:ind w:left="50"/>
                          <w:jc w:val="left"/>
                          <w:rPr>
                            <w:rFonts w:ascii="Trebuchet MS"/>
                            <w:sz w:val="12"/>
                          </w:rPr>
                        </w:pPr>
                        <w:r>
                          <w:rPr>
                            <w:rFonts w:ascii="Trebuchet MS"/>
                            <w:sz w:val="12"/>
                          </w:rPr>
                          <w:t>671</w:t>
                        </w:r>
                      </w:p>
                    </w:tc>
                    <w:tc>
                      <w:tcPr>
                        <w:tcW w:w="474" w:type="dxa"/>
                      </w:tcPr>
                      <w:p w14:paraId="5BF98594" w14:textId="77777777" w:rsidR="00C544BC" w:rsidRDefault="00BD4BDE">
                        <w:pPr>
                          <w:pStyle w:val="TableParagraph"/>
                          <w:spacing w:before="168" w:line="240" w:lineRule="auto"/>
                          <w:ind w:right="47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4.</w:t>
                        </w:r>
                      </w:p>
                    </w:tc>
                  </w:tr>
                  <w:tr w:rsidR="00C544BC" w14:paraId="00D03CE2" w14:textId="77777777">
                    <w:trPr>
                      <w:trHeight w:val="623"/>
                    </w:trPr>
                    <w:tc>
                      <w:tcPr>
                        <w:tcW w:w="483" w:type="dxa"/>
                      </w:tcPr>
                      <w:p w14:paraId="57CD6CC2" w14:textId="77777777" w:rsidR="00C544BC" w:rsidRDefault="00C544BC">
                        <w:pPr>
                          <w:pStyle w:val="TableParagraph"/>
                          <w:spacing w:before="10" w:line="240" w:lineRule="auto"/>
                          <w:jc w:val="left"/>
                        </w:pPr>
                      </w:p>
                      <w:p w14:paraId="7ED22CE2" w14:textId="77777777" w:rsidR="00C544BC" w:rsidRDefault="00BD4BDE">
                        <w:pPr>
                          <w:pStyle w:val="TableParagraph"/>
                          <w:spacing w:line="240" w:lineRule="auto"/>
                          <w:ind w:left="50"/>
                          <w:jc w:val="left"/>
                          <w:rPr>
                            <w:rFonts w:ascii="Trebuchet MS"/>
                            <w:sz w:val="12"/>
                          </w:rPr>
                        </w:pPr>
                        <w:r>
                          <w:rPr>
                            <w:rFonts w:ascii="Trebuchet MS"/>
                            <w:sz w:val="12"/>
                          </w:rPr>
                          <w:t>672</w:t>
                        </w:r>
                      </w:p>
                    </w:tc>
                    <w:tc>
                      <w:tcPr>
                        <w:tcW w:w="474" w:type="dxa"/>
                      </w:tcPr>
                      <w:p w14:paraId="6010D535" w14:textId="77777777" w:rsidR="00C544BC" w:rsidRDefault="00BD4BDE">
                        <w:pPr>
                          <w:pStyle w:val="TableParagraph"/>
                          <w:spacing w:before="168" w:line="240" w:lineRule="auto"/>
                          <w:ind w:right="47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5.</w:t>
                        </w:r>
                      </w:p>
                    </w:tc>
                  </w:tr>
                  <w:tr w:rsidR="00C544BC" w14:paraId="573F10F4" w14:textId="77777777">
                    <w:trPr>
                      <w:trHeight w:val="477"/>
                    </w:trPr>
                    <w:tc>
                      <w:tcPr>
                        <w:tcW w:w="483" w:type="dxa"/>
                      </w:tcPr>
                      <w:p w14:paraId="4FBC496C" w14:textId="77777777" w:rsidR="00C544BC" w:rsidRDefault="00BD4BDE">
                        <w:pPr>
                          <w:pStyle w:val="TableParagraph"/>
                          <w:spacing w:before="162" w:line="240" w:lineRule="auto"/>
                          <w:ind w:left="50"/>
                          <w:jc w:val="left"/>
                          <w:rPr>
                            <w:rFonts w:ascii="Trebuchet MS"/>
                            <w:sz w:val="12"/>
                          </w:rPr>
                        </w:pPr>
                        <w:r>
                          <w:rPr>
                            <w:rFonts w:ascii="Trebuchet MS"/>
                            <w:sz w:val="12"/>
                          </w:rPr>
                          <w:t>673</w:t>
                        </w:r>
                      </w:p>
                    </w:tc>
                    <w:tc>
                      <w:tcPr>
                        <w:tcW w:w="474" w:type="dxa"/>
                      </w:tcPr>
                      <w:p w14:paraId="05598B3B" w14:textId="77777777" w:rsidR="00C544BC" w:rsidRDefault="00C544BC">
                        <w:pPr>
                          <w:pStyle w:val="TableParagraph"/>
                          <w:spacing w:line="240" w:lineRule="auto"/>
                          <w:jc w:val="left"/>
                          <w:rPr>
                            <w:rFonts w:ascii="Times New Roman"/>
                          </w:rPr>
                        </w:pPr>
                      </w:p>
                    </w:tc>
                  </w:tr>
                  <w:tr w:rsidR="00C544BC" w14:paraId="3077399B" w14:textId="77777777">
                    <w:trPr>
                      <w:trHeight w:val="652"/>
                    </w:trPr>
                    <w:tc>
                      <w:tcPr>
                        <w:tcW w:w="483" w:type="dxa"/>
                      </w:tcPr>
                      <w:p w14:paraId="297A3529" w14:textId="77777777" w:rsidR="00C544BC" w:rsidRDefault="00C544BC">
                        <w:pPr>
                          <w:pStyle w:val="TableParagraph"/>
                          <w:spacing w:before="11" w:line="240" w:lineRule="auto"/>
                          <w:jc w:val="left"/>
                          <w:rPr>
                            <w:sz w:val="23"/>
                          </w:rPr>
                        </w:pPr>
                      </w:p>
                      <w:p w14:paraId="50563B89" w14:textId="77777777" w:rsidR="00C544BC" w:rsidRDefault="00BD4BDE">
                        <w:pPr>
                          <w:pStyle w:val="TableParagraph"/>
                          <w:spacing w:line="240" w:lineRule="auto"/>
                          <w:ind w:left="50"/>
                          <w:jc w:val="left"/>
                          <w:rPr>
                            <w:rFonts w:ascii="Trebuchet MS"/>
                            <w:sz w:val="12"/>
                          </w:rPr>
                        </w:pPr>
                        <w:r>
                          <w:rPr>
                            <w:rFonts w:ascii="Trebuchet MS"/>
                            <w:sz w:val="12"/>
                          </w:rPr>
                          <w:t>674</w:t>
                        </w:r>
                      </w:p>
                    </w:tc>
                    <w:tc>
                      <w:tcPr>
                        <w:tcW w:w="474" w:type="dxa"/>
                      </w:tcPr>
                      <w:p w14:paraId="1736E837" w14:textId="77777777" w:rsidR="00C544BC" w:rsidRDefault="00BD4BDE">
                        <w:pPr>
                          <w:pStyle w:val="TableParagraph"/>
                          <w:spacing w:before="182" w:line="240" w:lineRule="auto"/>
                          <w:ind w:right="47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6.</w:t>
                        </w:r>
                      </w:p>
                    </w:tc>
                  </w:tr>
                  <w:tr w:rsidR="00C544BC" w14:paraId="1829F91C" w14:textId="77777777">
                    <w:trPr>
                      <w:trHeight w:val="486"/>
                    </w:trPr>
                    <w:tc>
                      <w:tcPr>
                        <w:tcW w:w="483" w:type="dxa"/>
                      </w:tcPr>
                      <w:p w14:paraId="68E9CEEA" w14:textId="77777777" w:rsidR="00C544BC" w:rsidRDefault="00C544BC">
                        <w:pPr>
                          <w:pStyle w:val="TableParagraph"/>
                          <w:spacing w:before="10" w:line="240" w:lineRule="auto"/>
                          <w:jc w:val="left"/>
                        </w:pPr>
                      </w:p>
                      <w:p w14:paraId="6CB3DE84" w14:textId="77777777" w:rsidR="00C544BC" w:rsidRDefault="00BD4BDE">
                        <w:pPr>
                          <w:pStyle w:val="TableParagraph"/>
                          <w:spacing w:line="240" w:lineRule="auto"/>
                          <w:ind w:left="50"/>
                          <w:jc w:val="left"/>
                          <w:rPr>
                            <w:rFonts w:ascii="Trebuchet MS"/>
                            <w:sz w:val="12"/>
                          </w:rPr>
                        </w:pPr>
                        <w:r>
                          <w:rPr>
                            <w:rFonts w:ascii="Trebuchet MS"/>
                            <w:sz w:val="12"/>
                          </w:rPr>
                          <w:t>675</w:t>
                        </w:r>
                      </w:p>
                    </w:tc>
                    <w:tc>
                      <w:tcPr>
                        <w:tcW w:w="474" w:type="dxa"/>
                      </w:tcPr>
                      <w:p w14:paraId="4B6C634A" w14:textId="77777777" w:rsidR="00C544BC" w:rsidRDefault="00BD4BDE">
                        <w:pPr>
                          <w:pStyle w:val="TableParagraph"/>
                          <w:spacing w:before="168" w:line="299" w:lineRule="exact"/>
                          <w:ind w:right="47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7.</w:t>
                        </w:r>
                      </w:p>
                    </w:tc>
                  </w:tr>
                </w:tbl>
                <w:p w14:paraId="1D4657E1" w14:textId="77777777" w:rsidR="00C544BC" w:rsidRDefault="00C544BC">
                  <w:pPr>
                    <w:pStyle w:val="BodyText"/>
                    <w:spacing w:before="0"/>
                    <w:ind w:left="0"/>
                  </w:pPr>
                </w:p>
              </w:txbxContent>
            </v:textbox>
            <w10:wrap anchorx="page"/>
          </v:shape>
        </w:pict>
      </w:r>
      <w:r w:rsidR="00BD4BDE">
        <w:rPr>
          <w:w w:val="95"/>
        </w:rPr>
        <w:t>Draw</w:t>
      </w:r>
      <w:r w:rsidR="00BD4BDE">
        <w:rPr>
          <w:spacing w:val="-1"/>
          <w:w w:val="95"/>
        </w:rPr>
        <w:t xml:space="preserve"> </w:t>
      </w:r>
      <w:r w:rsidR="00BD4BDE">
        <w:rPr>
          <w:w w:val="95"/>
        </w:rPr>
        <w:t>a</w:t>
      </w:r>
      <w:r w:rsidR="00BD4BDE">
        <w:rPr>
          <w:spacing w:val="-2"/>
          <w:w w:val="95"/>
        </w:rPr>
        <w:t xml:space="preserve"> </w:t>
      </w:r>
      <w:r w:rsidR="00BD4BDE">
        <w:rPr>
          <w:w w:val="95"/>
        </w:rPr>
        <w:t>sample from</w:t>
      </w:r>
      <w:r w:rsidR="00BD4BDE">
        <w:rPr>
          <w:spacing w:val="-1"/>
          <w:w w:val="95"/>
        </w:rPr>
        <w:t xml:space="preserve"> </w:t>
      </w:r>
      <w:r w:rsidR="00BD4BDE">
        <w:rPr>
          <w:w w:val="95"/>
        </w:rPr>
        <w:t>the</w:t>
      </w:r>
      <w:r w:rsidR="00BD4BDE">
        <w:rPr>
          <w:spacing w:val="-1"/>
          <w:w w:val="95"/>
        </w:rPr>
        <w:t xml:space="preserve"> </w:t>
      </w:r>
      <w:r w:rsidR="00BD4BDE">
        <w:rPr>
          <w:w w:val="95"/>
        </w:rPr>
        <w:t>posterior</w:t>
      </w:r>
      <w:r w:rsidR="00BD4BDE">
        <w:rPr>
          <w:spacing w:val="-1"/>
          <w:w w:val="95"/>
        </w:rPr>
        <w:t xml:space="preserve"> </w:t>
      </w:r>
      <w:r w:rsidR="00BD4BDE">
        <w:rPr>
          <w:w w:val="95"/>
        </w:rPr>
        <w:t>of</w:t>
      </w:r>
      <w:r w:rsidR="00BD4BDE">
        <w:rPr>
          <w:spacing w:val="-1"/>
          <w:w w:val="95"/>
        </w:rPr>
        <w:t xml:space="preserve"> </w:t>
      </w:r>
      <w:r w:rsidR="00BD4BDE">
        <w:rPr>
          <w:w w:val="95"/>
        </w:rPr>
        <w:t>M1:</w:t>
      </w:r>
    </w:p>
    <w:p w14:paraId="7F847DE9" w14:textId="77777777" w:rsidR="00C544BC" w:rsidRDefault="00BD4BDE">
      <w:pPr>
        <w:spacing w:before="121"/>
        <w:ind w:left="64"/>
        <w:rPr>
          <w:sz w:val="24"/>
        </w:rPr>
      </w:pPr>
      <w:r>
        <w:br w:type="column"/>
      </w:r>
      <w:r>
        <w:rPr>
          <w:rFonts w:ascii="Verdana" w:hAnsi="Verdana"/>
          <w:b/>
          <w:i/>
          <w:spacing w:val="-134"/>
          <w:w w:val="91"/>
          <w:sz w:val="24"/>
        </w:rPr>
        <w:t>β</w:t>
      </w:r>
      <w:r>
        <w:rPr>
          <w:spacing w:val="24"/>
          <w:w w:val="146"/>
          <w:position w:val="6"/>
          <w:sz w:val="24"/>
        </w:rPr>
        <w:t>˜</w:t>
      </w:r>
      <w:r>
        <w:rPr>
          <w:rFonts w:ascii="Trebuchet MS" w:hAnsi="Trebuchet MS"/>
          <w:w w:val="85"/>
          <w:position w:val="-5"/>
          <w:sz w:val="16"/>
        </w:rPr>
        <w:t>M</w:t>
      </w:r>
      <w:proofErr w:type="gramStart"/>
      <w:r>
        <w:rPr>
          <w:rFonts w:ascii="Trebuchet MS" w:hAnsi="Trebuchet MS"/>
          <w:w w:val="85"/>
          <w:position w:val="-5"/>
          <w:sz w:val="16"/>
        </w:rPr>
        <w:t>1</w:t>
      </w:r>
      <w:r>
        <w:rPr>
          <w:rFonts w:ascii="Trebuchet MS" w:hAnsi="Trebuchet MS"/>
          <w:position w:val="-5"/>
          <w:sz w:val="16"/>
        </w:rPr>
        <w:t xml:space="preserve"> </w:t>
      </w:r>
      <w:r>
        <w:rPr>
          <w:rFonts w:ascii="Trebuchet MS" w:hAnsi="Trebuchet MS"/>
          <w:spacing w:val="-20"/>
          <w:position w:val="-5"/>
          <w:sz w:val="16"/>
        </w:rPr>
        <w:t xml:space="preserve"> </w:t>
      </w:r>
      <w:r>
        <w:rPr>
          <w:rFonts w:ascii="Lucida Sans Unicode" w:hAnsi="Lucida Sans Unicode"/>
          <w:w w:val="97"/>
          <w:sz w:val="24"/>
        </w:rPr>
        <w:t>∼</w:t>
      </w:r>
      <w:proofErr w:type="gramEnd"/>
      <w:r>
        <w:rPr>
          <w:rFonts w:ascii="Lucida Sans Unicode" w:hAnsi="Lucida Sans Unicode"/>
          <w:spacing w:val="-10"/>
          <w:sz w:val="24"/>
        </w:rPr>
        <w:t xml:space="preserve"> </w:t>
      </w:r>
      <w:r>
        <w:rPr>
          <w:w w:val="94"/>
          <w:sz w:val="24"/>
        </w:rPr>
        <w:t>MV</w:t>
      </w:r>
      <w:r>
        <w:rPr>
          <w:spacing w:val="-1"/>
          <w:w w:val="94"/>
          <w:sz w:val="24"/>
        </w:rPr>
        <w:t>N</w:t>
      </w:r>
      <w:r>
        <w:rPr>
          <w:spacing w:val="-1"/>
          <w:w w:val="113"/>
          <w:sz w:val="24"/>
        </w:rPr>
        <w:t>(</w:t>
      </w:r>
      <w:r>
        <w:rPr>
          <w:rFonts w:ascii="Verdana" w:hAnsi="Verdana"/>
          <w:b/>
          <w:i/>
          <w:spacing w:val="-134"/>
          <w:w w:val="91"/>
          <w:sz w:val="24"/>
        </w:rPr>
        <w:t>β</w:t>
      </w:r>
      <w:r>
        <w:rPr>
          <w:spacing w:val="24"/>
          <w:w w:val="146"/>
          <w:position w:val="6"/>
          <w:sz w:val="24"/>
        </w:rPr>
        <w:t>ˆ</w:t>
      </w:r>
      <w:r>
        <w:rPr>
          <w:rFonts w:ascii="Trebuchet MS" w:hAnsi="Trebuchet MS"/>
          <w:w w:val="85"/>
          <w:position w:val="-5"/>
          <w:sz w:val="16"/>
        </w:rPr>
        <w:t>M</w:t>
      </w:r>
      <w:r>
        <w:rPr>
          <w:rFonts w:ascii="Trebuchet MS" w:hAnsi="Trebuchet MS"/>
          <w:spacing w:val="9"/>
          <w:w w:val="85"/>
          <w:position w:val="-5"/>
          <w:sz w:val="16"/>
        </w:rPr>
        <w:t>1</w:t>
      </w:r>
      <w:r>
        <w:rPr>
          <w:rFonts w:ascii="Georgia" w:hAnsi="Georgia"/>
          <w:i/>
          <w:sz w:val="24"/>
        </w:rPr>
        <w:t>,</w:t>
      </w:r>
      <w:r>
        <w:rPr>
          <w:rFonts w:ascii="Georgia" w:hAnsi="Georgia"/>
          <w:i/>
          <w:spacing w:val="-19"/>
          <w:sz w:val="24"/>
        </w:rPr>
        <w:t xml:space="preserve"> </w:t>
      </w:r>
      <w:r>
        <w:rPr>
          <w:b/>
          <w:spacing w:val="-1"/>
          <w:w w:val="108"/>
          <w:sz w:val="24"/>
        </w:rPr>
        <w:t>V</w:t>
      </w:r>
      <w:r>
        <w:rPr>
          <w:rFonts w:ascii="Trebuchet MS" w:hAnsi="Trebuchet MS"/>
          <w:w w:val="85"/>
          <w:sz w:val="24"/>
          <w:vertAlign w:val="subscript"/>
        </w:rPr>
        <w:t>M</w:t>
      </w:r>
      <w:r>
        <w:rPr>
          <w:rFonts w:ascii="Trebuchet MS" w:hAnsi="Trebuchet MS"/>
          <w:spacing w:val="9"/>
          <w:w w:val="85"/>
          <w:sz w:val="24"/>
          <w:vertAlign w:val="subscript"/>
        </w:rPr>
        <w:t>1</w:t>
      </w:r>
      <w:r>
        <w:rPr>
          <w:spacing w:val="-1"/>
          <w:w w:val="113"/>
          <w:sz w:val="24"/>
        </w:rPr>
        <w:t>)</w:t>
      </w:r>
      <w:r>
        <w:rPr>
          <w:w w:val="108"/>
          <w:sz w:val="24"/>
        </w:rPr>
        <w:t>.</w:t>
      </w:r>
    </w:p>
    <w:p w14:paraId="18DF6323" w14:textId="77777777" w:rsidR="00C544BC" w:rsidRDefault="00C544BC">
      <w:pPr>
        <w:rPr>
          <w:sz w:val="24"/>
        </w:rPr>
        <w:sectPr w:rsidR="00C544BC">
          <w:type w:val="continuous"/>
          <w:pgSz w:w="12240" w:h="15840"/>
          <w:pgMar w:top="1200" w:right="1280" w:bottom="1020" w:left="900" w:header="0" w:footer="832" w:gutter="0"/>
          <w:cols w:num="2" w:space="720" w:equalWidth="0">
            <w:col w:w="5247" w:space="40"/>
            <w:col w:w="4773"/>
          </w:cols>
        </w:sectPr>
      </w:pPr>
    </w:p>
    <w:p w14:paraId="4CEAE332" w14:textId="77777777" w:rsidR="00C544BC" w:rsidRDefault="00EA02FE">
      <w:pPr>
        <w:pStyle w:val="BodyText"/>
        <w:spacing w:before="220" w:line="410" w:lineRule="auto"/>
        <w:ind w:left="1125" w:right="2927"/>
      </w:pPr>
      <w:r>
        <w:pict w14:anchorId="26A44BE6">
          <v:shape id="docshape3" o:spid="_x0000_s2402" type="#_x0000_t202" alt="" style="position:absolute;left:0;text-align:left;margin-left:316.55pt;margin-top:73.75pt;width:74.6pt;height:16.85pt;z-index:-16638976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32AAF942" w14:textId="77777777" w:rsidR="00C544BC" w:rsidRDefault="00BD4BDE">
                  <w:pPr>
                    <w:tabs>
                      <w:tab w:val="left" w:pos="1374"/>
                    </w:tabs>
                    <w:spacing w:before="17" w:line="319" w:lineRule="exact"/>
                    <w:rPr>
                      <w:sz w:val="24"/>
                    </w:rPr>
                  </w:pPr>
                  <w:r>
                    <w:rPr>
                      <w:w w:val="145"/>
                      <w:sz w:val="24"/>
                    </w:rPr>
                    <w:t>˜</w:t>
                  </w:r>
                  <w:r>
                    <w:rPr>
                      <w:w w:val="145"/>
                      <w:sz w:val="24"/>
                    </w:rPr>
                    <w:tab/>
                  </w:r>
                  <w:r>
                    <w:rPr>
                      <w:spacing w:val="-5"/>
                      <w:w w:val="145"/>
                      <w:sz w:val="24"/>
                    </w:rPr>
                    <w:t>ˆ</w:t>
                  </w:r>
                </w:p>
              </w:txbxContent>
            </v:textbox>
            <w10:wrap anchorx="page"/>
          </v:shape>
        </w:pict>
      </w:r>
      <w:r w:rsidR="00BD4BDE">
        <w:rPr>
          <w:w w:val="97"/>
        </w:rPr>
        <w:t>Cal</w:t>
      </w:r>
      <w:r w:rsidR="00BD4BDE">
        <w:rPr>
          <w:spacing w:val="-1"/>
          <w:w w:val="97"/>
        </w:rPr>
        <w:t>c</w:t>
      </w:r>
      <w:r w:rsidR="00BD4BDE">
        <w:rPr>
          <w:w w:val="96"/>
        </w:rPr>
        <w:t>ulate</w:t>
      </w:r>
      <w:r w:rsidR="00BD4BDE">
        <w:rPr>
          <w:spacing w:val="18"/>
        </w:rPr>
        <w:t xml:space="preserve"> </w:t>
      </w:r>
      <w:r w:rsidR="00BD4BDE">
        <w:rPr>
          <w:w w:val="97"/>
        </w:rPr>
        <w:t>a</w:t>
      </w:r>
      <w:r w:rsidR="00BD4BDE">
        <w:rPr>
          <w:spacing w:val="17"/>
        </w:rPr>
        <w:t xml:space="preserve"> </w:t>
      </w:r>
      <w:r w:rsidR="00BD4BDE">
        <w:rPr>
          <w:w w:val="88"/>
        </w:rPr>
        <w:t>new</w:t>
      </w:r>
      <w:r w:rsidR="00BD4BDE">
        <w:rPr>
          <w:spacing w:val="17"/>
        </w:rPr>
        <w:t xml:space="preserve"> </w:t>
      </w:r>
      <w:r w:rsidR="00BD4BDE">
        <w:rPr>
          <w:spacing w:val="-1"/>
          <w:w w:val="92"/>
        </w:rPr>
        <w:t>offse</w:t>
      </w:r>
      <w:r w:rsidR="00BD4BDE">
        <w:rPr>
          <w:w w:val="92"/>
        </w:rPr>
        <w:t>t</w:t>
      </w:r>
      <w:r w:rsidR="00BD4BDE">
        <w:rPr>
          <w:spacing w:val="18"/>
        </w:rPr>
        <w:t xml:space="preserve"> </w:t>
      </w:r>
      <w:r w:rsidR="00BD4BDE">
        <w:rPr>
          <w:w w:val="91"/>
        </w:rPr>
        <w:t>for</w:t>
      </w:r>
      <w:r w:rsidR="00BD4BDE">
        <w:rPr>
          <w:spacing w:val="18"/>
        </w:rPr>
        <w:t xml:space="preserve"> </w:t>
      </w:r>
      <w:r w:rsidR="00BD4BDE">
        <w:rPr>
          <w:spacing w:val="-1"/>
          <w:w w:val="70"/>
        </w:rPr>
        <w:t>M2</w:t>
      </w:r>
      <w:r w:rsidR="00BD4BDE">
        <w:rPr>
          <w:w w:val="108"/>
        </w:rPr>
        <w:t>,</w:t>
      </w:r>
      <w:r w:rsidR="00BD4BDE">
        <w:rPr>
          <w:spacing w:val="18"/>
        </w:rPr>
        <w:t xml:space="preserve"> </w:t>
      </w:r>
      <w:r w:rsidR="00BD4BDE">
        <w:rPr>
          <w:rFonts w:ascii="Verdana" w:hAnsi="Verdana"/>
          <w:b/>
          <w:i/>
          <w:spacing w:val="-116"/>
          <w:w w:val="87"/>
        </w:rPr>
        <w:t>ξ</w:t>
      </w:r>
      <w:r w:rsidR="00BD4BDE">
        <w:rPr>
          <w:spacing w:val="5"/>
          <w:w w:val="146"/>
          <w:position w:val="6"/>
        </w:rPr>
        <w:t>˜</w:t>
      </w:r>
      <w:r w:rsidR="00BD4BDE">
        <w:rPr>
          <w:rFonts w:ascii="Trebuchet MS" w:hAnsi="Trebuchet MS"/>
          <w:w w:val="85"/>
          <w:position w:val="-5"/>
          <w:sz w:val="16"/>
        </w:rPr>
        <w:t>M</w:t>
      </w:r>
      <w:proofErr w:type="gramStart"/>
      <w:r w:rsidR="00BD4BDE">
        <w:rPr>
          <w:rFonts w:ascii="Trebuchet MS" w:hAnsi="Trebuchet MS"/>
          <w:w w:val="85"/>
          <w:position w:val="-5"/>
          <w:sz w:val="16"/>
        </w:rPr>
        <w:t>1</w:t>
      </w:r>
      <w:r w:rsidR="00BD4BDE">
        <w:rPr>
          <w:rFonts w:ascii="Trebuchet MS" w:hAnsi="Trebuchet MS"/>
          <w:position w:val="-5"/>
          <w:sz w:val="16"/>
        </w:rPr>
        <w:t xml:space="preserve"> </w:t>
      </w:r>
      <w:r w:rsidR="00BD4BDE">
        <w:rPr>
          <w:rFonts w:ascii="Trebuchet MS" w:hAnsi="Trebuchet MS"/>
          <w:spacing w:val="-20"/>
          <w:position w:val="-5"/>
          <w:sz w:val="16"/>
        </w:rPr>
        <w:t xml:space="preserve"> </w:t>
      </w:r>
      <w:r w:rsidR="00BD4BDE">
        <w:rPr>
          <w:w w:val="151"/>
        </w:rPr>
        <w:t>=</w:t>
      </w:r>
      <w:proofErr w:type="gramEnd"/>
      <w:r w:rsidR="00BD4BDE">
        <w:rPr>
          <w:spacing w:val="6"/>
        </w:rPr>
        <w:t xml:space="preserve"> </w:t>
      </w:r>
      <w:r w:rsidR="00BD4BDE">
        <w:rPr>
          <w:b/>
          <w:spacing w:val="-1"/>
          <w:w w:val="126"/>
        </w:rPr>
        <w:t>X</w:t>
      </w:r>
      <w:r w:rsidR="00BD4BDE">
        <w:rPr>
          <w:rFonts w:ascii="Calibri" w:hAnsi="Calibri"/>
          <w:i/>
          <w:spacing w:val="-1"/>
          <w:w w:val="107"/>
          <w:vertAlign w:val="subscript"/>
        </w:rPr>
        <w:t>p</w:t>
      </w:r>
      <w:r w:rsidR="00BD4BDE">
        <w:rPr>
          <w:rFonts w:ascii="Calibri" w:hAnsi="Calibri"/>
          <w:i/>
          <w:w w:val="107"/>
          <w:vertAlign w:val="subscript"/>
        </w:rPr>
        <w:t>,</w:t>
      </w:r>
      <w:r w:rsidR="00BD4BDE">
        <w:rPr>
          <w:rFonts w:ascii="Trebuchet MS" w:hAnsi="Trebuchet MS"/>
          <w:w w:val="85"/>
          <w:vertAlign w:val="subscript"/>
        </w:rPr>
        <w:t>M</w:t>
      </w:r>
      <w:r w:rsidR="00BD4BDE">
        <w:rPr>
          <w:rFonts w:ascii="Trebuchet MS" w:hAnsi="Trebuchet MS"/>
          <w:spacing w:val="10"/>
          <w:w w:val="85"/>
          <w:vertAlign w:val="subscript"/>
        </w:rPr>
        <w:t>1</w:t>
      </w:r>
      <w:r w:rsidR="00BD4BDE">
        <w:rPr>
          <w:rFonts w:ascii="Verdana" w:hAnsi="Verdana"/>
          <w:b/>
          <w:i/>
          <w:spacing w:val="-134"/>
          <w:w w:val="91"/>
        </w:rPr>
        <w:t>β</w:t>
      </w:r>
      <w:r w:rsidR="00BD4BDE">
        <w:rPr>
          <w:spacing w:val="24"/>
          <w:w w:val="146"/>
          <w:position w:val="6"/>
        </w:rPr>
        <w:t>˜</w:t>
      </w:r>
      <w:r w:rsidR="00BD4BDE">
        <w:rPr>
          <w:rFonts w:ascii="Trebuchet MS" w:hAnsi="Trebuchet MS"/>
          <w:w w:val="85"/>
          <w:position w:val="-5"/>
          <w:sz w:val="16"/>
        </w:rPr>
        <w:t>M1</w:t>
      </w:r>
      <w:r w:rsidR="00BD4BDE">
        <w:rPr>
          <w:rFonts w:ascii="Trebuchet MS" w:hAnsi="Trebuchet MS"/>
          <w:spacing w:val="14"/>
          <w:position w:val="-5"/>
          <w:sz w:val="16"/>
        </w:rPr>
        <w:t xml:space="preserve"> </w:t>
      </w:r>
      <w:r w:rsidR="00BD4BDE">
        <w:rPr>
          <w:w w:val="151"/>
        </w:rPr>
        <w:t>+</w:t>
      </w:r>
      <w:r w:rsidR="00BD4BDE">
        <w:rPr>
          <w:spacing w:val="-8"/>
        </w:rPr>
        <w:t xml:space="preserve"> </w:t>
      </w:r>
      <w:r w:rsidR="00BD4BDE">
        <w:rPr>
          <w:w w:val="89"/>
        </w:rPr>
        <w:t>lo</w:t>
      </w:r>
      <w:r w:rsidR="00BD4BDE">
        <w:rPr>
          <w:spacing w:val="3"/>
          <w:w w:val="89"/>
        </w:rPr>
        <w:t>g</w:t>
      </w:r>
      <w:r w:rsidR="00BD4BDE">
        <w:rPr>
          <w:rFonts w:ascii="Calibri" w:hAnsi="Calibri"/>
          <w:i/>
          <w:w w:val="102"/>
          <w:vertAlign w:val="subscript"/>
        </w:rPr>
        <w:t>e</w:t>
      </w:r>
      <w:r w:rsidR="00BD4BDE">
        <w:rPr>
          <w:rFonts w:ascii="Calibri" w:hAnsi="Calibri"/>
          <w:i/>
          <w:spacing w:val="-5"/>
        </w:rPr>
        <w:t xml:space="preserve"> </w:t>
      </w:r>
      <w:r w:rsidR="00BD4BDE">
        <w:rPr>
          <w:b/>
          <w:spacing w:val="-1"/>
          <w:w w:val="108"/>
        </w:rPr>
        <w:t>A</w:t>
      </w:r>
      <w:r w:rsidR="00BD4BDE">
        <w:rPr>
          <w:w w:val="108"/>
        </w:rPr>
        <w:t xml:space="preserve">. </w:t>
      </w:r>
      <w:r w:rsidR="00BD4BDE">
        <w:rPr>
          <w:spacing w:val="-1"/>
          <w:w w:val="98"/>
        </w:rPr>
        <w:t>Refi</w:t>
      </w:r>
      <w:r w:rsidR="00BD4BDE">
        <w:rPr>
          <w:w w:val="98"/>
        </w:rPr>
        <w:t>t</w:t>
      </w:r>
      <w:r w:rsidR="00BD4BDE">
        <w:rPr>
          <w:spacing w:val="18"/>
        </w:rPr>
        <w:t xml:space="preserve"> </w:t>
      </w:r>
      <w:r w:rsidR="00BD4BDE">
        <w:rPr>
          <w:spacing w:val="-1"/>
          <w:w w:val="70"/>
        </w:rPr>
        <w:t>M</w:t>
      </w:r>
      <w:r w:rsidR="00BD4BDE">
        <w:rPr>
          <w:w w:val="70"/>
        </w:rPr>
        <w:t>2</w:t>
      </w:r>
      <w:r w:rsidR="00BD4BDE">
        <w:rPr>
          <w:spacing w:val="17"/>
        </w:rPr>
        <w:t xml:space="preserve"> </w:t>
      </w:r>
      <w:r w:rsidR="00BD4BDE">
        <w:rPr>
          <w:w w:val="93"/>
        </w:rPr>
        <w:t>with</w:t>
      </w:r>
      <w:r w:rsidR="00BD4BDE">
        <w:rPr>
          <w:spacing w:val="17"/>
        </w:rPr>
        <w:t xml:space="preserve"> </w:t>
      </w:r>
      <w:r w:rsidR="00BD4BDE">
        <w:rPr>
          <w:rFonts w:ascii="Verdana" w:hAnsi="Verdana"/>
          <w:b/>
          <w:i/>
          <w:spacing w:val="-116"/>
          <w:w w:val="87"/>
        </w:rPr>
        <w:t>ξ</w:t>
      </w:r>
      <w:r w:rsidR="00BD4BDE">
        <w:rPr>
          <w:spacing w:val="5"/>
          <w:w w:val="146"/>
          <w:position w:val="6"/>
        </w:rPr>
        <w:t>˜</w:t>
      </w:r>
      <w:r w:rsidR="00BD4BDE">
        <w:rPr>
          <w:rFonts w:ascii="Trebuchet MS" w:hAnsi="Trebuchet MS"/>
          <w:w w:val="85"/>
          <w:position w:val="-5"/>
          <w:sz w:val="16"/>
        </w:rPr>
        <w:t>M1</w:t>
      </w:r>
      <w:r w:rsidR="00BD4BDE">
        <w:rPr>
          <w:rFonts w:ascii="Trebuchet MS" w:hAnsi="Trebuchet MS"/>
          <w:position w:val="-5"/>
          <w:sz w:val="16"/>
        </w:rPr>
        <w:t xml:space="preserve"> </w:t>
      </w:r>
      <w:r w:rsidR="00BD4BDE">
        <w:rPr>
          <w:rFonts w:ascii="Trebuchet MS" w:hAnsi="Trebuchet MS"/>
          <w:spacing w:val="-9"/>
          <w:position w:val="-5"/>
          <w:sz w:val="16"/>
        </w:rPr>
        <w:t xml:space="preserve"> </w:t>
      </w:r>
      <w:r w:rsidR="00BD4BDE">
        <w:rPr>
          <w:spacing w:val="-1"/>
          <w:w w:val="94"/>
        </w:rPr>
        <w:t>a</w:t>
      </w:r>
      <w:r w:rsidR="00BD4BDE">
        <w:rPr>
          <w:w w:val="94"/>
        </w:rPr>
        <w:t>s</w:t>
      </w:r>
      <w:r w:rsidR="00BD4BDE">
        <w:rPr>
          <w:spacing w:val="17"/>
        </w:rPr>
        <w:t xml:space="preserve"> </w:t>
      </w:r>
      <w:r w:rsidR="00BD4BDE">
        <w:rPr>
          <w:spacing w:val="-1"/>
          <w:w w:val="97"/>
        </w:rPr>
        <w:t>th</w:t>
      </w:r>
      <w:r w:rsidR="00BD4BDE">
        <w:rPr>
          <w:w w:val="97"/>
        </w:rPr>
        <w:t>e</w:t>
      </w:r>
      <w:r w:rsidR="00BD4BDE">
        <w:rPr>
          <w:spacing w:val="18"/>
        </w:rPr>
        <w:t xml:space="preserve"> </w:t>
      </w:r>
      <w:r w:rsidR="00BD4BDE">
        <w:rPr>
          <w:spacing w:val="-1"/>
          <w:w w:val="93"/>
        </w:rPr>
        <w:t>offset</w:t>
      </w:r>
      <w:r w:rsidR="00BD4BDE">
        <w:rPr>
          <w:w w:val="93"/>
        </w:rPr>
        <w:t>,</w:t>
      </w:r>
      <w:r w:rsidR="00BD4BDE">
        <w:rPr>
          <w:spacing w:val="17"/>
        </w:rPr>
        <w:t xml:space="preserve"> </w:t>
      </w:r>
      <w:r w:rsidR="00BD4BDE">
        <w:rPr>
          <w:spacing w:val="-1"/>
          <w:w w:val="99"/>
        </w:rPr>
        <w:t>t</w:t>
      </w:r>
      <w:r w:rsidR="00BD4BDE">
        <w:rPr>
          <w:w w:val="99"/>
        </w:rPr>
        <w:t>o</w:t>
      </w:r>
      <w:r w:rsidR="00BD4BDE">
        <w:rPr>
          <w:spacing w:val="17"/>
        </w:rPr>
        <w:t xml:space="preserve"> </w:t>
      </w:r>
      <w:r w:rsidR="00BD4BDE">
        <w:rPr>
          <w:spacing w:val="-1"/>
          <w:w w:val="96"/>
        </w:rPr>
        <w:t>obtai</w:t>
      </w:r>
      <w:r w:rsidR="00BD4BDE">
        <w:rPr>
          <w:w w:val="96"/>
        </w:rPr>
        <w:t>n</w:t>
      </w:r>
      <w:r w:rsidR="00BD4BDE">
        <w:rPr>
          <w:spacing w:val="19"/>
        </w:rPr>
        <w:t xml:space="preserve"> </w:t>
      </w:r>
      <w:r w:rsidR="00BD4BDE">
        <w:rPr>
          <w:spacing w:val="-1"/>
          <w:w w:val="70"/>
        </w:rPr>
        <w:t>M2</w:t>
      </w:r>
      <w:r w:rsidR="00BD4BDE">
        <w:rPr>
          <w:rFonts w:ascii="Cambria" w:hAnsi="Cambria"/>
          <w:spacing w:val="10"/>
          <w:w w:val="84"/>
          <w:position w:val="9"/>
          <w:sz w:val="16"/>
        </w:rPr>
        <w:t>t</w:t>
      </w:r>
      <w:r w:rsidR="00BD4BDE">
        <w:rPr>
          <w:w w:val="108"/>
        </w:rPr>
        <w:t>.</w:t>
      </w:r>
    </w:p>
    <w:p w14:paraId="6A1AD8D1" w14:textId="77777777" w:rsidR="00C544BC" w:rsidRDefault="00C544BC">
      <w:pPr>
        <w:spacing w:line="410" w:lineRule="auto"/>
        <w:sectPr w:rsidR="00C544BC">
          <w:type w:val="continuous"/>
          <w:pgSz w:w="12240" w:h="15840"/>
          <w:pgMar w:top="1200" w:right="1280" w:bottom="1020" w:left="900" w:header="0" w:footer="832" w:gutter="0"/>
          <w:cols w:space="720"/>
        </w:sectPr>
      </w:pPr>
    </w:p>
    <w:p w14:paraId="22FCBA18" w14:textId="77777777" w:rsidR="00C544BC" w:rsidRDefault="00BD4BDE">
      <w:pPr>
        <w:pStyle w:val="BodyText"/>
        <w:spacing w:before="61"/>
        <w:ind w:left="1125"/>
      </w:pPr>
      <w:r>
        <w:rPr>
          <w:w w:val="95"/>
        </w:rPr>
        <w:t>Draw</w:t>
      </w:r>
      <w:r>
        <w:rPr>
          <w:spacing w:val="-1"/>
          <w:w w:val="95"/>
        </w:rPr>
        <w:t xml:space="preserve"> </w:t>
      </w:r>
      <w:r>
        <w:rPr>
          <w:w w:val="95"/>
        </w:rPr>
        <w:t>a sample from the</w:t>
      </w:r>
      <w:r>
        <w:rPr>
          <w:spacing w:val="-1"/>
          <w:w w:val="95"/>
        </w:rPr>
        <w:t xml:space="preserve"> </w:t>
      </w:r>
      <w:r>
        <w:rPr>
          <w:w w:val="95"/>
        </w:rPr>
        <w:t>posterior of M2</w:t>
      </w:r>
      <w:r>
        <w:rPr>
          <w:rFonts w:ascii="Cambria"/>
          <w:w w:val="95"/>
          <w:position w:val="9"/>
          <w:sz w:val="16"/>
        </w:rPr>
        <w:t>t</w:t>
      </w:r>
      <w:r>
        <w:rPr>
          <w:w w:val="95"/>
        </w:rPr>
        <w:t>:</w:t>
      </w:r>
    </w:p>
    <w:p w14:paraId="547C0156" w14:textId="77777777" w:rsidR="00C544BC" w:rsidRDefault="00BD4BDE">
      <w:pPr>
        <w:spacing w:before="49"/>
        <w:ind w:left="64"/>
        <w:rPr>
          <w:sz w:val="24"/>
        </w:rPr>
      </w:pPr>
      <w:r>
        <w:br w:type="column"/>
      </w:r>
      <w:r>
        <w:rPr>
          <w:rFonts w:ascii="Verdana" w:hAnsi="Verdana"/>
          <w:b/>
          <w:i/>
          <w:w w:val="95"/>
          <w:position w:val="1"/>
          <w:sz w:val="24"/>
        </w:rPr>
        <w:t>β</w:t>
      </w:r>
      <w:r>
        <w:rPr>
          <w:rFonts w:ascii="Trebuchet MS" w:hAnsi="Trebuchet MS"/>
          <w:w w:val="95"/>
          <w:position w:val="1"/>
          <w:sz w:val="24"/>
          <w:vertAlign w:val="subscript"/>
        </w:rPr>
        <w:t>M2</w:t>
      </w:r>
      <w:r>
        <w:rPr>
          <w:rFonts w:ascii="Symbol" w:hAnsi="Symbol"/>
          <w:w w:val="95"/>
          <w:sz w:val="12"/>
        </w:rPr>
        <w:t></w:t>
      </w:r>
      <w:r>
        <w:rPr>
          <w:rFonts w:ascii="Times New Roman" w:hAnsi="Times New Roman"/>
          <w:spacing w:val="75"/>
          <w:sz w:val="12"/>
        </w:rPr>
        <w:t xml:space="preserve"> </w:t>
      </w:r>
      <w:r>
        <w:rPr>
          <w:rFonts w:ascii="Lucida Sans Unicode" w:hAnsi="Lucida Sans Unicode"/>
          <w:w w:val="95"/>
          <w:position w:val="1"/>
          <w:sz w:val="24"/>
        </w:rPr>
        <w:t>∼</w:t>
      </w:r>
      <w:r>
        <w:rPr>
          <w:rFonts w:ascii="Lucida Sans Unicode" w:hAnsi="Lucida Sans Unicode"/>
          <w:spacing w:val="8"/>
          <w:w w:val="95"/>
          <w:position w:val="1"/>
          <w:sz w:val="24"/>
        </w:rPr>
        <w:t xml:space="preserve"> </w:t>
      </w:r>
      <w:proofErr w:type="gramStart"/>
      <w:r>
        <w:rPr>
          <w:w w:val="95"/>
          <w:position w:val="1"/>
          <w:sz w:val="24"/>
        </w:rPr>
        <w:t>MVN(</w:t>
      </w:r>
      <w:proofErr w:type="gramEnd"/>
      <w:r>
        <w:rPr>
          <w:rFonts w:ascii="Verdana" w:hAnsi="Verdana"/>
          <w:b/>
          <w:i/>
          <w:w w:val="95"/>
          <w:position w:val="1"/>
          <w:sz w:val="24"/>
        </w:rPr>
        <w:t>β</w:t>
      </w:r>
      <w:r>
        <w:rPr>
          <w:rFonts w:ascii="Trebuchet MS" w:hAnsi="Trebuchet MS"/>
          <w:w w:val="95"/>
          <w:position w:val="1"/>
          <w:sz w:val="24"/>
          <w:vertAlign w:val="subscript"/>
        </w:rPr>
        <w:t>M2</w:t>
      </w:r>
      <w:r>
        <w:rPr>
          <w:rFonts w:ascii="Symbol" w:hAnsi="Symbol"/>
          <w:w w:val="95"/>
          <w:sz w:val="12"/>
        </w:rPr>
        <w:t></w:t>
      </w:r>
      <w:r>
        <w:rPr>
          <w:rFonts w:ascii="Times New Roman" w:hAnsi="Times New Roman"/>
          <w:spacing w:val="-5"/>
          <w:w w:val="95"/>
          <w:sz w:val="12"/>
        </w:rPr>
        <w:t xml:space="preserve"> </w:t>
      </w:r>
      <w:r>
        <w:rPr>
          <w:rFonts w:ascii="Georgia" w:hAnsi="Georgia"/>
          <w:i/>
          <w:w w:val="95"/>
          <w:position w:val="1"/>
          <w:sz w:val="24"/>
        </w:rPr>
        <w:t>,</w:t>
      </w:r>
      <w:r>
        <w:rPr>
          <w:rFonts w:ascii="Georgia" w:hAnsi="Georgia"/>
          <w:i/>
          <w:spacing w:val="-7"/>
          <w:w w:val="95"/>
          <w:position w:val="1"/>
          <w:sz w:val="24"/>
        </w:rPr>
        <w:t xml:space="preserve"> </w:t>
      </w:r>
      <w:r>
        <w:rPr>
          <w:b/>
          <w:w w:val="95"/>
          <w:position w:val="1"/>
          <w:sz w:val="24"/>
        </w:rPr>
        <w:t>V</w:t>
      </w:r>
      <w:r>
        <w:rPr>
          <w:rFonts w:ascii="Trebuchet MS" w:hAnsi="Trebuchet MS"/>
          <w:w w:val="95"/>
          <w:position w:val="1"/>
          <w:sz w:val="24"/>
          <w:vertAlign w:val="subscript"/>
        </w:rPr>
        <w:t>M2</w:t>
      </w:r>
      <w:r>
        <w:rPr>
          <w:rFonts w:ascii="Symbol" w:hAnsi="Symbol"/>
          <w:w w:val="95"/>
          <w:position w:val="2"/>
          <w:sz w:val="12"/>
        </w:rPr>
        <w:t></w:t>
      </w:r>
      <w:r>
        <w:rPr>
          <w:rFonts w:ascii="Times New Roman" w:hAnsi="Times New Roman"/>
          <w:spacing w:val="-5"/>
          <w:w w:val="95"/>
          <w:position w:val="2"/>
          <w:sz w:val="12"/>
        </w:rPr>
        <w:t xml:space="preserve"> </w:t>
      </w:r>
      <w:r>
        <w:rPr>
          <w:w w:val="95"/>
          <w:position w:val="1"/>
          <w:sz w:val="24"/>
        </w:rPr>
        <w:t>)</w:t>
      </w:r>
    </w:p>
    <w:p w14:paraId="344C192F" w14:textId="77777777" w:rsidR="00C544BC" w:rsidRDefault="00C544BC">
      <w:pPr>
        <w:rPr>
          <w:sz w:val="24"/>
        </w:rPr>
        <w:sectPr w:rsidR="00C544BC">
          <w:type w:val="continuous"/>
          <w:pgSz w:w="12240" w:h="15840"/>
          <w:pgMar w:top="1200" w:right="1280" w:bottom="1020" w:left="900" w:header="0" w:footer="832" w:gutter="0"/>
          <w:cols w:num="2" w:space="720" w:equalWidth="0">
            <w:col w:w="5303" w:space="40"/>
            <w:col w:w="4717"/>
          </w:cols>
        </w:sectPr>
      </w:pPr>
    </w:p>
    <w:p w14:paraId="666EEADA" w14:textId="77777777" w:rsidR="00C544BC" w:rsidRDefault="00C544BC">
      <w:pPr>
        <w:pStyle w:val="BodyText"/>
        <w:spacing w:before="5"/>
        <w:ind w:left="0"/>
        <w:rPr>
          <w:sz w:val="7"/>
        </w:rPr>
      </w:pPr>
    </w:p>
    <w:p w14:paraId="483491AD" w14:textId="77777777" w:rsidR="00C544BC" w:rsidRDefault="00C544BC">
      <w:pPr>
        <w:rPr>
          <w:sz w:val="7"/>
        </w:rPr>
        <w:sectPr w:rsidR="00C544BC">
          <w:type w:val="continuous"/>
          <w:pgSz w:w="12240" w:h="15840"/>
          <w:pgMar w:top="1200" w:right="1280" w:bottom="1020" w:left="900" w:header="0" w:footer="832" w:gutter="0"/>
          <w:cols w:space="720"/>
        </w:sectPr>
      </w:pPr>
    </w:p>
    <w:p w14:paraId="23C56394" w14:textId="77777777" w:rsidR="00C544BC" w:rsidRDefault="00BD4BDE">
      <w:pPr>
        <w:pStyle w:val="BodyText"/>
        <w:spacing w:before="181"/>
        <w:ind w:left="1125"/>
      </w:pPr>
      <w:r>
        <w:rPr>
          <w:w w:val="95"/>
        </w:rPr>
        <w:t>Calculate</w:t>
      </w:r>
      <w:r>
        <w:rPr>
          <w:spacing w:val="23"/>
          <w:w w:val="95"/>
        </w:rPr>
        <w:t xml:space="preserve"> </w:t>
      </w:r>
      <w:r>
        <w:rPr>
          <w:w w:val="95"/>
        </w:rPr>
        <w:t>a</w:t>
      </w:r>
      <w:r>
        <w:rPr>
          <w:spacing w:val="24"/>
          <w:w w:val="95"/>
        </w:rPr>
        <w:t xml:space="preserve"> </w:t>
      </w:r>
      <w:r>
        <w:rPr>
          <w:w w:val="95"/>
        </w:rPr>
        <w:t>new</w:t>
      </w:r>
      <w:r>
        <w:rPr>
          <w:spacing w:val="23"/>
          <w:w w:val="95"/>
        </w:rPr>
        <w:t xml:space="preserve"> </w:t>
      </w:r>
      <w:r>
        <w:rPr>
          <w:w w:val="95"/>
        </w:rPr>
        <w:t>offset</w:t>
      </w:r>
      <w:r>
        <w:rPr>
          <w:spacing w:val="24"/>
          <w:w w:val="95"/>
        </w:rPr>
        <w:t xml:space="preserve"> </w:t>
      </w:r>
      <w:r>
        <w:rPr>
          <w:w w:val="95"/>
        </w:rPr>
        <w:t>for</w:t>
      </w:r>
      <w:r>
        <w:rPr>
          <w:spacing w:val="23"/>
          <w:w w:val="95"/>
        </w:rPr>
        <w:t xml:space="preserve"> </w:t>
      </w:r>
      <w:r>
        <w:rPr>
          <w:w w:val="95"/>
        </w:rPr>
        <w:t>M3,</w:t>
      </w:r>
    </w:p>
    <w:p w14:paraId="6689F46A" w14:textId="77777777" w:rsidR="00C544BC" w:rsidRDefault="00BD4BDE">
      <w:pPr>
        <w:spacing w:before="121"/>
        <w:ind w:left="60"/>
        <w:rPr>
          <w:rFonts w:ascii="Cambria" w:hAnsi="Cambria"/>
          <w:sz w:val="16"/>
        </w:rPr>
      </w:pPr>
      <w:r>
        <w:br w:type="column"/>
      </w:r>
      <w:r>
        <w:rPr>
          <w:rFonts w:ascii="Verdana" w:hAnsi="Verdana"/>
          <w:b/>
          <w:i/>
          <w:spacing w:val="-116"/>
          <w:w w:val="87"/>
          <w:sz w:val="24"/>
        </w:rPr>
        <w:t>ξ</w:t>
      </w:r>
      <w:r>
        <w:rPr>
          <w:spacing w:val="5"/>
          <w:w w:val="146"/>
          <w:position w:val="6"/>
          <w:sz w:val="24"/>
        </w:rPr>
        <w:t>˜</w:t>
      </w:r>
      <w:r>
        <w:rPr>
          <w:rFonts w:ascii="Trebuchet MS" w:hAnsi="Trebuchet MS"/>
          <w:w w:val="85"/>
          <w:position w:val="-5"/>
          <w:sz w:val="16"/>
        </w:rPr>
        <w:t>M</w:t>
      </w:r>
      <w:proofErr w:type="gramStart"/>
      <w:r>
        <w:rPr>
          <w:rFonts w:ascii="Trebuchet MS" w:hAnsi="Trebuchet MS"/>
          <w:w w:val="85"/>
          <w:position w:val="-5"/>
          <w:sz w:val="16"/>
        </w:rPr>
        <w:t>2</w:t>
      </w:r>
      <w:r>
        <w:rPr>
          <w:rFonts w:ascii="Trebuchet MS" w:hAnsi="Trebuchet MS"/>
          <w:position w:val="-5"/>
          <w:sz w:val="16"/>
        </w:rPr>
        <w:t xml:space="preserve"> </w:t>
      </w:r>
      <w:r>
        <w:rPr>
          <w:rFonts w:ascii="Trebuchet MS" w:hAnsi="Trebuchet MS"/>
          <w:spacing w:val="11"/>
          <w:position w:val="-5"/>
          <w:sz w:val="16"/>
        </w:rPr>
        <w:t xml:space="preserve"> </w:t>
      </w:r>
      <w:r>
        <w:rPr>
          <w:w w:val="154"/>
          <w:sz w:val="24"/>
        </w:rPr>
        <w:t>=</w:t>
      </w:r>
      <w:proofErr w:type="gramEnd"/>
      <w:r>
        <w:rPr>
          <w:sz w:val="24"/>
        </w:rPr>
        <w:t xml:space="preserve"> </w:t>
      </w:r>
      <w:r>
        <w:rPr>
          <w:spacing w:val="-23"/>
          <w:sz w:val="24"/>
        </w:rPr>
        <w:t xml:space="preserve"> </w:t>
      </w:r>
      <w:r>
        <w:rPr>
          <w:b/>
          <w:spacing w:val="-3"/>
          <w:w w:val="126"/>
          <w:sz w:val="24"/>
        </w:rPr>
        <w:t>X</w:t>
      </w:r>
      <w:r>
        <w:rPr>
          <w:rFonts w:ascii="Calibri" w:hAnsi="Calibri"/>
          <w:i/>
          <w:spacing w:val="-3"/>
          <w:w w:val="108"/>
          <w:position w:val="-3"/>
          <w:sz w:val="16"/>
        </w:rPr>
        <w:t>p</w:t>
      </w:r>
      <w:r>
        <w:rPr>
          <w:rFonts w:ascii="Calibri" w:hAnsi="Calibri"/>
          <w:i/>
          <w:spacing w:val="-2"/>
          <w:w w:val="108"/>
          <w:position w:val="-3"/>
          <w:sz w:val="16"/>
        </w:rPr>
        <w:t>,</w:t>
      </w:r>
      <w:r>
        <w:rPr>
          <w:rFonts w:ascii="Trebuchet MS" w:hAnsi="Trebuchet MS"/>
          <w:spacing w:val="-2"/>
          <w:w w:val="85"/>
          <w:position w:val="-3"/>
          <w:sz w:val="16"/>
        </w:rPr>
        <w:t>M</w:t>
      </w:r>
      <w:r>
        <w:rPr>
          <w:rFonts w:ascii="Trebuchet MS" w:hAnsi="Trebuchet MS"/>
          <w:spacing w:val="7"/>
          <w:w w:val="85"/>
          <w:position w:val="-3"/>
          <w:sz w:val="16"/>
        </w:rPr>
        <w:t>2</w:t>
      </w:r>
      <w:r>
        <w:rPr>
          <w:rFonts w:ascii="Verdana" w:hAnsi="Verdana"/>
          <w:b/>
          <w:i/>
          <w:spacing w:val="-136"/>
          <w:w w:val="91"/>
          <w:sz w:val="24"/>
        </w:rPr>
        <w:t>β</w:t>
      </w:r>
      <w:r>
        <w:rPr>
          <w:spacing w:val="22"/>
          <w:w w:val="146"/>
          <w:position w:val="6"/>
          <w:sz w:val="24"/>
        </w:rPr>
        <w:t>˜</w:t>
      </w:r>
      <w:r>
        <w:rPr>
          <w:rFonts w:ascii="Cambria" w:hAnsi="Cambria"/>
          <w:spacing w:val="-2"/>
          <w:w w:val="84"/>
          <w:position w:val="15"/>
          <w:sz w:val="16"/>
        </w:rPr>
        <w:t>t</w:t>
      </w:r>
    </w:p>
    <w:p w14:paraId="55726391" w14:textId="77777777" w:rsidR="00C544BC" w:rsidRDefault="00BD4BDE">
      <w:pPr>
        <w:pStyle w:val="BodyText"/>
        <w:spacing w:before="121"/>
        <w:ind w:left="158"/>
      </w:pPr>
      <w:r>
        <w:br w:type="column"/>
      </w:r>
      <w:r>
        <w:rPr>
          <w:w w:val="154"/>
        </w:rPr>
        <w:t>+</w:t>
      </w:r>
      <w:r>
        <w:rPr>
          <w:spacing w:val="5"/>
        </w:rPr>
        <w:t xml:space="preserve"> </w:t>
      </w:r>
      <w:r>
        <w:rPr>
          <w:rFonts w:ascii="Verdana" w:hAnsi="Verdana"/>
          <w:b/>
          <w:i/>
          <w:spacing w:val="-116"/>
          <w:w w:val="87"/>
        </w:rPr>
        <w:t>ξ</w:t>
      </w:r>
      <w:r>
        <w:rPr>
          <w:spacing w:val="5"/>
          <w:w w:val="146"/>
          <w:position w:val="6"/>
        </w:rPr>
        <w:t>˜</w:t>
      </w:r>
      <w:r>
        <w:rPr>
          <w:rFonts w:ascii="Trebuchet MS" w:hAnsi="Trebuchet MS"/>
          <w:w w:val="85"/>
          <w:position w:val="-5"/>
          <w:sz w:val="16"/>
        </w:rPr>
        <w:t>M</w:t>
      </w:r>
      <w:proofErr w:type="gramStart"/>
      <w:r>
        <w:rPr>
          <w:rFonts w:ascii="Trebuchet MS" w:hAnsi="Trebuchet MS"/>
          <w:w w:val="85"/>
          <w:position w:val="-5"/>
          <w:sz w:val="16"/>
        </w:rPr>
        <w:t>1</w:t>
      </w:r>
      <w:r>
        <w:rPr>
          <w:rFonts w:ascii="Trebuchet MS" w:hAnsi="Trebuchet MS"/>
          <w:position w:val="-5"/>
          <w:sz w:val="16"/>
        </w:rPr>
        <w:t xml:space="preserve"> </w:t>
      </w:r>
      <w:r>
        <w:rPr>
          <w:rFonts w:ascii="Trebuchet MS" w:hAnsi="Trebuchet MS"/>
          <w:spacing w:val="9"/>
          <w:position w:val="-5"/>
          <w:sz w:val="16"/>
        </w:rPr>
        <w:t xml:space="preserve"> </w:t>
      </w:r>
      <w:r>
        <w:rPr>
          <w:spacing w:val="-1"/>
          <w:w w:val="96"/>
        </w:rPr>
        <w:t>(</w:t>
      </w:r>
      <w:proofErr w:type="gramEnd"/>
      <w:r>
        <w:rPr>
          <w:spacing w:val="-1"/>
          <w:w w:val="96"/>
        </w:rPr>
        <w:t>prediction</w:t>
      </w:r>
      <w:r>
        <w:rPr>
          <w:w w:val="96"/>
        </w:rPr>
        <w:t>s</w:t>
      </w:r>
      <w:r>
        <w:t xml:space="preserve"> </w:t>
      </w:r>
      <w:r>
        <w:rPr>
          <w:spacing w:val="-24"/>
        </w:rPr>
        <w:t xml:space="preserve"> </w:t>
      </w:r>
      <w:r>
        <w:rPr>
          <w:w w:val="93"/>
        </w:rPr>
        <w:t>for</w:t>
      </w:r>
      <w:r>
        <w:t xml:space="preserve"> </w:t>
      </w:r>
      <w:r>
        <w:rPr>
          <w:spacing w:val="-24"/>
        </w:rPr>
        <w:t xml:space="preserve"> </w:t>
      </w:r>
      <w:r>
        <w:rPr>
          <w:spacing w:val="-1"/>
          <w:w w:val="99"/>
        </w:rPr>
        <w:t>th</w:t>
      </w:r>
      <w:r>
        <w:rPr>
          <w:w w:val="99"/>
        </w:rPr>
        <w:t>e</w:t>
      </w:r>
      <w:r>
        <w:t xml:space="preserve"> </w:t>
      </w:r>
      <w:r>
        <w:rPr>
          <w:spacing w:val="-24"/>
        </w:rPr>
        <w:t xml:space="preserve"> </w:t>
      </w:r>
      <w:r>
        <w:rPr>
          <w:w w:val="95"/>
        </w:rPr>
        <w:t>sonar</w:t>
      </w:r>
      <w:r>
        <w:t xml:space="preserve"> </w:t>
      </w:r>
      <w:r>
        <w:rPr>
          <w:spacing w:val="-24"/>
        </w:rPr>
        <w:t xml:space="preserve"> </w:t>
      </w:r>
      <w:r>
        <w:rPr>
          <w:w w:val="99"/>
        </w:rPr>
        <w:t>data</w:t>
      </w:r>
    </w:p>
    <w:p w14:paraId="2062A272" w14:textId="77777777" w:rsidR="00C544BC" w:rsidRDefault="00C544BC">
      <w:pPr>
        <w:sectPr w:rsidR="00C544BC">
          <w:type w:val="continuous"/>
          <w:pgSz w:w="12240" w:h="15840"/>
          <w:pgMar w:top="1200" w:right="1280" w:bottom="1020" w:left="900" w:header="0" w:footer="832" w:gutter="0"/>
          <w:cols w:num="3" w:space="720" w:equalWidth="0">
            <w:col w:w="4269" w:space="40"/>
            <w:col w:w="1477" w:space="39"/>
            <w:col w:w="4235"/>
          </w:cols>
        </w:sectPr>
      </w:pPr>
    </w:p>
    <w:p w14:paraId="02FEB10E" w14:textId="77777777" w:rsidR="00C544BC" w:rsidRDefault="00EA02FE">
      <w:pPr>
        <w:pStyle w:val="BodyText"/>
        <w:spacing w:before="131" w:line="427" w:lineRule="auto"/>
        <w:ind w:left="1125" w:right="4224"/>
      </w:pPr>
      <w:r>
        <w:pict w14:anchorId="58AF97A4">
          <v:shape id="docshape4" o:spid="_x0000_s2401" type="#_x0000_t202" alt="" style="position:absolute;left:0;text-align:left;margin-left:331.95pt;margin-top:-9.9pt;width:8.5pt;height:10.65pt;z-index:-16638464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17BDF992" w14:textId="77777777" w:rsidR="00C544BC" w:rsidRDefault="00BD4BDE">
                  <w:pPr>
                    <w:spacing w:before="11"/>
                    <w:rPr>
                      <w:rFonts w:ascii="Trebuchet MS"/>
                      <w:sz w:val="16"/>
                    </w:rPr>
                  </w:pPr>
                  <w:r>
                    <w:rPr>
                      <w:rFonts w:ascii="Trebuchet MS"/>
                      <w:w w:val="85"/>
                      <w:sz w:val="16"/>
                    </w:rPr>
                    <w:t>M2</w:t>
                  </w:r>
                </w:p>
              </w:txbxContent>
            </v:textbox>
            <w10:wrap anchorx="page"/>
          </v:shape>
        </w:pict>
      </w:r>
      <w:r w:rsidR="00BD4BDE">
        <w:rPr>
          <w:w w:val="95"/>
        </w:rPr>
        <w:t xml:space="preserve">locations for </w:t>
      </w:r>
      <w:proofErr w:type="gramStart"/>
      <w:r w:rsidR="00BD4BDE">
        <w:rPr>
          <w:w w:val="95"/>
        </w:rPr>
        <w:t>M2</w:t>
      </w:r>
      <w:r w:rsidR="00BD4BDE">
        <w:rPr>
          <w:rFonts w:ascii="Cambria" w:hAnsi="Cambria"/>
          <w:w w:val="95"/>
          <w:position w:val="9"/>
          <w:sz w:val="16"/>
        </w:rPr>
        <w:t>t</w:t>
      </w:r>
      <w:r w:rsidR="00BD4BDE">
        <w:rPr>
          <w:w w:val="95"/>
        </w:rPr>
        <w:t>, when</w:t>
      </w:r>
      <w:proofErr w:type="gramEnd"/>
      <w:r w:rsidR="00BD4BDE">
        <w:rPr>
          <w:w w:val="95"/>
        </w:rPr>
        <w:t xml:space="preserve"> no sonar was present).</w:t>
      </w:r>
      <w:r w:rsidR="00BD4BDE">
        <w:rPr>
          <w:spacing w:val="-54"/>
          <w:w w:val="95"/>
        </w:rPr>
        <w:t xml:space="preserve"> </w:t>
      </w:r>
      <w:r w:rsidR="00BD4BDE">
        <w:rPr>
          <w:spacing w:val="-1"/>
          <w:w w:val="98"/>
        </w:rPr>
        <w:t>Refi</w:t>
      </w:r>
      <w:r w:rsidR="00BD4BDE">
        <w:rPr>
          <w:w w:val="98"/>
        </w:rPr>
        <w:t>t</w:t>
      </w:r>
      <w:r w:rsidR="00BD4BDE">
        <w:rPr>
          <w:spacing w:val="18"/>
        </w:rPr>
        <w:t xml:space="preserve"> </w:t>
      </w:r>
      <w:r w:rsidR="00BD4BDE">
        <w:rPr>
          <w:spacing w:val="-1"/>
          <w:w w:val="70"/>
        </w:rPr>
        <w:t>M</w:t>
      </w:r>
      <w:r w:rsidR="00BD4BDE">
        <w:rPr>
          <w:w w:val="70"/>
        </w:rPr>
        <w:t>3</w:t>
      </w:r>
      <w:r w:rsidR="00BD4BDE">
        <w:rPr>
          <w:spacing w:val="17"/>
        </w:rPr>
        <w:t xml:space="preserve"> </w:t>
      </w:r>
      <w:r w:rsidR="00BD4BDE">
        <w:rPr>
          <w:w w:val="93"/>
        </w:rPr>
        <w:t>with</w:t>
      </w:r>
      <w:r w:rsidR="00BD4BDE">
        <w:rPr>
          <w:spacing w:val="18"/>
        </w:rPr>
        <w:t xml:space="preserve"> </w:t>
      </w:r>
      <w:r w:rsidR="00BD4BDE">
        <w:rPr>
          <w:spacing w:val="-1"/>
          <w:w w:val="92"/>
        </w:rPr>
        <w:t>offse</w:t>
      </w:r>
      <w:r w:rsidR="00BD4BDE">
        <w:rPr>
          <w:w w:val="92"/>
        </w:rPr>
        <w:t>t</w:t>
      </w:r>
      <w:r w:rsidR="00BD4BDE">
        <w:rPr>
          <w:spacing w:val="18"/>
        </w:rPr>
        <w:t xml:space="preserve"> </w:t>
      </w:r>
      <w:r w:rsidR="00BD4BDE">
        <w:rPr>
          <w:rFonts w:ascii="Verdana" w:hAnsi="Verdana"/>
          <w:b/>
          <w:i/>
          <w:spacing w:val="-116"/>
          <w:w w:val="87"/>
        </w:rPr>
        <w:t>ξ</w:t>
      </w:r>
      <w:r w:rsidR="00BD4BDE">
        <w:rPr>
          <w:spacing w:val="5"/>
          <w:w w:val="146"/>
          <w:position w:val="6"/>
        </w:rPr>
        <w:t>˜</w:t>
      </w:r>
      <w:r w:rsidR="00BD4BDE">
        <w:rPr>
          <w:rFonts w:ascii="Trebuchet MS" w:hAnsi="Trebuchet MS"/>
          <w:w w:val="85"/>
          <w:position w:val="-5"/>
          <w:sz w:val="16"/>
        </w:rPr>
        <w:t>M</w:t>
      </w:r>
      <w:proofErr w:type="gramStart"/>
      <w:r w:rsidR="00BD4BDE">
        <w:rPr>
          <w:rFonts w:ascii="Trebuchet MS" w:hAnsi="Trebuchet MS"/>
          <w:w w:val="85"/>
          <w:position w:val="-5"/>
          <w:sz w:val="16"/>
        </w:rPr>
        <w:t>2</w:t>
      </w:r>
      <w:r w:rsidR="00BD4BDE">
        <w:rPr>
          <w:rFonts w:ascii="Trebuchet MS" w:hAnsi="Trebuchet MS"/>
          <w:position w:val="-5"/>
          <w:sz w:val="16"/>
        </w:rPr>
        <w:t xml:space="preserve"> </w:t>
      </w:r>
      <w:r w:rsidR="00BD4BDE">
        <w:rPr>
          <w:rFonts w:ascii="Trebuchet MS" w:hAnsi="Trebuchet MS"/>
          <w:spacing w:val="-9"/>
          <w:position w:val="-5"/>
          <w:sz w:val="16"/>
        </w:rPr>
        <w:t xml:space="preserve"> </w:t>
      </w:r>
      <w:r w:rsidR="00BD4BDE">
        <w:rPr>
          <w:spacing w:val="-1"/>
          <w:w w:val="99"/>
        </w:rPr>
        <w:t>t</w:t>
      </w:r>
      <w:r w:rsidR="00BD4BDE">
        <w:rPr>
          <w:w w:val="99"/>
        </w:rPr>
        <w:t>o</w:t>
      </w:r>
      <w:proofErr w:type="gramEnd"/>
      <w:r w:rsidR="00BD4BDE">
        <w:rPr>
          <w:spacing w:val="17"/>
        </w:rPr>
        <w:t xml:space="preserve"> </w:t>
      </w:r>
      <w:r w:rsidR="00BD4BDE">
        <w:rPr>
          <w:spacing w:val="-1"/>
          <w:w w:val="96"/>
        </w:rPr>
        <w:t>obtai</w:t>
      </w:r>
      <w:r w:rsidR="00BD4BDE">
        <w:rPr>
          <w:w w:val="96"/>
        </w:rPr>
        <w:t>n</w:t>
      </w:r>
      <w:r w:rsidR="00BD4BDE">
        <w:rPr>
          <w:spacing w:val="18"/>
        </w:rPr>
        <w:t xml:space="preserve"> </w:t>
      </w:r>
      <w:r w:rsidR="00BD4BDE">
        <w:rPr>
          <w:spacing w:val="-1"/>
          <w:w w:val="70"/>
        </w:rPr>
        <w:t>M3</w:t>
      </w:r>
      <w:r w:rsidR="00BD4BDE">
        <w:rPr>
          <w:rFonts w:ascii="Cambria" w:hAnsi="Cambria"/>
          <w:spacing w:val="10"/>
          <w:w w:val="84"/>
          <w:position w:val="9"/>
          <w:sz w:val="16"/>
        </w:rPr>
        <w:t>t</w:t>
      </w:r>
      <w:r w:rsidR="00BD4BDE">
        <w:rPr>
          <w:w w:val="108"/>
        </w:rPr>
        <w:t>.</w:t>
      </w:r>
    </w:p>
    <w:p w14:paraId="7FDB1E0E" w14:textId="77777777" w:rsidR="00C544BC" w:rsidRDefault="00BD4BDE">
      <w:pPr>
        <w:pStyle w:val="BodyText"/>
        <w:spacing w:before="38"/>
        <w:ind w:left="1125"/>
      </w:pPr>
      <w:r>
        <w:rPr>
          <w:spacing w:val="-1"/>
          <w:w w:val="95"/>
          <w:position w:val="1"/>
        </w:rPr>
        <w:t>Predict</w:t>
      </w:r>
      <w:r>
        <w:rPr>
          <w:spacing w:val="21"/>
          <w:w w:val="95"/>
          <w:position w:val="1"/>
        </w:rPr>
        <w:t xml:space="preserve"> </w:t>
      </w:r>
      <w:r>
        <w:rPr>
          <w:rFonts w:ascii="Verdana" w:hAnsi="Verdana"/>
          <w:b/>
          <w:i/>
          <w:spacing w:val="-1"/>
          <w:w w:val="95"/>
          <w:position w:val="1"/>
        </w:rPr>
        <w:t>µ</w:t>
      </w:r>
      <w:r>
        <w:rPr>
          <w:rFonts w:ascii="Trebuchet MS" w:hAnsi="Trebuchet MS"/>
          <w:spacing w:val="-1"/>
          <w:w w:val="95"/>
          <w:position w:val="1"/>
          <w:vertAlign w:val="subscript"/>
        </w:rPr>
        <w:t>M1</w:t>
      </w:r>
      <w:proofErr w:type="gramStart"/>
      <w:r>
        <w:rPr>
          <w:rFonts w:ascii="Symbol" w:hAnsi="Symbol"/>
          <w:spacing w:val="-1"/>
          <w:w w:val="95"/>
          <w:sz w:val="12"/>
        </w:rPr>
        <w:t></w:t>
      </w:r>
      <w:r>
        <w:rPr>
          <w:rFonts w:ascii="Times New Roman" w:hAnsi="Times New Roman"/>
          <w:spacing w:val="-10"/>
          <w:w w:val="95"/>
          <w:sz w:val="12"/>
        </w:rPr>
        <w:t xml:space="preserve"> </w:t>
      </w:r>
      <w:r>
        <w:rPr>
          <w:spacing w:val="-1"/>
          <w:w w:val="95"/>
          <w:position w:val="1"/>
        </w:rPr>
        <w:t>,</w:t>
      </w:r>
      <w:proofErr w:type="gramEnd"/>
      <w:r>
        <w:rPr>
          <w:spacing w:val="22"/>
          <w:w w:val="95"/>
          <w:position w:val="1"/>
        </w:rPr>
        <w:t xml:space="preserve"> </w:t>
      </w:r>
      <w:r>
        <w:rPr>
          <w:rFonts w:ascii="Verdana" w:hAnsi="Verdana"/>
          <w:b/>
          <w:i/>
          <w:spacing w:val="-1"/>
          <w:w w:val="95"/>
          <w:position w:val="1"/>
        </w:rPr>
        <w:t>µ</w:t>
      </w:r>
      <w:r>
        <w:rPr>
          <w:rFonts w:ascii="Trebuchet MS" w:hAnsi="Trebuchet MS"/>
          <w:spacing w:val="-1"/>
          <w:w w:val="95"/>
          <w:position w:val="1"/>
          <w:vertAlign w:val="subscript"/>
        </w:rPr>
        <w:t>M2</w:t>
      </w:r>
      <w:r>
        <w:rPr>
          <w:rFonts w:ascii="Symbol" w:hAnsi="Symbol"/>
          <w:spacing w:val="-1"/>
          <w:w w:val="95"/>
          <w:sz w:val="12"/>
        </w:rPr>
        <w:t></w:t>
      </w:r>
      <w:r>
        <w:rPr>
          <w:rFonts w:ascii="Times New Roman" w:hAnsi="Times New Roman"/>
          <w:spacing w:val="-10"/>
          <w:w w:val="95"/>
          <w:sz w:val="12"/>
        </w:rPr>
        <w:t xml:space="preserve"> </w:t>
      </w:r>
      <w:r>
        <w:rPr>
          <w:spacing w:val="-1"/>
          <w:w w:val="95"/>
          <w:position w:val="1"/>
        </w:rPr>
        <w:t>,</w:t>
      </w:r>
      <w:r>
        <w:rPr>
          <w:spacing w:val="20"/>
          <w:w w:val="95"/>
          <w:position w:val="1"/>
        </w:rPr>
        <w:t xml:space="preserve"> </w:t>
      </w:r>
      <w:r>
        <w:rPr>
          <w:spacing w:val="-1"/>
          <w:w w:val="95"/>
          <w:position w:val="1"/>
        </w:rPr>
        <w:t>and</w:t>
      </w:r>
      <w:r>
        <w:rPr>
          <w:spacing w:val="22"/>
          <w:w w:val="95"/>
          <w:position w:val="1"/>
        </w:rPr>
        <w:t xml:space="preserve"> </w:t>
      </w:r>
      <w:r>
        <w:rPr>
          <w:rFonts w:ascii="Verdana" w:hAnsi="Verdana"/>
          <w:b/>
          <w:i/>
          <w:spacing w:val="-1"/>
          <w:w w:val="95"/>
          <w:position w:val="1"/>
        </w:rPr>
        <w:t>µ</w:t>
      </w:r>
      <w:r>
        <w:rPr>
          <w:rFonts w:ascii="Trebuchet MS" w:hAnsi="Trebuchet MS"/>
          <w:spacing w:val="-1"/>
          <w:w w:val="95"/>
          <w:position w:val="1"/>
          <w:vertAlign w:val="subscript"/>
        </w:rPr>
        <w:t>M3</w:t>
      </w:r>
      <w:r>
        <w:rPr>
          <w:rFonts w:ascii="Symbol" w:hAnsi="Symbol"/>
          <w:spacing w:val="-1"/>
          <w:w w:val="95"/>
          <w:sz w:val="12"/>
        </w:rPr>
        <w:t></w:t>
      </w:r>
      <w:r>
        <w:rPr>
          <w:rFonts w:ascii="Times New Roman" w:hAnsi="Times New Roman"/>
          <w:spacing w:val="15"/>
          <w:w w:val="95"/>
          <w:sz w:val="12"/>
        </w:rPr>
        <w:t xml:space="preserve"> </w:t>
      </w:r>
      <w:r>
        <w:rPr>
          <w:spacing w:val="-1"/>
          <w:w w:val="95"/>
          <w:position w:val="1"/>
        </w:rPr>
        <w:t>over</w:t>
      </w:r>
      <w:r>
        <w:rPr>
          <w:spacing w:val="21"/>
          <w:w w:val="95"/>
          <w:position w:val="1"/>
        </w:rPr>
        <w:t xml:space="preserve"> </w:t>
      </w:r>
      <w:r>
        <w:rPr>
          <w:spacing w:val="-1"/>
          <w:w w:val="95"/>
          <w:position w:val="1"/>
        </w:rPr>
        <w:t>prediction</w:t>
      </w:r>
      <w:r>
        <w:rPr>
          <w:spacing w:val="20"/>
          <w:w w:val="95"/>
          <w:position w:val="1"/>
        </w:rPr>
        <w:t xml:space="preserve"> </w:t>
      </w:r>
      <w:r>
        <w:rPr>
          <w:spacing w:val="-1"/>
          <w:w w:val="95"/>
          <w:position w:val="1"/>
        </w:rPr>
        <w:t>grid</w:t>
      </w:r>
      <w:r>
        <w:rPr>
          <w:spacing w:val="21"/>
          <w:w w:val="95"/>
          <w:position w:val="1"/>
        </w:rPr>
        <w:t xml:space="preserve"> </w:t>
      </w:r>
      <w:r>
        <w:rPr>
          <w:w w:val="95"/>
          <w:position w:val="1"/>
        </w:rPr>
        <w:t>and</w:t>
      </w:r>
      <w:r>
        <w:rPr>
          <w:spacing w:val="21"/>
          <w:w w:val="95"/>
          <w:position w:val="1"/>
        </w:rPr>
        <w:t xml:space="preserve"> </w:t>
      </w:r>
      <w:r>
        <w:rPr>
          <w:w w:val="95"/>
          <w:position w:val="1"/>
        </w:rPr>
        <w:t>store</w:t>
      </w:r>
      <w:r>
        <w:rPr>
          <w:spacing w:val="21"/>
          <w:w w:val="95"/>
          <w:position w:val="1"/>
        </w:rPr>
        <w:t xml:space="preserve"> </w:t>
      </w:r>
      <w:r>
        <w:rPr>
          <w:w w:val="95"/>
          <w:position w:val="1"/>
        </w:rPr>
        <w:t>them.</w:t>
      </w:r>
    </w:p>
    <w:p w14:paraId="141CF33B" w14:textId="77777777" w:rsidR="00C544BC" w:rsidRDefault="00BD4BDE">
      <w:pPr>
        <w:pStyle w:val="BodyText"/>
        <w:tabs>
          <w:tab w:val="left" w:pos="800"/>
        </w:tabs>
        <w:spacing w:before="314" w:line="352" w:lineRule="auto"/>
        <w:ind w:right="125"/>
        <w:jc w:val="both"/>
      </w:pPr>
      <w:r>
        <w:rPr>
          <w:rFonts w:ascii="Trebuchet MS" w:hAnsi="Trebuchet MS"/>
          <w:spacing w:val="-1"/>
          <w:w w:val="95"/>
          <w:position w:val="1"/>
          <w:sz w:val="12"/>
        </w:rPr>
        <w:t>676</w:t>
      </w:r>
      <w:r>
        <w:rPr>
          <w:rFonts w:ascii="Trebuchet MS" w:hAnsi="Trebuchet MS"/>
          <w:spacing w:val="32"/>
          <w:position w:val="1"/>
          <w:sz w:val="12"/>
        </w:rPr>
        <w:t xml:space="preserve"> </w:t>
      </w:r>
      <w:r>
        <w:rPr>
          <w:spacing w:val="-1"/>
          <w:w w:val="95"/>
          <w:position w:val="1"/>
        </w:rPr>
        <w:t>We</w:t>
      </w:r>
      <w:r>
        <w:rPr>
          <w:spacing w:val="21"/>
          <w:w w:val="95"/>
          <w:position w:val="1"/>
        </w:rPr>
        <w:t xml:space="preserve"> </w:t>
      </w:r>
      <w:r>
        <w:rPr>
          <w:spacing w:val="-1"/>
          <w:w w:val="95"/>
          <w:position w:val="1"/>
        </w:rPr>
        <w:t>then</w:t>
      </w:r>
      <w:r>
        <w:rPr>
          <w:spacing w:val="21"/>
          <w:w w:val="95"/>
          <w:position w:val="1"/>
        </w:rPr>
        <w:t xml:space="preserve"> </w:t>
      </w:r>
      <w:r>
        <w:rPr>
          <w:spacing w:val="-1"/>
          <w:w w:val="95"/>
          <w:position w:val="1"/>
        </w:rPr>
        <w:t>calculated</w:t>
      </w:r>
      <w:r>
        <w:rPr>
          <w:spacing w:val="21"/>
          <w:w w:val="95"/>
          <w:position w:val="1"/>
        </w:rPr>
        <w:t xml:space="preserve"> </w:t>
      </w:r>
      <w:r>
        <w:rPr>
          <w:spacing w:val="-1"/>
          <w:w w:val="95"/>
          <w:position w:val="1"/>
        </w:rPr>
        <w:t>summary</w:t>
      </w:r>
      <w:r>
        <w:rPr>
          <w:spacing w:val="20"/>
          <w:w w:val="95"/>
          <w:position w:val="1"/>
        </w:rPr>
        <w:t xml:space="preserve"> </w:t>
      </w:r>
      <w:r>
        <w:rPr>
          <w:spacing w:val="-1"/>
          <w:w w:val="95"/>
          <w:position w:val="1"/>
        </w:rPr>
        <w:t>statistics</w:t>
      </w:r>
      <w:r>
        <w:rPr>
          <w:spacing w:val="21"/>
          <w:w w:val="95"/>
          <w:position w:val="1"/>
        </w:rPr>
        <w:t xml:space="preserve"> </w:t>
      </w:r>
      <w:r>
        <w:rPr>
          <w:spacing w:val="-1"/>
          <w:w w:val="95"/>
          <w:position w:val="1"/>
        </w:rPr>
        <w:t>(means</w:t>
      </w:r>
      <w:r>
        <w:rPr>
          <w:spacing w:val="21"/>
          <w:w w:val="95"/>
          <w:position w:val="1"/>
        </w:rPr>
        <w:t xml:space="preserve"> </w:t>
      </w:r>
      <w:r>
        <w:rPr>
          <w:spacing w:val="-1"/>
          <w:w w:val="95"/>
          <w:position w:val="1"/>
        </w:rPr>
        <w:t>and</w:t>
      </w:r>
      <w:r>
        <w:rPr>
          <w:spacing w:val="22"/>
          <w:w w:val="95"/>
          <w:position w:val="1"/>
        </w:rPr>
        <w:t xml:space="preserve"> </w:t>
      </w:r>
      <w:r>
        <w:rPr>
          <w:spacing w:val="-1"/>
          <w:w w:val="95"/>
          <w:position w:val="1"/>
        </w:rPr>
        <w:t>variances)</w:t>
      </w:r>
      <w:r>
        <w:rPr>
          <w:spacing w:val="20"/>
          <w:w w:val="95"/>
          <w:position w:val="1"/>
        </w:rPr>
        <w:t xml:space="preserve"> </w:t>
      </w:r>
      <w:r>
        <w:rPr>
          <w:w w:val="95"/>
          <w:position w:val="1"/>
        </w:rPr>
        <w:t>of</w:t>
      </w:r>
      <w:r>
        <w:rPr>
          <w:spacing w:val="22"/>
          <w:w w:val="95"/>
          <w:position w:val="1"/>
        </w:rPr>
        <w:t xml:space="preserve"> </w:t>
      </w:r>
      <w:r>
        <w:rPr>
          <w:w w:val="95"/>
          <w:position w:val="1"/>
        </w:rPr>
        <w:t>the</w:t>
      </w:r>
      <w:r>
        <w:rPr>
          <w:spacing w:val="20"/>
          <w:w w:val="95"/>
          <w:position w:val="1"/>
        </w:rPr>
        <w:t xml:space="preserve"> </w:t>
      </w:r>
      <w:r>
        <w:rPr>
          <w:rFonts w:ascii="Georgia" w:hAnsi="Georgia"/>
          <w:i/>
          <w:w w:val="95"/>
          <w:position w:val="1"/>
        </w:rPr>
        <w:t>N</w:t>
      </w:r>
      <w:r>
        <w:rPr>
          <w:rFonts w:ascii="Calibri" w:hAnsi="Calibri"/>
          <w:i/>
          <w:w w:val="95"/>
          <w:position w:val="1"/>
          <w:vertAlign w:val="subscript"/>
        </w:rPr>
        <w:t>b</w:t>
      </w:r>
      <w:r>
        <w:rPr>
          <w:rFonts w:ascii="Calibri" w:hAnsi="Calibri"/>
          <w:i/>
          <w:spacing w:val="37"/>
          <w:w w:val="95"/>
          <w:position w:val="1"/>
        </w:rPr>
        <w:t xml:space="preserve"> </w:t>
      </w:r>
      <w:r>
        <w:rPr>
          <w:w w:val="95"/>
          <w:position w:val="1"/>
        </w:rPr>
        <w:t>values</w:t>
      </w:r>
      <w:r>
        <w:rPr>
          <w:spacing w:val="21"/>
          <w:w w:val="95"/>
          <w:position w:val="1"/>
        </w:rPr>
        <w:t xml:space="preserve"> </w:t>
      </w:r>
      <w:r>
        <w:rPr>
          <w:w w:val="95"/>
          <w:position w:val="1"/>
        </w:rPr>
        <w:t>of</w:t>
      </w:r>
      <w:r>
        <w:rPr>
          <w:spacing w:val="22"/>
          <w:w w:val="95"/>
          <w:position w:val="1"/>
        </w:rPr>
        <w:t xml:space="preserve"> </w:t>
      </w:r>
      <w:r>
        <w:rPr>
          <w:rFonts w:ascii="Verdana" w:hAnsi="Verdana"/>
          <w:b/>
          <w:i/>
          <w:w w:val="95"/>
          <w:position w:val="1"/>
        </w:rPr>
        <w:t>µ</w:t>
      </w:r>
      <w:r>
        <w:rPr>
          <w:rFonts w:ascii="Trebuchet MS" w:hAnsi="Trebuchet MS"/>
          <w:w w:val="95"/>
          <w:position w:val="1"/>
          <w:vertAlign w:val="subscript"/>
        </w:rPr>
        <w:t>M1</w:t>
      </w:r>
      <w:proofErr w:type="gramStart"/>
      <w:r>
        <w:rPr>
          <w:rFonts w:ascii="Symbol" w:hAnsi="Symbol"/>
          <w:w w:val="95"/>
          <w:sz w:val="12"/>
        </w:rPr>
        <w:t></w:t>
      </w:r>
      <w:r>
        <w:rPr>
          <w:rFonts w:ascii="Times New Roman" w:hAnsi="Times New Roman"/>
          <w:spacing w:val="-10"/>
          <w:w w:val="95"/>
          <w:sz w:val="12"/>
        </w:rPr>
        <w:t xml:space="preserve"> </w:t>
      </w:r>
      <w:r>
        <w:rPr>
          <w:w w:val="95"/>
          <w:position w:val="1"/>
        </w:rPr>
        <w:t>,</w:t>
      </w:r>
      <w:proofErr w:type="gramEnd"/>
      <w:r>
        <w:rPr>
          <w:spacing w:val="21"/>
          <w:w w:val="95"/>
          <w:position w:val="1"/>
        </w:rPr>
        <w:t xml:space="preserve"> </w:t>
      </w:r>
      <w:r>
        <w:rPr>
          <w:rFonts w:ascii="Verdana" w:hAnsi="Verdana"/>
          <w:b/>
          <w:i/>
          <w:w w:val="95"/>
          <w:position w:val="1"/>
        </w:rPr>
        <w:t>µ</w:t>
      </w:r>
      <w:r>
        <w:rPr>
          <w:rFonts w:ascii="Trebuchet MS" w:hAnsi="Trebuchet MS"/>
          <w:w w:val="95"/>
          <w:position w:val="1"/>
          <w:vertAlign w:val="subscript"/>
        </w:rPr>
        <w:t>M2</w:t>
      </w:r>
      <w:r>
        <w:rPr>
          <w:rFonts w:ascii="Symbol" w:hAnsi="Symbol"/>
          <w:w w:val="95"/>
          <w:sz w:val="12"/>
        </w:rPr>
        <w:t></w:t>
      </w:r>
      <w:r>
        <w:rPr>
          <w:rFonts w:ascii="Times New Roman" w:hAnsi="Times New Roman"/>
          <w:spacing w:val="-10"/>
          <w:w w:val="95"/>
          <w:sz w:val="12"/>
        </w:rPr>
        <w:t xml:space="preserve"> </w:t>
      </w:r>
      <w:r>
        <w:rPr>
          <w:w w:val="95"/>
          <w:position w:val="1"/>
        </w:rPr>
        <w:t>,</w:t>
      </w:r>
      <w:r>
        <w:rPr>
          <w:spacing w:val="-55"/>
          <w:w w:val="95"/>
          <w:position w:val="1"/>
        </w:rPr>
        <w:t xml:space="preserve"> </w:t>
      </w:r>
      <w:r>
        <w:rPr>
          <w:rFonts w:ascii="Trebuchet MS" w:hAnsi="Trebuchet MS"/>
          <w:position w:val="1"/>
          <w:sz w:val="12"/>
        </w:rPr>
        <w:t>677</w:t>
      </w:r>
      <w:r>
        <w:rPr>
          <w:rFonts w:ascii="Trebuchet MS" w:hAnsi="Trebuchet MS"/>
          <w:position w:val="1"/>
          <w:sz w:val="12"/>
        </w:rPr>
        <w:tab/>
      </w:r>
      <w:r>
        <w:rPr>
          <w:w w:val="95"/>
          <w:position w:val="1"/>
        </w:rPr>
        <w:t>and</w:t>
      </w:r>
      <w:r>
        <w:rPr>
          <w:spacing w:val="-12"/>
          <w:w w:val="95"/>
          <w:position w:val="1"/>
        </w:rPr>
        <w:t xml:space="preserve"> </w:t>
      </w:r>
      <w:r>
        <w:rPr>
          <w:rFonts w:ascii="Verdana" w:hAnsi="Verdana"/>
          <w:b/>
          <w:i/>
          <w:w w:val="95"/>
          <w:position w:val="1"/>
        </w:rPr>
        <w:t>µ</w:t>
      </w:r>
      <w:r>
        <w:rPr>
          <w:rFonts w:ascii="Trebuchet MS" w:hAnsi="Trebuchet MS"/>
          <w:w w:val="95"/>
          <w:position w:val="1"/>
          <w:vertAlign w:val="subscript"/>
        </w:rPr>
        <w:t>M3</w:t>
      </w:r>
      <w:r>
        <w:rPr>
          <w:rFonts w:ascii="Symbol" w:hAnsi="Symbol"/>
          <w:w w:val="95"/>
          <w:sz w:val="12"/>
        </w:rPr>
        <w:t></w:t>
      </w:r>
      <w:r>
        <w:rPr>
          <w:rFonts w:ascii="Times New Roman" w:hAnsi="Times New Roman"/>
          <w:spacing w:val="3"/>
          <w:w w:val="95"/>
          <w:sz w:val="12"/>
        </w:rPr>
        <w:t xml:space="preserve"> </w:t>
      </w:r>
      <w:r>
        <w:rPr>
          <w:w w:val="95"/>
          <w:position w:val="1"/>
        </w:rPr>
        <w:t>we</w:t>
      </w:r>
      <w:r>
        <w:rPr>
          <w:spacing w:val="-11"/>
          <w:w w:val="95"/>
          <w:position w:val="1"/>
        </w:rPr>
        <w:t xml:space="preserve"> </w:t>
      </w:r>
      <w:r>
        <w:rPr>
          <w:w w:val="95"/>
          <w:position w:val="1"/>
        </w:rPr>
        <w:t>generated.</w:t>
      </w:r>
      <w:r>
        <w:rPr>
          <w:spacing w:val="14"/>
          <w:w w:val="95"/>
          <w:position w:val="1"/>
        </w:rPr>
        <w:t xml:space="preserve"> </w:t>
      </w:r>
      <w:r>
        <w:rPr>
          <w:w w:val="95"/>
          <w:position w:val="1"/>
        </w:rPr>
        <w:t>The</w:t>
      </w:r>
      <w:r>
        <w:rPr>
          <w:spacing w:val="-11"/>
          <w:w w:val="95"/>
          <w:position w:val="1"/>
        </w:rPr>
        <w:t xml:space="preserve"> </w:t>
      </w:r>
      <w:r>
        <w:rPr>
          <w:w w:val="95"/>
          <w:position w:val="1"/>
        </w:rPr>
        <w:t>empirical</w:t>
      </w:r>
      <w:r>
        <w:rPr>
          <w:spacing w:val="-12"/>
          <w:w w:val="95"/>
          <w:position w:val="1"/>
        </w:rPr>
        <w:t xml:space="preserve"> </w:t>
      </w:r>
      <w:r>
        <w:rPr>
          <w:w w:val="95"/>
          <w:position w:val="1"/>
        </w:rPr>
        <w:t>variance</w:t>
      </w:r>
      <w:r>
        <w:rPr>
          <w:spacing w:val="-11"/>
          <w:w w:val="95"/>
          <w:position w:val="1"/>
        </w:rPr>
        <w:t xml:space="preserve"> </w:t>
      </w:r>
      <w:r>
        <w:rPr>
          <w:w w:val="95"/>
          <w:position w:val="1"/>
        </w:rPr>
        <w:t>of</w:t>
      </w:r>
      <w:r>
        <w:rPr>
          <w:spacing w:val="-12"/>
          <w:w w:val="95"/>
          <w:position w:val="1"/>
        </w:rPr>
        <w:t xml:space="preserve"> </w:t>
      </w:r>
      <w:r>
        <w:rPr>
          <w:w w:val="95"/>
          <w:position w:val="1"/>
        </w:rPr>
        <w:t>the</w:t>
      </w:r>
      <w:r>
        <w:rPr>
          <w:spacing w:val="-11"/>
          <w:w w:val="95"/>
          <w:position w:val="1"/>
        </w:rPr>
        <w:t xml:space="preserve"> </w:t>
      </w:r>
      <w:r>
        <w:rPr>
          <w:rFonts w:ascii="Georgia" w:hAnsi="Georgia"/>
          <w:i/>
          <w:w w:val="95"/>
          <w:position w:val="1"/>
        </w:rPr>
        <w:t>N</w:t>
      </w:r>
      <w:r>
        <w:rPr>
          <w:rFonts w:ascii="Calibri" w:hAnsi="Calibri"/>
          <w:i/>
          <w:w w:val="95"/>
          <w:position w:val="1"/>
          <w:vertAlign w:val="subscript"/>
        </w:rPr>
        <w:t>b</w:t>
      </w:r>
      <w:r>
        <w:rPr>
          <w:rFonts w:ascii="Calibri" w:hAnsi="Calibri"/>
          <w:i/>
          <w:spacing w:val="1"/>
          <w:w w:val="95"/>
          <w:position w:val="1"/>
        </w:rPr>
        <w:t xml:space="preserve"> </w:t>
      </w:r>
      <w:r>
        <w:rPr>
          <w:w w:val="95"/>
          <w:position w:val="1"/>
        </w:rPr>
        <w:t>values</w:t>
      </w:r>
      <w:r>
        <w:rPr>
          <w:spacing w:val="-12"/>
          <w:w w:val="95"/>
          <w:position w:val="1"/>
        </w:rPr>
        <w:t xml:space="preserve"> </w:t>
      </w:r>
      <w:r>
        <w:rPr>
          <w:w w:val="95"/>
          <w:position w:val="1"/>
        </w:rPr>
        <w:t>of</w:t>
      </w:r>
      <w:r>
        <w:rPr>
          <w:spacing w:val="-11"/>
          <w:w w:val="95"/>
          <w:position w:val="1"/>
        </w:rPr>
        <w:t xml:space="preserve"> </w:t>
      </w:r>
      <w:r>
        <w:rPr>
          <w:rFonts w:ascii="Verdana" w:hAnsi="Verdana"/>
          <w:b/>
          <w:i/>
          <w:w w:val="95"/>
          <w:position w:val="1"/>
        </w:rPr>
        <w:t>µ</w:t>
      </w:r>
      <w:r>
        <w:rPr>
          <w:rFonts w:ascii="Trebuchet MS" w:hAnsi="Trebuchet MS"/>
          <w:w w:val="95"/>
          <w:position w:val="1"/>
          <w:vertAlign w:val="subscript"/>
        </w:rPr>
        <w:t>M3</w:t>
      </w:r>
      <w:r>
        <w:rPr>
          <w:rFonts w:ascii="Symbol" w:hAnsi="Symbol"/>
          <w:w w:val="95"/>
          <w:sz w:val="12"/>
        </w:rPr>
        <w:t></w:t>
      </w:r>
      <w:r>
        <w:rPr>
          <w:rFonts w:ascii="Times New Roman" w:hAnsi="Times New Roman"/>
          <w:spacing w:val="3"/>
          <w:w w:val="95"/>
          <w:sz w:val="12"/>
        </w:rPr>
        <w:t xml:space="preserve"> </w:t>
      </w:r>
      <w:r>
        <w:rPr>
          <w:w w:val="95"/>
          <w:position w:val="1"/>
        </w:rPr>
        <w:t>gave</w:t>
      </w:r>
      <w:r>
        <w:rPr>
          <w:spacing w:val="-11"/>
          <w:w w:val="95"/>
          <w:position w:val="1"/>
        </w:rPr>
        <w:t xml:space="preserve"> </w:t>
      </w:r>
      <w:r>
        <w:rPr>
          <w:w w:val="95"/>
          <w:position w:val="1"/>
        </w:rPr>
        <w:t>the</w:t>
      </w:r>
      <w:r>
        <w:rPr>
          <w:spacing w:val="-12"/>
          <w:w w:val="95"/>
          <w:position w:val="1"/>
        </w:rPr>
        <w:t xml:space="preserve"> </w:t>
      </w:r>
      <w:r>
        <w:rPr>
          <w:w w:val="95"/>
          <w:position w:val="1"/>
        </w:rPr>
        <w:t>uncertainty,</w:t>
      </w:r>
      <w:r>
        <w:rPr>
          <w:spacing w:val="-55"/>
          <w:w w:val="95"/>
          <w:position w:val="1"/>
        </w:rPr>
        <w:t xml:space="preserve"> </w:t>
      </w:r>
      <w:r>
        <w:rPr>
          <w:rFonts w:ascii="Trebuchet MS" w:hAnsi="Trebuchet MS"/>
          <w:sz w:val="12"/>
        </w:rPr>
        <w:t>678</w:t>
      </w:r>
      <w:r>
        <w:rPr>
          <w:rFonts w:ascii="Trebuchet MS" w:hAnsi="Trebuchet MS"/>
          <w:sz w:val="12"/>
        </w:rPr>
        <w:tab/>
      </w:r>
      <w:r>
        <w:rPr>
          <w:w w:val="90"/>
        </w:rPr>
        <w:t>incorporating</w:t>
      </w:r>
      <w:r>
        <w:rPr>
          <w:spacing w:val="32"/>
          <w:w w:val="90"/>
        </w:rPr>
        <w:t xml:space="preserve"> </w:t>
      </w:r>
      <w:r>
        <w:rPr>
          <w:w w:val="90"/>
        </w:rPr>
        <w:t>components</w:t>
      </w:r>
      <w:r>
        <w:rPr>
          <w:spacing w:val="32"/>
          <w:w w:val="90"/>
        </w:rPr>
        <w:t xml:space="preserve"> </w:t>
      </w:r>
      <w:r>
        <w:rPr>
          <w:w w:val="90"/>
        </w:rPr>
        <w:t>from</w:t>
      </w:r>
      <w:r>
        <w:rPr>
          <w:spacing w:val="34"/>
          <w:w w:val="90"/>
        </w:rPr>
        <w:t xml:space="preserve"> </w:t>
      </w:r>
      <w:r>
        <w:rPr>
          <w:w w:val="90"/>
        </w:rPr>
        <w:t>all</w:t>
      </w:r>
      <w:r>
        <w:rPr>
          <w:spacing w:val="32"/>
          <w:w w:val="90"/>
        </w:rPr>
        <w:t xml:space="preserve"> </w:t>
      </w:r>
      <w:r>
        <w:rPr>
          <w:w w:val="90"/>
        </w:rPr>
        <w:t>three</w:t>
      </w:r>
      <w:r>
        <w:rPr>
          <w:spacing w:val="33"/>
          <w:w w:val="90"/>
        </w:rPr>
        <w:t xml:space="preserve"> </w:t>
      </w:r>
      <w:r>
        <w:rPr>
          <w:w w:val="90"/>
        </w:rPr>
        <w:t>models.</w:t>
      </w:r>
      <w:r>
        <w:rPr>
          <w:spacing w:val="9"/>
          <w:w w:val="90"/>
        </w:rPr>
        <w:t xml:space="preserve"> </w:t>
      </w:r>
      <w:r>
        <w:rPr>
          <w:w w:val="90"/>
        </w:rPr>
        <w:t>We</w:t>
      </w:r>
      <w:r>
        <w:rPr>
          <w:spacing w:val="33"/>
          <w:w w:val="90"/>
        </w:rPr>
        <w:t xml:space="preserve"> </w:t>
      </w:r>
      <w:r>
        <w:rPr>
          <w:w w:val="90"/>
        </w:rPr>
        <w:t>took</w:t>
      </w:r>
      <w:r>
        <w:rPr>
          <w:spacing w:val="33"/>
          <w:w w:val="90"/>
        </w:rPr>
        <w:t xml:space="preserve"> </w:t>
      </w:r>
      <w:r>
        <w:rPr>
          <w:w w:val="90"/>
        </w:rPr>
        <w:t>appropriate</w:t>
      </w:r>
      <w:r>
        <w:rPr>
          <w:spacing w:val="32"/>
          <w:w w:val="90"/>
        </w:rPr>
        <w:t xml:space="preserve"> </w:t>
      </w:r>
      <w:r>
        <w:rPr>
          <w:w w:val="90"/>
        </w:rPr>
        <w:t>pointwise</w:t>
      </w:r>
      <w:r>
        <w:rPr>
          <w:spacing w:val="34"/>
          <w:w w:val="90"/>
        </w:rPr>
        <w:t xml:space="preserve"> </w:t>
      </w:r>
      <w:r>
        <w:rPr>
          <w:w w:val="90"/>
        </w:rPr>
        <w:t>quantiles</w:t>
      </w:r>
      <w:r>
        <w:rPr>
          <w:spacing w:val="1"/>
          <w:w w:val="90"/>
        </w:rPr>
        <w:t xml:space="preserve"> </w:t>
      </w:r>
      <w:r>
        <w:rPr>
          <w:rFonts w:ascii="Trebuchet MS" w:hAnsi="Trebuchet MS"/>
          <w:sz w:val="12"/>
        </w:rPr>
        <w:t>679</w:t>
      </w:r>
      <w:r>
        <w:rPr>
          <w:rFonts w:ascii="Trebuchet MS" w:hAnsi="Trebuchet MS"/>
          <w:sz w:val="12"/>
        </w:rPr>
        <w:tab/>
      </w:r>
      <w:r>
        <w:t>(e.g.,</w:t>
      </w:r>
      <w:r>
        <w:rPr>
          <w:spacing w:val="25"/>
        </w:rPr>
        <w:t xml:space="preserve"> </w:t>
      </w:r>
      <w:r>
        <w:t>2.5</w:t>
      </w:r>
      <w:proofErr w:type="spellStart"/>
      <w:r>
        <w:rPr>
          <w:position w:val="9"/>
          <w:sz w:val="16"/>
        </w:rPr>
        <w:t>th</w:t>
      </w:r>
      <w:proofErr w:type="spellEnd"/>
      <w:r>
        <w:rPr>
          <w:spacing w:val="10"/>
          <w:position w:val="9"/>
          <w:sz w:val="16"/>
        </w:rPr>
        <w:t xml:space="preserve"> </w:t>
      </w:r>
      <w:r>
        <w:t>and</w:t>
      </w:r>
      <w:r>
        <w:rPr>
          <w:spacing w:val="20"/>
        </w:rPr>
        <w:t xml:space="preserve"> </w:t>
      </w:r>
      <w:r>
        <w:t>97.5</w:t>
      </w:r>
      <w:proofErr w:type="spellStart"/>
      <w:r>
        <w:rPr>
          <w:position w:val="9"/>
          <w:sz w:val="16"/>
        </w:rPr>
        <w:t>th</w:t>
      </w:r>
      <w:proofErr w:type="spellEnd"/>
      <w:r>
        <w:rPr>
          <w:spacing w:val="10"/>
          <w:position w:val="9"/>
          <w:sz w:val="16"/>
        </w:rPr>
        <w:t xml:space="preserve"> </w:t>
      </w:r>
      <w:r>
        <w:t>for</w:t>
      </w:r>
      <w:r>
        <w:rPr>
          <w:spacing w:val="21"/>
        </w:rPr>
        <w:t xml:space="preserve"> </w:t>
      </w:r>
      <w:r>
        <w:t>a</w:t>
      </w:r>
      <w:r>
        <w:rPr>
          <w:spacing w:val="21"/>
        </w:rPr>
        <w:t xml:space="preserve"> </w:t>
      </w:r>
      <w:r>
        <w:t>95%</w:t>
      </w:r>
      <w:r>
        <w:rPr>
          <w:spacing w:val="21"/>
        </w:rPr>
        <w:t xml:space="preserve"> </w:t>
      </w:r>
      <w:r>
        <w:t>interval)</w:t>
      </w:r>
      <w:r>
        <w:rPr>
          <w:spacing w:val="21"/>
        </w:rPr>
        <w:t xml:space="preserve"> </w:t>
      </w:r>
      <w:r>
        <w:t>to</w:t>
      </w:r>
      <w:r>
        <w:rPr>
          <w:spacing w:val="21"/>
        </w:rPr>
        <w:t xml:space="preserve"> </w:t>
      </w:r>
      <w:r>
        <w:t>form</w:t>
      </w:r>
      <w:r>
        <w:rPr>
          <w:spacing w:val="20"/>
        </w:rPr>
        <w:t xml:space="preserve"> </w:t>
      </w:r>
      <w:r>
        <w:t>confidence</w:t>
      </w:r>
      <w:r>
        <w:rPr>
          <w:spacing w:val="21"/>
        </w:rPr>
        <w:t xml:space="preserve"> </w:t>
      </w:r>
      <w:r>
        <w:t>bands</w:t>
      </w:r>
      <w:r>
        <w:rPr>
          <w:spacing w:val="21"/>
        </w:rPr>
        <w:t xml:space="preserve"> </w:t>
      </w:r>
      <w:r>
        <w:t>for</w:t>
      </w:r>
      <w:r>
        <w:rPr>
          <w:spacing w:val="21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functional</w:t>
      </w:r>
      <w:r>
        <w:rPr>
          <w:spacing w:val="-58"/>
        </w:rPr>
        <w:t xml:space="preserve"> </w:t>
      </w:r>
      <w:r>
        <w:rPr>
          <w:rFonts w:ascii="Trebuchet MS" w:hAnsi="Trebuchet MS"/>
          <w:sz w:val="12"/>
        </w:rPr>
        <w:t>680</w:t>
      </w:r>
      <w:r>
        <w:rPr>
          <w:rFonts w:ascii="Trebuchet MS" w:hAnsi="Trebuchet MS"/>
          <w:sz w:val="12"/>
        </w:rPr>
        <w:tab/>
      </w:r>
      <w:r>
        <w:rPr>
          <w:w w:val="95"/>
        </w:rPr>
        <w:t>relationships</w:t>
      </w:r>
      <w:r>
        <w:rPr>
          <w:spacing w:val="11"/>
          <w:w w:val="95"/>
        </w:rPr>
        <w:t xml:space="preserve"> </w:t>
      </w:r>
      <w:r>
        <w:rPr>
          <w:w w:val="95"/>
        </w:rPr>
        <w:t>between</w:t>
      </w:r>
      <w:r>
        <w:rPr>
          <w:spacing w:val="13"/>
          <w:w w:val="95"/>
        </w:rPr>
        <w:t xml:space="preserve"> </w:t>
      </w:r>
      <w:r>
        <w:rPr>
          <w:w w:val="95"/>
        </w:rPr>
        <w:t>sonar</w:t>
      </w:r>
      <w:r>
        <w:rPr>
          <w:spacing w:val="12"/>
          <w:w w:val="95"/>
        </w:rPr>
        <w:t xml:space="preserve"> </w:t>
      </w:r>
      <w:r>
        <w:rPr>
          <w:w w:val="95"/>
        </w:rPr>
        <w:t>received</w:t>
      </w:r>
      <w:r>
        <w:rPr>
          <w:spacing w:val="13"/>
          <w:w w:val="95"/>
        </w:rPr>
        <w:t xml:space="preserve"> </w:t>
      </w:r>
      <w:r>
        <w:rPr>
          <w:w w:val="95"/>
        </w:rPr>
        <w:t>level</w:t>
      </w:r>
      <w:r>
        <w:rPr>
          <w:spacing w:val="12"/>
          <w:w w:val="95"/>
        </w:rPr>
        <w:t xml:space="preserve"> </w:t>
      </w:r>
      <w:r>
        <w:rPr>
          <w:w w:val="95"/>
        </w:rPr>
        <w:t>and</w:t>
      </w:r>
      <w:r>
        <w:rPr>
          <w:spacing w:val="12"/>
          <w:w w:val="95"/>
        </w:rPr>
        <w:t xml:space="preserve"> </w:t>
      </w:r>
      <w:r>
        <w:rPr>
          <w:w w:val="95"/>
        </w:rPr>
        <w:t>estimated</w:t>
      </w:r>
      <w:r>
        <w:rPr>
          <w:spacing w:val="13"/>
          <w:w w:val="95"/>
        </w:rPr>
        <w:t xml:space="preserve"> </w:t>
      </w:r>
      <w:r>
        <w:rPr>
          <w:w w:val="95"/>
        </w:rPr>
        <w:t>probability</w:t>
      </w:r>
      <w:r>
        <w:rPr>
          <w:spacing w:val="11"/>
          <w:w w:val="95"/>
        </w:rPr>
        <w:t xml:space="preserve"> </w:t>
      </w:r>
      <w:r>
        <w:rPr>
          <w:w w:val="95"/>
        </w:rPr>
        <w:t>of</w:t>
      </w:r>
      <w:r>
        <w:rPr>
          <w:spacing w:val="13"/>
          <w:w w:val="95"/>
        </w:rPr>
        <w:t xml:space="preserve"> </w:t>
      </w:r>
      <w:r>
        <w:rPr>
          <w:w w:val="95"/>
        </w:rPr>
        <w:t>detecting</w:t>
      </w:r>
      <w:r>
        <w:rPr>
          <w:spacing w:val="12"/>
          <w:w w:val="95"/>
        </w:rPr>
        <w:t xml:space="preserve"> </w:t>
      </w:r>
      <w:r>
        <w:rPr>
          <w:w w:val="95"/>
        </w:rPr>
        <w:t>GVPs.</w:t>
      </w:r>
    </w:p>
    <w:p w14:paraId="35ABD774" w14:textId="77777777" w:rsidR="00C544BC" w:rsidRDefault="00C544BC">
      <w:pPr>
        <w:spacing w:line="352" w:lineRule="auto"/>
        <w:jc w:val="both"/>
        <w:sectPr w:rsidR="00C544BC">
          <w:type w:val="continuous"/>
          <w:pgSz w:w="12240" w:h="15840"/>
          <w:pgMar w:top="1200" w:right="1280" w:bottom="1020" w:left="900" w:header="0" w:footer="832" w:gutter="0"/>
          <w:cols w:space="720"/>
        </w:sectPr>
      </w:pPr>
    </w:p>
    <w:p w14:paraId="1C755FC0" w14:textId="77777777" w:rsidR="00C544BC" w:rsidRDefault="00C544BC">
      <w:pPr>
        <w:pStyle w:val="BodyText"/>
        <w:spacing w:before="11"/>
        <w:ind w:left="0"/>
        <w:rPr>
          <w:sz w:val="14"/>
        </w:rPr>
      </w:pPr>
    </w:p>
    <w:p w14:paraId="5DE6FDB9" w14:textId="77777777" w:rsidR="00C544BC" w:rsidRDefault="00C544BC">
      <w:pPr>
        <w:rPr>
          <w:sz w:val="14"/>
        </w:rPr>
        <w:sectPr w:rsidR="00C544BC">
          <w:pgSz w:w="12240" w:h="15840"/>
          <w:pgMar w:top="1500" w:right="1280" w:bottom="1020" w:left="900" w:header="0" w:footer="832" w:gutter="0"/>
          <w:cols w:space="720"/>
        </w:sectPr>
      </w:pPr>
    </w:p>
    <w:p w14:paraId="01A08C29" w14:textId="77777777" w:rsidR="00C544BC" w:rsidRDefault="00BD4BDE">
      <w:pPr>
        <w:tabs>
          <w:tab w:val="left" w:pos="827"/>
        </w:tabs>
        <w:spacing w:before="122"/>
        <w:ind w:left="150"/>
        <w:rPr>
          <w:b/>
          <w:sz w:val="34"/>
        </w:rPr>
      </w:pPr>
      <w:r>
        <w:rPr>
          <w:rFonts w:ascii="Trebuchet MS"/>
          <w:w w:val="105"/>
          <w:sz w:val="12"/>
        </w:rPr>
        <w:lastRenderedPageBreak/>
        <w:t>681</w:t>
      </w:r>
      <w:r>
        <w:rPr>
          <w:rFonts w:ascii="Trebuchet MS"/>
          <w:w w:val="105"/>
          <w:sz w:val="12"/>
        </w:rPr>
        <w:tab/>
      </w:r>
      <w:r>
        <w:rPr>
          <w:b/>
          <w:w w:val="105"/>
          <w:sz w:val="34"/>
        </w:rPr>
        <w:t xml:space="preserve">S2: </w:t>
      </w:r>
      <w:r>
        <w:rPr>
          <w:b/>
          <w:spacing w:val="17"/>
          <w:w w:val="105"/>
          <w:sz w:val="34"/>
        </w:rPr>
        <w:t xml:space="preserve"> </w:t>
      </w:r>
      <w:r>
        <w:rPr>
          <w:b/>
          <w:w w:val="105"/>
          <w:sz w:val="34"/>
        </w:rPr>
        <w:t>Supplementary</w:t>
      </w:r>
      <w:r>
        <w:rPr>
          <w:b/>
          <w:spacing w:val="56"/>
          <w:w w:val="105"/>
          <w:sz w:val="34"/>
        </w:rPr>
        <w:t xml:space="preserve"> </w:t>
      </w:r>
      <w:r>
        <w:rPr>
          <w:b/>
          <w:w w:val="105"/>
          <w:sz w:val="34"/>
        </w:rPr>
        <w:t>Tables</w:t>
      </w:r>
      <w:r>
        <w:rPr>
          <w:b/>
          <w:spacing w:val="58"/>
          <w:w w:val="105"/>
          <w:sz w:val="34"/>
        </w:rPr>
        <w:t xml:space="preserve"> </w:t>
      </w:r>
      <w:r>
        <w:rPr>
          <w:b/>
          <w:w w:val="105"/>
          <w:sz w:val="34"/>
        </w:rPr>
        <w:t>and</w:t>
      </w:r>
      <w:r>
        <w:rPr>
          <w:b/>
          <w:spacing w:val="58"/>
          <w:w w:val="105"/>
          <w:sz w:val="34"/>
        </w:rPr>
        <w:t xml:space="preserve"> </w:t>
      </w:r>
      <w:r>
        <w:rPr>
          <w:b/>
          <w:w w:val="105"/>
          <w:sz w:val="34"/>
        </w:rPr>
        <w:t>Figures</w:t>
      </w:r>
    </w:p>
    <w:p w14:paraId="072DAE3B" w14:textId="77777777" w:rsidR="00C544BC" w:rsidRDefault="00C544BC">
      <w:pPr>
        <w:pStyle w:val="BodyText"/>
        <w:spacing w:before="0"/>
        <w:ind w:left="0"/>
        <w:rPr>
          <w:b/>
          <w:sz w:val="20"/>
        </w:rPr>
      </w:pPr>
    </w:p>
    <w:p w14:paraId="7E81BCC9" w14:textId="77777777" w:rsidR="00C544BC" w:rsidRDefault="00C544BC">
      <w:pPr>
        <w:pStyle w:val="BodyText"/>
        <w:spacing w:before="0"/>
        <w:ind w:left="0"/>
        <w:rPr>
          <w:b/>
          <w:sz w:val="20"/>
        </w:rPr>
      </w:pPr>
    </w:p>
    <w:p w14:paraId="52346EEE" w14:textId="77777777" w:rsidR="00C544BC" w:rsidRDefault="00C544BC">
      <w:pPr>
        <w:pStyle w:val="BodyText"/>
        <w:spacing w:before="0"/>
        <w:ind w:left="0"/>
        <w:rPr>
          <w:b/>
          <w:sz w:val="20"/>
        </w:rPr>
      </w:pPr>
    </w:p>
    <w:p w14:paraId="40908517" w14:textId="77777777" w:rsidR="00C544BC" w:rsidRDefault="00C544BC">
      <w:pPr>
        <w:pStyle w:val="BodyText"/>
        <w:spacing w:before="0"/>
        <w:ind w:left="0"/>
        <w:rPr>
          <w:b/>
          <w:sz w:val="20"/>
        </w:rPr>
      </w:pPr>
    </w:p>
    <w:p w14:paraId="034E9B07" w14:textId="77777777" w:rsidR="00C544BC" w:rsidRDefault="00BD4BDE">
      <w:pPr>
        <w:pStyle w:val="BodyText"/>
        <w:spacing w:before="8"/>
        <w:ind w:left="0"/>
        <w:rPr>
          <w:b/>
          <w:sz w:val="11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51250C07" wp14:editId="154B4682">
            <wp:simplePos x="0" y="0"/>
            <wp:positionH relativeFrom="page">
              <wp:posOffset>1258522</wp:posOffset>
            </wp:positionH>
            <wp:positionV relativeFrom="paragraph">
              <wp:posOffset>114874</wp:posOffset>
            </wp:positionV>
            <wp:extent cx="5106638" cy="5525071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6638" cy="55250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9DFC95" w14:textId="77777777" w:rsidR="00C544BC" w:rsidRDefault="00C544BC">
      <w:pPr>
        <w:pStyle w:val="BodyText"/>
        <w:spacing w:before="0"/>
        <w:ind w:left="0"/>
        <w:rPr>
          <w:b/>
          <w:sz w:val="20"/>
        </w:rPr>
      </w:pPr>
    </w:p>
    <w:p w14:paraId="3CEFE44E" w14:textId="77777777" w:rsidR="00C544BC" w:rsidRDefault="00C544BC">
      <w:pPr>
        <w:pStyle w:val="BodyText"/>
        <w:spacing w:before="0"/>
        <w:ind w:left="0"/>
        <w:rPr>
          <w:b/>
          <w:sz w:val="20"/>
        </w:rPr>
      </w:pPr>
    </w:p>
    <w:p w14:paraId="5A165EC6" w14:textId="77777777" w:rsidR="00C544BC" w:rsidRDefault="00C544BC">
      <w:pPr>
        <w:pStyle w:val="BodyText"/>
        <w:spacing w:before="0"/>
        <w:ind w:left="0"/>
        <w:rPr>
          <w:b/>
          <w:sz w:val="20"/>
        </w:rPr>
      </w:pPr>
    </w:p>
    <w:p w14:paraId="273EB4FD" w14:textId="77777777" w:rsidR="00C544BC" w:rsidRDefault="00C544BC">
      <w:pPr>
        <w:pStyle w:val="BodyText"/>
        <w:spacing w:before="0"/>
        <w:ind w:left="0"/>
        <w:rPr>
          <w:b/>
          <w:sz w:val="20"/>
        </w:rPr>
      </w:pPr>
    </w:p>
    <w:p w14:paraId="2BB20655" w14:textId="77777777" w:rsidR="00C544BC" w:rsidRDefault="00C544BC">
      <w:pPr>
        <w:pStyle w:val="BodyText"/>
        <w:spacing w:before="2"/>
        <w:ind w:left="0"/>
        <w:rPr>
          <w:b/>
          <w:sz w:val="16"/>
        </w:rPr>
      </w:pPr>
    </w:p>
    <w:p w14:paraId="67A9BC19" w14:textId="77777777" w:rsidR="00C544BC" w:rsidRDefault="00BD4BDE">
      <w:pPr>
        <w:pStyle w:val="BodyText"/>
        <w:spacing w:before="118" w:line="355" w:lineRule="auto"/>
        <w:ind w:left="540" w:right="153"/>
        <w:jc w:val="both"/>
      </w:pPr>
      <w:r>
        <w:t xml:space="preserve">Figure S2.1: </w:t>
      </w:r>
      <w:commentRangeStart w:id="43"/>
      <w:r>
        <w:t>Map of observed probability of detecting a GVP at each hydrophone (color</w:t>
      </w:r>
      <w:r>
        <w:rPr>
          <w:spacing w:val="1"/>
        </w:rPr>
        <w:t xml:space="preserve"> </w:t>
      </w:r>
      <w:r>
        <w:rPr>
          <w:spacing w:val="-1"/>
        </w:rPr>
        <w:t xml:space="preserve">scale) during the baseline period, </w:t>
      </w:r>
      <w:r>
        <w:t>when naval activity was present, and when MFAS was</w:t>
      </w:r>
      <w:r>
        <w:rPr>
          <w:spacing w:val="-57"/>
        </w:rPr>
        <w:t xml:space="preserve"> </w:t>
      </w:r>
      <w:r>
        <w:t xml:space="preserve">present (rows) for each SCC (columns). </w:t>
      </w:r>
      <w:commentRangeEnd w:id="43"/>
      <w:r w:rsidR="00B16A1A">
        <w:rPr>
          <w:rStyle w:val="CommentReference"/>
        </w:rPr>
        <w:commentReference w:id="43"/>
      </w:r>
      <w:r>
        <w:t>Note that values of the probability of detecting a</w:t>
      </w:r>
      <w:r>
        <w:rPr>
          <w:spacing w:val="-57"/>
        </w:rPr>
        <w:t xml:space="preserve"> </w:t>
      </w:r>
      <w:r>
        <w:rPr>
          <w:spacing w:val="-5"/>
          <w:w w:val="95"/>
        </w:rPr>
        <w:t>GVP</w:t>
      </w:r>
      <w:r>
        <w:rPr>
          <w:spacing w:val="21"/>
          <w:w w:val="95"/>
        </w:rPr>
        <w:t xml:space="preserve"> </w:t>
      </w:r>
      <w:r>
        <w:rPr>
          <w:spacing w:val="-5"/>
          <w:w w:val="95"/>
        </w:rPr>
        <w:t>are</w:t>
      </w:r>
      <w:r>
        <w:rPr>
          <w:spacing w:val="21"/>
          <w:w w:val="95"/>
        </w:rPr>
        <w:t xml:space="preserve"> </w:t>
      </w:r>
      <w:r>
        <w:rPr>
          <w:spacing w:val="-4"/>
          <w:w w:val="95"/>
        </w:rPr>
        <w:t>not</w:t>
      </w:r>
      <w:r>
        <w:rPr>
          <w:spacing w:val="20"/>
          <w:w w:val="95"/>
        </w:rPr>
        <w:t xml:space="preserve"> </w:t>
      </w:r>
      <w:r>
        <w:rPr>
          <w:spacing w:val="-4"/>
          <w:w w:val="95"/>
        </w:rPr>
        <w:t>corrected</w:t>
      </w:r>
      <w:r>
        <w:rPr>
          <w:spacing w:val="21"/>
          <w:w w:val="95"/>
        </w:rPr>
        <w:t xml:space="preserve"> </w:t>
      </w:r>
      <w:r>
        <w:rPr>
          <w:spacing w:val="-4"/>
          <w:w w:val="95"/>
        </w:rPr>
        <w:t>for</w:t>
      </w:r>
      <w:r>
        <w:rPr>
          <w:spacing w:val="21"/>
          <w:w w:val="95"/>
        </w:rPr>
        <w:t xml:space="preserve"> </w:t>
      </w:r>
      <w:r>
        <w:rPr>
          <w:spacing w:val="-4"/>
          <w:w w:val="95"/>
        </w:rPr>
        <w:t>effort</w:t>
      </w:r>
      <w:r>
        <w:rPr>
          <w:spacing w:val="21"/>
          <w:w w:val="95"/>
        </w:rPr>
        <w:t xml:space="preserve"> </w:t>
      </w:r>
      <w:r>
        <w:rPr>
          <w:spacing w:val="-4"/>
          <w:w w:val="95"/>
        </w:rPr>
        <w:t>(size</w:t>
      </w:r>
      <w:r>
        <w:rPr>
          <w:spacing w:val="20"/>
          <w:w w:val="95"/>
        </w:rPr>
        <w:t xml:space="preserve"> </w:t>
      </w:r>
      <w:r>
        <w:rPr>
          <w:spacing w:val="-4"/>
          <w:w w:val="95"/>
        </w:rPr>
        <w:t>of</w:t>
      </w:r>
      <w:r>
        <w:rPr>
          <w:spacing w:val="20"/>
          <w:w w:val="95"/>
        </w:rPr>
        <w:t xml:space="preserve"> </w:t>
      </w:r>
      <w:r>
        <w:rPr>
          <w:spacing w:val="-4"/>
          <w:w w:val="95"/>
        </w:rPr>
        <w:t>the</w:t>
      </w:r>
      <w:r>
        <w:rPr>
          <w:spacing w:val="-14"/>
          <w:w w:val="95"/>
        </w:rPr>
        <w:t xml:space="preserve"> </w:t>
      </w:r>
      <w:r>
        <w:rPr>
          <w:spacing w:val="-4"/>
          <w:w w:val="95"/>
          <w:position w:val="-14"/>
        </w:rPr>
        <w:t>3</w:t>
      </w:r>
      <w:r>
        <w:rPr>
          <w:spacing w:val="-4"/>
          <w:w w:val="95"/>
        </w:rPr>
        <w:t>h</w:t>
      </w:r>
      <w:r>
        <w:rPr>
          <w:spacing w:val="-4"/>
          <w:w w:val="95"/>
          <w:position w:val="-14"/>
        </w:rPr>
        <w:t>8</w:t>
      </w:r>
      <w:proofErr w:type="spellStart"/>
      <w:r>
        <w:rPr>
          <w:spacing w:val="-4"/>
          <w:w w:val="95"/>
        </w:rPr>
        <w:t>ydrophone</w:t>
      </w:r>
      <w:proofErr w:type="spellEnd"/>
      <w:r>
        <w:rPr>
          <w:spacing w:val="20"/>
          <w:w w:val="95"/>
        </w:rPr>
        <w:t xml:space="preserve"> </w:t>
      </w:r>
      <w:r>
        <w:rPr>
          <w:spacing w:val="-4"/>
          <w:w w:val="95"/>
        </w:rPr>
        <w:t>tile).</w:t>
      </w:r>
    </w:p>
    <w:p w14:paraId="75A20763" w14:textId="77777777" w:rsidR="00C544BC" w:rsidRDefault="00C544BC">
      <w:pPr>
        <w:spacing w:line="355" w:lineRule="auto"/>
        <w:jc w:val="both"/>
        <w:sectPr w:rsidR="00C544BC">
          <w:footerReference w:type="default" r:id="rId78"/>
          <w:pgSz w:w="12240" w:h="15840"/>
          <w:pgMar w:top="1200" w:right="1280" w:bottom="280" w:left="900" w:header="0" w:footer="0" w:gutter="0"/>
          <w:cols w:space="720"/>
        </w:sectPr>
      </w:pPr>
    </w:p>
    <w:p w14:paraId="640247EA" w14:textId="77777777" w:rsidR="00C544BC" w:rsidRDefault="00C544BC">
      <w:pPr>
        <w:pStyle w:val="BodyText"/>
        <w:spacing w:before="0"/>
        <w:ind w:left="0"/>
        <w:rPr>
          <w:sz w:val="20"/>
        </w:rPr>
      </w:pPr>
    </w:p>
    <w:p w14:paraId="468DCC07" w14:textId="77777777" w:rsidR="00C544BC" w:rsidRDefault="00C544BC">
      <w:pPr>
        <w:pStyle w:val="BodyText"/>
        <w:spacing w:before="0"/>
        <w:ind w:left="0"/>
        <w:rPr>
          <w:sz w:val="20"/>
        </w:rPr>
      </w:pPr>
    </w:p>
    <w:p w14:paraId="48D8F139" w14:textId="77777777" w:rsidR="00C544BC" w:rsidRDefault="00C544BC">
      <w:pPr>
        <w:pStyle w:val="BodyText"/>
        <w:spacing w:before="0"/>
        <w:ind w:left="0"/>
        <w:rPr>
          <w:sz w:val="20"/>
        </w:rPr>
      </w:pPr>
    </w:p>
    <w:p w14:paraId="45AAF8E4" w14:textId="77777777" w:rsidR="00C544BC" w:rsidRDefault="00C544BC">
      <w:pPr>
        <w:pStyle w:val="BodyText"/>
        <w:spacing w:before="0"/>
        <w:ind w:left="0"/>
        <w:rPr>
          <w:sz w:val="20"/>
        </w:rPr>
      </w:pPr>
    </w:p>
    <w:p w14:paraId="4B1B0CDB" w14:textId="77777777" w:rsidR="00C544BC" w:rsidRDefault="00C544BC">
      <w:pPr>
        <w:pStyle w:val="BodyText"/>
        <w:spacing w:before="0"/>
        <w:ind w:left="0"/>
        <w:rPr>
          <w:sz w:val="20"/>
        </w:rPr>
      </w:pPr>
    </w:p>
    <w:p w14:paraId="67C91914" w14:textId="77777777" w:rsidR="00C544BC" w:rsidRDefault="00C544BC">
      <w:pPr>
        <w:pStyle w:val="BodyText"/>
        <w:spacing w:before="0"/>
        <w:ind w:left="0"/>
        <w:rPr>
          <w:sz w:val="20"/>
        </w:rPr>
      </w:pPr>
    </w:p>
    <w:p w14:paraId="28D40735" w14:textId="77777777" w:rsidR="00C544BC" w:rsidRDefault="00C544BC">
      <w:pPr>
        <w:pStyle w:val="BodyText"/>
        <w:spacing w:before="2"/>
        <w:ind w:left="0"/>
        <w:rPr>
          <w:sz w:val="14"/>
        </w:rPr>
      </w:pPr>
    </w:p>
    <w:p w14:paraId="69254827" w14:textId="77777777" w:rsidR="00C544BC" w:rsidRDefault="00EA02FE">
      <w:pPr>
        <w:spacing w:before="101"/>
        <w:ind w:left="841"/>
        <w:rPr>
          <w:rFonts w:ascii="Arial"/>
          <w:sz w:val="14"/>
        </w:rPr>
      </w:pPr>
      <w:r>
        <w:rPr>
          <w:noProof/>
        </w:rPr>
        <w:pict w14:anchorId="3CD48716">
          <v:group id="docshapegroup6" o:spid="_x0000_s2334" style="position:absolute;left:0;text-align:left;margin-left:105.1pt;margin-top:-15pt;width:62.25pt;height:174.3pt;z-index:15730688;mso-position-horizontal-relative:page" coordorigin="2102,-300" coordsize="1245,3486">
            <o:lock v:ext="edit" aspectratio="t"/>
            <v:shape id="docshape7" o:spid="_x0000_s2335" style="position:absolute;left:2146;top:-12;width:1192;height:3153;visibility:visible;mso-wrap-style:square;v-text-anchor:top" coordsize="1192,3153" path="m,2906r1191,m,2130r1191,m,1355r1191,m,580r1191,m271,3153l271,m582,3153l582,m892,3153l892,e" filled="f" strokecolor="#ebebeb" strokeweight=".15192mm">
              <v:path o:connecttype="custom" o:connectlocs="0,2894;1191,2894;0,2118;1191,2118;0,1343;1191,1343;0,568;1191,568;271,3141;271,-12;582,3141;582,-12;892,3141;892,-12" o:connectangles="0,0,0,0,0,0,0,0,0,0,0,0,0,0"/>
              <o:lock v:ext="edit" aspectratio="t" verticies="t" text="t" shapetype="t"/>
            </v:shape>
            <v:shape id="docshape8" o:spid="_x0000_s2336" style="position:absolute;left:2146;top:-12;width:1192;height:3153;visibility:visible;mso-wrap-style:square;v-text-anchor:top" coordsize="1192,3153" path="m,2518r1191,m,1743r1191,m,967r1191,m,192r1191,m116,3153l116,m427,3153l427,m737,3153l737,t310,3153l1047,e" filled="f" strokecolor="#ebebeb" strokeweight=".30669mm">
              <v:path o:connecttype="custom" o:connectlocs="0,2506;1191,2506;0,1731;1191,1731;0,955;1191,955;0,180;1191,180;116,3141;116,-12;427,3141;427,-12;737,3141;737,-12;1047,3141;1047,-12" o:connectangles="0,0,0,0,0,0,0,0,0,0,0,0,0,0,0,0"/>
              <o:lock v:ext="edit" aspectratio="t" verticies="t" text="t" shapetype="t"/>
            </v:shape>
            <v:shape id="docshape9" o:spid="_x0000_s2337" style="position:absolute;left:2900;top:2127;width:129;height:96;visibility:visible;mso-wrap-style:square;v-text-anchor:top" coordsize="129,96" path="m33,l,82,69,95,129,55,96,9,33,xe" fillcolor="#66cb5d" stroked="f">
              <v:path o:connecttype="custom" o:connectlocs="33,2128;0,2210;69,2223;129,2183;96,2137;33,2128" o:connectangles="0,0,0,0,0,0"/>
              <o:lock v:ext="edit" aspectratio="t" verticies="t" text="t" shapetype="t"/>
            </v:shape>
            <v:shape id="docshape10" o:spid="_x0000_s2338" style="position:absolute;left:2881;top:2209;width:160;height:250;visibility:visible;mso-wrap-style:square;v-text-anchor:top" coordsize="160,250" path="m18,l,15,9,94,141,249r18,-6l145,76,87,13,18,xe" fillcolor="#3dbc74" stroked="f">
              <v:path o:connecttype="custom" o:connectlocs="18,2210;0,2225;9,2304;141,2459;159,2453;145,2286;87,2223;18,2210" o:connectangles="0,0,0,0,0,0,0,0"/>
              <o:lock v:ext="edit" aspectratio="t" verticies="t" text="t" shapetype="t"/>
            </v:shape>
            <v:shape id="docshape11" o:spid="_x0000_s2339" style="position:absolute;left:2793;top:2578;width:310;height:375;visibility:visible;mso-wrap-style:square;v-text-anchor:top" coordsize="310,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" path="m212,l15,124,,168,11,350r12,6l53,367r24,5l105,375r25,-2l205,350r53,-42l292,257r18,-80l309,151,285,77,245,25,212,xe" fillcolor="#21908d" stroked="f">
              <v:path o:connecttype="custom" o:connectlocs="212,2578;15,2702;0,2746;11,2928;23,2934;53,2945;77,2950;105,2953;130,2951;205,2928;258,2886;292,2835;310,2755;309,2729;285,2655;245,2603;212,2578" o:connectangles="0,0,0,0,0,0,0,0,0,0,0,0,0,0,0,0,0"/>
              <o:lock v:ext="edit" aspectratio="t" verticies="t" text="t" shapetype="t"/>
            </v:shape>
            <v:shape id="docshape12" o:spid="_x0000_s2340" style="position:absolute;left:2799;top:2304;width:224;height:208;visibility:visible;mso-wrap-style:square;v-text-anchor:top" coordsize="224,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" path="m92,l2,33,,116r59,71l188,207r7,-7l212,176r11,-20l92,xe" fillcolor="#3bbb75" stroked="f">
              <v:path o:connecttype="custom" o:connectlocs="92,2304;2,2337;0,2420;59,2491;188,2511;195,2504;212,2480;223,2460;92,2304" o:connectangles="0,0,0,0,0,0,0,0,0"/>
              <o:lock v:ext="edit" aspectratio="t" verticies="t" text="t" shapetype="t"/>
            </v:shape>
            <v:shape id="docshape13" o:spid="_x0000_s2341" style="position:absolute;left:2754;top:2490;width:251;height:212;visibility:visible;mso-wrap-style:square;v-text-anchor:top" coordsize="251,2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" path="m103,l83,8,,85r4,70l53,211,250,87,232,21,103,xe" fillcolor="#1fa088" stroked="f">
              <v:path o:connecttype="custom" o:connectlocs="103,2491;83,2499;0,2576;4,2646;53,2702;250,2578;232,2512;103,2491" o:connectangles="0,0,0,0,0,0,0,0"/>
              <o:lock v:ext="edit" aspectratio="t" verticies="t" text="t" shapetype="t"/>
            </v:shape>
            <v:shape id="docshape14" o:spid="_x0000_s2342" style="position:absolute;left:2756;top:2203;width:136;height:134;visibility:visible;mso-wrap-style:square;v-text-anchor:top" coordsize="136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" path="m59,l,55r3,55l45,133r90,-33l126,21,59,xe" fillcolor="#a8db34" stroked="f">
              <v:path o:connecttype="custom" o:connectlocs="59,2204;0,2259;3,2314;45,2337;135,2304;126,2225;59,2204" o:connectangles="0,0,0,0,0,0,0"/>
              <o:lock v:ext="edit" aspectratio="t" verticies="t" text="t" shapetype="t"/>
            </v:shape>
            <v:shape id="docshape15" o:spid="_x0000_s2343" style="position:absolute;left:2707;top:2313;width:94;height:107;visibility:visible;mso-wrap-style:square;v-text-anchor:top" coordsize="94,1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" path="m51,l,33,9,91r82,15l93,23,51,xe" fillcolor="#95d840" stroked="f">
              <v:path o:connecttype="custom" o:connectlocs="51,2314;0,2347;9,2405;91,2420;93,2337;51,2314" o:connectangles="0,0,0,0,0,0"/>
              <o:lock v:ext="edit" aspectratio="t" verticies="t" text="t" shapetype="t"/>
            </v:shape>
            <v:shape id="docshape16" o:spid="_x0000_s2344" style="position:absolute;left:2682;top:2405;width:176;height:94;visibility:visible;mso-wrap-style:square;v-text-anchor:top" coordsize="176,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" path="m35,l,43,20,79,156,94r20,-8l117,15,35,xe" fillcolor="#67cc5c" stroked="f">
              <v:path o:connecttype="custom" o:connectlocs="35,2405;0,2448;20,2484;156,2499;176,2491;117,2420;35,2405" o:connectangles="0,0,0,0,0,0,0"/>
              <o:lock v:ext="edit" aspectratio="t" verticies="t" text="t" shapetype="t"/>
            </v:shape>
            <v:shape id="docshape17" o:spid="_x0000_s2345" style="position:absolute;left:2685;top:2484;width:154;height:92;visibility:visible;mso-wrap-style:square;v-text-anchor:top" coordsize="154,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" path="m17,l,65,70,92,153,15,17,xe" fillcolor="#63cb5f" stroked="f">
              <v:path o:connecttype="custom" o:connectlocs="17,2484;0,2549;70,2576;153,2499;17,2484" o:connectangles="0,0,0,0,0"/>
              <o:lock v:ext="edit" aspectratio="t" verticies="t" text="t" shapetype="t"/>
            </v:shape>
            <v:shape id="docshape18" o:spid="_x0000_s2346" style="position:absolute;left:2660;top:2549;width:99;height:97;visibility:visible;mso-wrap-style:square;v-text-anchor:top" coordsize="99,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" path="m25,l,14,9,93r90,4l95,27,25,xe" fillcolor="#46c06f" stroked="f">
              <v:path o:connecttype="custom" o:connectlocs="25,2549;0,2563;9,2642;99,2646;95,2576;25,2549" o:connectangles="0,0,0,0,0,0"/>
              <o:lock v:ext="edit" aspectratio="t" verticies="t" text="t" shapetype="t"/>
            </v:shape>
            <v:shape id="docshape19" o:spid="_x0000_s2347" style="position:absolute;left:2647;top:2641;width:160;height:105;visibility:visible;mso-wrap-style:square;v-text-anchor:top" coordsize="160,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" path="m21,l,23,15,75r130,29l160,60,111,4,21,xe" fillcolor="#5bc864" stroked="f">
              <v:path o:connecttype="custom" o:connectlocs="21,2642;0,2665;15,2717;145,2746;160,2702;111,2646;21,2642" o:connectangles="0,0,0,0,0,0,0"/>
              <o:lock v:ext="edit" aspectratio="t" verticies="t" text="t" shapetype="t"/>
            </v:shape>
            <v:shape id="docshape20" o:spid="_x0000_s2348" style="position:absolute;left:2631;top:2716;width:171;height:248;visibility:visible;mso-wrap-style:square;v-text-anchor:top" coordsize="171,248" path="m31,l,44,71,247r5,l145,226r26,-15l161,29,31,xe" fillcolor="#4ec36b" stroked="f">
              <v:path o:connecttype="custom" o:connectlocs="31,2717;0,2761;71,2964;76,2964;145,2943;171,2928;161,2746;31,2717" o:connectangles="0,0,0,0,0,0,0,0"/>
              <o:lock v:ext="edit" aspectratio="t" verticies="t" text="t" shapetype="t"/>
            </v:shape>
            <v:shape id="docshape21" o:spid="_x0000_s2349" style="position:absolute;left:2648;top:2230;width:111;height:117;visibility:visible;mso-wrap-style:square;v-text-anchor:top" coordsize="111,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" path="m21,l,91r59,25l110,83,107,28,21,xe" fillcolor="#cce11e" stroked="f">
              <v:path o:connecttype="custom" o:connectlocs="21,2231;0,2322;59,2347;110,2314;107,2259;21,2231" o:connectangles="0,0,0,0,0,0"/>
              <o:lock v:ext="edit" aspectratio="t" verticies="t" text="t" shapetype="t"/>
            </v:shape>
            <v:shape id="docshape22" o:spid="_x0000_s2350" style="position:absolute;left:2465;top:2321;width:253;height:126;visibility:visible;mso-wrap-style:square;v-text-anchor:top" coordsize="253,1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" path="m184,l,85,2,97r215,29l252,83,243,25,184,xe" fillcolor="#63cb5f" stroked="f">
              <v:path o:connecttype="custom" o:connectlocs="184,2322;0,2407;2,2419;217,2448;252,2405;243,2347;184,2322" o:connectangles="0,0,0,0,0,0,0"/>
              <o:lock v:ext="edit" aspectratio="t" verticies="t" text="t" shapetype="t"/>
            </v:shape>
            <v:shape id="docshape23" o:spid="_x0000_s2351" style="position:absolute;left:2449;top:2420;width:253;height:144;visibility:visible;mso-wrap-style:square;v-text-anchor:top" coordsize="253,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" path="m18,l7,29,2,53,,89r211,54l236,129,253,64,233,28,18,xe" fillcolor="#6acd5b" stroked="f">
              <v:path o:connecttype="custom" o:connectlocs="18,2420;7,2449;2,2473;0,2509;211,2563;236,2549;253,2484;233,2448;18,2420" o:connectangles="0,0,0,0,0,0,0,0,0"/>
              <o:lock v:ext="edit" aspectratio="t" verticies="t" text="t" shapetype="t"/>
            </v:shape>
            <v:shape id="docshape24" o:spid="_x0000_s2352" style="position:absolute;left:2421;top:2510;width:248;height:156;visibility:visible;mso-wrap-style:square;v-text-anchor:top" coordsize="248,156" path="m27,l18,19,8,44,3,69,,96r2,33l227,155r21,-23l239,53,27,xe" fillcolor="#53c569" stroked="f">
              <v:path o:connecttype="custom" o:connectlocs="27,2510;18,2529;8,2554;3,2579;0,2606;2,2639;227,2665;248,2642;239,2563;27,2510" o:connectangles="0,0,0,0,0,0,0,0,0,0"/>
              <o:lock v:ext="edit" aspectratio="t" verticies="t" text="t" shapetype="t"/>
            </v:shape>
            <v:shape id="docshape25" o:spid="_x0000_s2353" style="position:absolute;left:2409;top:2639;width:254;height:122;visibility:visible;mso-wrap-style:square;v-text-anchor:top" coordsize="254,122" path="m13,l8,13,2,42,,68r222,53l253,77,238,25,13,xe" fillcolor="#4ac16d" stroked="f">
              <v:path o:connecttype="custom" o:connectlocs="13,2640;8,2653;2,2682;0,2708;222,2761;253,2717;238,2665;13,2640" o:connectangles="0,0,0,0,0,0,0,0"/>
              <o:lock v:ext="edit" aspectratio="t" verticies="t" text="t" shapetype="t"/>
            </v:shape>
            <v:shape id="docshape26" o:spid="_x0000_s2354" style="position:absolute;left:2389;top:2708;width:313;height:290;visibility:visible;mso-wrap-style:square;v-text-anchor:top" coordsize="313,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" path="m21,l18,5,7,36,2,60,,81r1,26l24,184r43,55l119,273r75,17l220,289r29,-4l272,278r29,-14l313,257,243,53,21,xe" fillcolor="#24aa83" stroked="f">
              <v:path o:connecttype="custom" o:connectlocs="21,2708;18,2713;7,2744;2,2768;0,2789;1,2815;24,2892;67,2947;119,2981;194,2998;220,2997;249,2993;272,2986;301,2972;313,2965;243,2761;21,2708" o:connectangles="0,0,0,0,0,0,0,0,0,0,0,0,0,0,0,0,0"/>
              <o:lock v:ext="edit" aspectratio="t" verticies="t" text="t" shapetype="t"/>
            </v:shape>
            <v:shape id="docshape27" o:spid="_x0000_s2355" style="position:absolute;left:2969;top:2183;width:96;height:103;visibility:visible;mso-wrap-style:square;v-text-anchor:top" coordsize="96,103" path="m60,l,40r58,63l95,15,60,xe" fillcolor="#43be71" stroked="f">
              <v:path o:connecttype="custom" o:connectlocs="60,2183;0,2223;58,2286;95,2198;60,2183" o:connectangles="0,0,0,0,0"/>
              <o:lock v:ext="edit" aspectratio="t" verticies="t" text="t" shapetype="t"/>
            </v:shape>
            <v:shape id="docshape28" o:spid="_x0000_s2356" style="position:absolute;left:2995;top:1982;width:251;height:215;visibility:visible;mso-wrap-style:square;v-text-anchor:top" coordsize="251,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" path="m174,l,154r33,46l68,215,250,154r-1,-19l232,74,188,12,174,xe" fillcolor="#6acd5b" stroked="f">
              <v:path o:connecttype="custom" o:connectlocs="174,1983;0,2137;33,2183;68,2198;250,2137;249,2118;232,2057;188,1995;174,1983" o:connectangles="0,0,0,0,0,0,0,0,0"/>
              <o:lock v:ext="edit" aspectratio="t" verticies="t" text="t" shapetype="t"/>
            </v:shape>
            <v:shape id="docshape29" o:spid="_x0000_s2357" style="position:absolute;left:3027;top:2138;width:257;height:319;visibility:visible;mso-wrap-style:square;v-text-anchor:top" coordsize="257,3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" path="m220,l37,60,,148,15,315r8,1l51,319r25,-1l152,294r54,-43l239,200r18,-80l256,94,252,72,243,44,233,21,220,xe" fillcolor="#30b47c" stroked="f">
              <v:path o:connecttype="custom" o:connectlocs="220,2138;37,2198;0,2286;15,2453;23,2454;51,2457;76,2456;152,2432;206,2389;239,2338;257,2258;256,2232;252,2210;243,2182;233,2159;220,2138" o:connectangles="0,0,0,0,0,0,0,0,0,0,0,0,0,0,0,0"/>
              <o:lock v:ext="edit" aspectratio="t" verticies="t" text="t" shapetype="t"/>
            </v:shape>
            <v:shape id="docshape30" o:spid="_x0000_s2358" style="position:absolute;left:2910;top:1924;width:259;height:213;visibility:visible;mso-wrap-style:square;v-text-anchor:top" coordsize="259,2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" path="m206,l,136r23,67l86,212,259,57,248,40r-5,-5l223,13,206,xe" fillcolor="#8dd645" stroked="f">
              <v:path o:connecttype="custom" o:connectlocs="206,1925;0,2061;23,2128;86,2137;259,1982;248,1965;243,1960;223,1938;206,1925" o:connectangles="0,0,0,0,0,0,0,0,0"/>
              <o:lock v:ext="edit" aspectratio="t" verticies="t" text="t" shapetype="t"/>
            </v:shape>
            <v:shape id="docshape31" o:spid="_x0000_s2359" style="position:absolute;left:2797;top:1661;width:319;height:400;visibility:visible;mso-wrap-style:square;v-text-anchor:top" coordsize="319,400" path="m301,126l300,96,295,72,288,50,275,21,261,,41,25,,84,60,221,287,194r7,-18l299,153r2,-27xm318,262r,-1l309,235,298,210,288,195,60,221,34,254,67,382r45,18l318,262xe" fillcolor="#a8db34" stroked="f">
              <v:path o:connecttype="custom" o:connectlocs="301,1787;300,1757;295,1733;288,1711;275,1682;261,1661;41,1686;0,1745;60,1882;287,1855;294,1837;299,1814;301,1787;318,1923;318,1922;309,1896;298,1871;288,1856;60,1882;34,1915;67,2043;112,2061;318,1923" o:connectangles="0,0,0,0,0,0,0,0,0,0,0,0,0,0,0,0,0,0,0,0,0,0,0"/>
              <o:lock v:ext="edit" aspectratio="t" verticies="t" text="t" shapetype="t"/>
            </v:shape>
            <v:shape id="docshape32" o:spid="_x0000_s2360" style="position:absolute;left:2765;top:1463;width:311;height:223;visibility:visible;mso-wrap-style:square;v-text-anchor:top" coordsize="311,2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" path="m274,l59,16,,93,74,222,294,196r8,-22l309,145r2,-28l310,96,288,22,274,xe" fillcolor="#44bf70" stroked="f">
              <v:path o:connecttype="custom" o:connectlocs="274,1464;59,1480;0,1557;74,1686;294,1660;302,1638;309,1609;311,1581;310,1560;288,1486;274,1464" o:connectangles="0,0,0,0,0,0,0,0,0,0,0"/>
              <o:lock v:ext="edit" aspectratio="t" verticies="t" text="t" shapetype="t"/>
            </v:shape>
            <v:shape id="docshape33" o:spid="_x0000_s2361" style="position:absolute;left:2748;top:1269;width:311;height:211;visibility:visible;mso-wrap-style:square;v-text-anchor:top" coordsize="311,211" path="m281,l73,,,84,75,211,290,193r18,-61l310,97,309,79,305,58,296,29,281,xe" fillcolor="#3fbc73" stroked="f">
              <v:path o:connecttype="custom" o:connectlocs="281,1269;73,1269;0,1353;75,1480;290,1462;308,1401;310,1366;309,1348;305,1327;296,1298;281,1269" o:connectangles="0,0,0,0,0,0,0,0,0,0,0"/>
              <o:lock v:ext="edit" aspectratio="t" verticies="t" text="t" shapetype="t"/>
            </v:shape>
            <v:shape id="docshape34" o:spid="_x0000_s2362" style="position:absolute;left:2748;top:1060;width:310;height:209;visibility:visible;mso-wrap-style:square;v-text-anchor:top" coordsize="310,2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" path="m69,l,83,73,208r208,-2l291,188r11,-30l307,134r2,-29l308,82,304,60,296,32,282,3,69,xe" fillcolor="#37b878" stroked="f">
              <v:path o:connecttype="custom" o:connectlocs="69,1061;0,1144;73,1269;281,1267;291,1249;302,1219;307,1195;309,1166;308,1143;304,1121;296,1093;282,1064;69,1061" o:connectangles="0,0,0,0,0,0,0,0,0,0,0,0,0"/>
              <o:lock v:ext="edit" aspectratio="t" verticies="t" text="t" shapetype="t"/>
            </v:shape>
            <v:shape id="docshape35" o:spid="_x0000_s2363" style="position:absolute;left:2749;top:852;width:312;height:212;visibility:visible;mso-wrap-style:square;v-text-anchor:top" coordsize="312,2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" path="m70,l,85,69,208r213,3l294,188r10,-28l310,136r2,-29l311,84,305,53,299,32,284,2,70,xe" fillcolor="#32b67a" stroked="f">
              <v:path o:connecttype="custom" o:connectlocs="70,853;0,938;69,1061;282,1064;294,1041;304,1013;310,989;312,960;311,937;305,906;299,885;284,855;70,853" o:connectangles="0,0,0,0,0,0,0,0,0,0,0,0,0"/>
              <o:lock v:ext="edit" aspectratio="t" verticies="t" text="t" shapetype="t"/>
            </v:shape>
            <v:shape id="docshape36" o:spid="_x0000_s2364" style="position:absolute;left:2750;top:639;width:312;height:214;visibility:visible;mso-wrap-style:square;v-text-anchor:top" coordsize="312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" path="m74,l,90,69,213r214,l311,135r1,-21l312,89,307,61,300,38,293,22,74,xe" fillcolor="#25ac82" stroked="f">
              <v:path o:connecttype="custom" o:connectlocs="74,640;0,730;69,853;283,853;311,775;312,754;312,729;307,701;300,678;293,662;74,640" o:connectangles="0,0,0,0,0,0,0,0,0,0,0"/>
              <o:lock v:ext="edit" aspectratio="t" verticies="t" text="t" shapetype="t"/>
            </v:shape>
            <v:shape id="docshape37" o:spid="_x0000_s2365" style="position:absolute;left:2767;top:429;width:316;height:231;visibility:visible;mso-wrap-style:square;v-text-anchor:top" coordsize="316,231" path="m283,l72,9,,96,57,210r219,20l286,216r13,-24l308,168r6,-30l316,117,314,85,311,64,301,35,291,13,283,xe" fillcolor="#1fa187" stroked="f">
              <v:path o:connecttype="custom" o:connectlocs="283,430;72,439;0,526;57,640;276,660;286,646;299,622;308,598;314,568;316,547;314,515;311,494;301,465;291,443;283,430" o:connectangles="0,0,0,0,0,0,0,0,0,0,0,0,0,0,0"/>
              <o:lock v:ext="edit" aspectratio="t" verticies="t" text="t" shapetype="t"/>
            </v:shape>
            <v:shape id="docshape38" o:spid="_x0000_s2366" style="position:absolute;left:2708;top:131;width:366;height:307;visibility:visible;mso-wrap-style:square;v-text-anchor:top" coordsize="366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" path="m167,l93,13,24,57,,85,131,307,342,297r22,-63l366,208r-1,-26l340,103,297,50,223,9,167,xe" fillcolor="#1f948c" stroked="f">
              <v:path o:connecttype="custom" o:connectlocs="167,132;93,145;24,189;0,217;131,439;342,429;364,366;366,340;365,314;340,235;297,182;223,141;167,132" o:connectangles="0,0,0,0,0,0,0,0,0,0,0,0,0"/>
              <o:lock v:ext="edit" aspectratio="t" verticies="t" text="t" shapetype="t"/>
            </v:shape>
            <v:shape id="docshape39" o:spid="_x0000_s2367" style="position:absolute;left:2768;top:2043;width:165;height:183;visibility:visible;mso-wrap-style:square;v-text-anchor:top" coordsize="165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" path="m96,l3,54,,80r46,81l113,182r18,-15l164,85,141,18,96,xe" fillcolor="#e0e318" stroked="f">
              <v:path o:connecttype="custom" o:connectlocs="96,2043;3,2097;0,2123;46,2204;113,2225;131,2210;164,2128;141,2061;96,2043" o:connectangles="0,0,0,0,0,0,0,0,0"/>
              <o:lock v:ext="edit" aspectratio="t" verticies="t" text="t" shapetype="t"/>
            </v:shape>
            <v:shape id="docshape40" o:spid="_x0000_s2368" style="position:absolute;left:2699;top:1914;width:166;height:183;visibility:visible;mso-wrap-style:square;v-text-anchor:top" coordsize="166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" path="m133,l20,17,,113r73,69l166,128,133,xe" fillcolor="#a9db33" stroked="f">
              <v:path o:connecttype="custom" o:connectlocs="133,1915;20,1932;0,2028;73,2097;166,2043;133,1915" o:connectangles="0,0,0,0,0,0"/>
              <o:lock v:ext="edit" aspectratio="t" verticies="t" text="t" shapetype="t"/>
            </v:shape>
            <v:shape id="docshape41" o:spid="_x0000_s2369" style="position:absolute;left:2656;top:1744;width:202;height:188;visibility:visible;mso-wrap-style:square;v-text-anchor:top" coordsize="202,188" path="m142,l25,18,,127r63,60l176,170r26,-33l142,xe" fillcolor="#d7e219" stroked="f">
              <v:path o:connecttype="custom" o:connectlocs="142,1745;25,1763;0,1872;63,1932;176,1915;202,1882;142,1745" o:connectangles="0,0,0,0,0,0,0"/>
              <o:lock v:ext="edit" aspectratio="t" verticies="t" text="t" shapetype="t"/>
            </v:shape>
            <v:shape id="docshape42" o:spid="_x0000_s2370" style="position:absolute;left:2621;top:1557;width:218;height:206;visibility:visible;mso-wrap-style:square;v-text-anchor:top" coordsize="218,2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" path="m143,l57,7,,142r59,64l176,188r41,-59l143,xe" fillcolor="#6fce58" stroked="f">
              <v:path o:connecttype="custom" o:connectlocs="143,1557;57,1564;0,1699;59,1763;176,1745;217,1686;143,1557" o:connectangles="0,0,0,0,0,0,0"/>
              <o:lock v:ext="edit" aspectratio="t" verticies="t" text="t" shapetype="t"/>
            </v:shape>
            <v:shape id="docshape43" o:spid="_x0000_s2371" style="position:absolute;left:2551;top:1353;width:273;height:211;visibility:visible;mso-wrap-style:square;v-text-anchor:top" coordsize="273,2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" path="m198,l28,,25,2,,79,128,211r86,-7l273,127,198,xe" fillcolor="#42be71" stroked="f">
              <v:path o:connecttype="custom" o:connectlocs="198,1353;28,1353;25,1355;0,1432;128,1564;214,1557;273,1480;198,1353" o:connectangles="0,0,0,0,0,0,0,0"/>
              <o:lock v:ext="edit" aspectratio="t" verticies="t" text="t" shapetype="t"/>
            </v:shape>
            <v:shape id="docshape44" o:spid="_x0000_s2372" style="position:absolute;left:2578;top:1143;width:244;height:210;visibility:visible;mso-wrap-style:square;v-text-anchor:top" coordsize="244,210" path="m170,l98,2,,209r170,l243,125,170,xe" fillcolor="#3fbc73" stroked="f">
              <v:path o:connecttype="custom" o:connectlocs="170,1144;98,1146;0,1353;170,1353;243,1269;170,1144" o:connectangles="0,0,0,0,0,0"/>
              <o:lock v:ext="edit" aspectratio="t" verticies="t" text="t" shapetype="t"/>
            </v:shape>
            <v:shape id="docshape45" o:spid="_x0000_s2373" style="position:absolute;left:2606;top:937;width:212;height:208;visibility:visible;mso-wrap-style:square;v-text-anchor:top" coordsize="212,208" path="m143,l55,,,140r71,68l143,206r69,-83l143,xe" fillcolor="#33b679" stroked="f">
              <v:path o:connecttype="custom" o:connectlocs="143,938;55,938;0,1078;71,1146;143,1144;212,1061;143,938" o:connectangles="0,0,0,0,0,0,0"/>
              <o:lock v:ext="edit" aspectratio="t" verticies="t" text="t" shapetype="t"/>
            </v:shape>
            <v:shape id="docshape46" o:spid="_x0000_s2374" style="position:absolute;left:2601;top:729;width:219;height:209;visibility:visible;mso-wrap-style:square;v-text-anchor:top" coordsize="219,2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" path="m55,l,146r60,62l148,208r70,-85l149,,55,xe" fillcolor="#27ad81" stroked="f">
              <v:path o:connecttype="custom" o:connectlocs="55,730;0,876;60,938;148,938;218,853;149,730;55,730" o:connectangles="0,0,0,0,0,0,0"/>
              <o:lock v:ext="edit" aspectratio="t" verticies="t" text="t" shapetype="t"/>
            </v:shape>
            <v:shape id="docshape47" o:spid="_x0000_s2375" style="position:absolute;left:2602;top:515;width:222;height:215;visibility:visible;mso-wrap-style:square;v-text-anchor:top" coordsize="222,215" path="m57,l,155r53,59l147,214r74,-90l164,10,57,xe" fillcolor="#20a486" stroked="f">
              <v:path o:connecttype="custom" o:connectlocs="57,516;0,671;53,730;147,730;221,640;164,526;57,516" o:connectangles="0,0,0,0,0,0,0"/>
              <o:lock v:ext="edit" aspectratio="t" verticies="t" text="t" shapetype="t"/>
            </v:shape>
            <v:shape id="docshape48" o:spid="_x0000_s2376" style="position:absolute;left:2615;top:217;width:224;height:310;visibility:visible;mso-wrap-style:square;v-text-anchor:top" coordsize="224,3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" path="m91,l80,2,,246r44,53l151,309r72,-87l91,xe" fillcolor="#20938c" stroked="f">
              <v:path o:connecttype="custom" o:connectlocs="91,217;80,219;0,463;44,516;151,526;223,439;91,217" o:connectangles="0,0,0,0,0,0,0"/>
              <o:lock v:ext="edit" aspectratio="t" verticies="t" text="t" shapetype="t"/>
            </v:shape>
            <v:shape id="docshape49" o:spid="_x0000_s2377" style="position:absolute;left:2650;top:2122;width:165;height:137;visibility:visible;mso-wrap-style:square;v-text-anchor:top" coordsize="165,1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" path="m118,l,69r19,39l105,136,164,81,118,xe" fillcolor="#fde725" stroked="f">
              <v:path o:connecttype="custom" o:connectlocs="118,2123;0,2192;19,2231;105,2259;164,2204;118,2123" o:connectangles="0,0,0,0,0,0"/>
              <o:lock v:ext="edit" aspectratio="t" verticies="t" text="t" shapetype="t"/>
            </v:shape>
            <v:shape id="docshape50" o:spid="_x0000_s2378" style="position:absolute;left:2605;top:2028;width:166;height:164;visibility:visible;mso-wrap-style:square;v-text-anchor:top" coordsize="166,1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" path="m93,l,33,13,150r32,14l163,95r3,-26l93,xe" fillcolor="#d1e11c" stroked="f">
              <v:path o:connecttype="custom" o:connectlocs="93,2028;0,2061;13,2178;45,2192;163,2123;166,2097;93,2028" o:connectangles="0,0,0,0,0,0,0"/>
              <o:lock v:ext="edit" aspectratio="t" verticies="t" text="t" shapetype="t"/>
            </v:shape>
            <v:shape id="docshape51" o:spid="_x0000_s2379" style="position:absolute;left:2548;top:1871;width:171;height:189;visibility:visible;mso-wrap-style:square;v-text-anchor:top" coordsize="171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" path="m108,l,35,1,157r57,32l151,156,171,60,108,xe" fillcolor="#c9e020" stroked="f">
              <v:path o:connecttype="custom" o:connectlocs="108,1872;0,1907;1,2029;58,2061;151,2028;171,1932;108,1872" o:connectangles="0,0,0,0,0,0,0"/>
              <o:lock v:ext="edit" aspectratio="t" verticies="t" text="t" shapetype="t"/>
            </v:shape>
            <v:shape id="docshape52" o:spid="_x0000_s2380" style="position:absolute;left:2483;top:1698;width:198;height:208;visibility:visible;mso-wrap-style:square;v-text-anchor:top" coordsize="198,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" path="m139,l40,1,,165r65,43l173,173,198,64,139,xe" fillcolor="#4ec36b" stroked="f">
              <v:path o:connecttype="custom" o:connectlocs="139,1699;40,1700;0,1864;65,1907;173,1872;198,1763;139,1699" o:connectangles="0,0,0,0,0,0,0"/>
              <o:lock v:ext="edit" aspectratio="t" verticies="t" text="t" shapetype="t"/>
            </v:shape>
            <v:shape id="docshape53" o:spid="_x0000_s2381" style="position:absolute;left:2476;top:1432;width:203;height:268;visibility:visible;mso-wrap-style:square;v-text-anchor:top" coordsize="203,2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" path="m75,l54,16,,229r47,39l146,267,203,132,75,xe" fillcolor="#38b977" stroked="f">
              <v:path o:connecttype="custom" o:connectlocs="75,1432;54,1448;0,1661;47,1700;146,1699;203,1564;75,1432" o:connectangles="0,0,0,0,0,0,0"/>
              <o:lock v:ext="edit" aspectratio="t" verticies="t" text="t" shapetype="t"/>
            </v:shape>
            <v:shape id="docshape54" o:spid="_x0000_s2382" style="position:absolute;left:2472;top:1077;width:205;height:277;visibility:visible;mso-wrap-style:square;v-text-anchor:top" coordsize="205,277" path="m133,l38,9,,178r103,99l106,275,204,68,133,xe" fillcolor="#3aba76" stroked="f">
              <v:path o:connecttype="custom" o:connectlocs="133,1078;38,1087;0,1256;103,1355;106,1353;204,1146;133,1078" o:connectangles="0,0,0,0,0,0,0"/>
              <o:lock v:ext="edit" aspectratio="t" verticies="t" text="t" shapetype="t"/>
            </v:shape>
            <v:shape id="docshape55" o:spid="_x0000_s2383" style="position:absolute;left:2461;top:876;width:200;height:211;visibility:visible;mso-wrap-style:square;v-text-anchor:top" coordsize="200,211" path="m140,l39,4,,167r50,44l145,202,200,62,140,xe" fillcolor="#30b47c" stroked="f">
              <v:path o:connecttype="custom" o:connectlocs="140,876;39,880;0,1043;50,1087;145,1078;200,938;140,876" o:connectangles="0,0,0,0,0,0,0"/>
              <o:lock v:ext="edit" aspectratio="t" verticies="t" text="t" shapetype="t"/>
            </v:shape>
            <v:shape id="docshape56" o:spid="_x0000_s2384" style="position:absolute;left:2454;top:670;width:203;height:210;visibility:visible;mso-wrap-style:square;v-text-anchor:top" coordsize="203,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" path="m46,l,171r46,39l147,206,202,60,149,1,46,xe" fillcolor="#22a884" stroked="f">
              <v:path o:connecttype="custom" o:connectlocs="46,670;0,841;46,880;147,876;202,730;149,671;46,670" o:connectangles="0,0,0,0,0,0,0"/>
              <o:lock v:ext="edit" aspectratio="t" verticies="t" text="t" shapetype="t"/>
            </v:shape>
            <v:shape id="docshape57" o:spid="_x0000_s2385" style="position:absolute;left:2458;top:462;width:202;height:209;visibility:visible;mso-wrap-style:square;v-text-anchor:top" coordsize="202,2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" path="m157,l48,,,172r41,35l144,208,201,53,157,xe" fillcolor="#1fa188" stroked="f">
              <v:path o:connecttype="custom" o:connectlocs="157,463;48,463;0,635;41,670;144,671;201,516;157,463" o:connectangles="0,0,0,0,0,0,0"/>
              <o:lock v:ext="edit" aspectratio="t" verticies="t" text="t" shapetype="t"/>
            </v:shape>
            <v:shape id="docshape58" o:spid="_x0000_s2386" style="position:absolute;left:2349;top:156;width:346;height:306;visibility:visible;mso-wrap-style:square;v-text-anchor:top" coordsize="346,3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" path="m206,l125,15,47,71,8,143,,181,158,306r109,l345,61,334,50,255,7,206,xe" fillcolor="#21918c" stroked="f">
              <v:path o:connecttype="custom" o:connectlocs="206,157;125,172;47,228;8,300;0,338;158,463;267,463;345,218;334,207;255,164;206,157" o:connectangles="0,0,0,0,0,0,0,0,0,0,0"/>
              <o:lock v:ext="edit" aspectratio="t" verticies="t" text="t" shapetype="t"/>
            </v:shape>
            <v:shape id="docshape59" o:spid="_x0000_s2387" style="position:absolute;left:2409;top:2177;width:261;height:229;visibility:visible;mso-wrap-style:square;v-text-anchor:top" coordsize="261,229" path="m210,l,99r2,15l6,135r7,24l26,189r11,16l56,228,240,144,261,53,242,14,210,xe" fillcolor="#addc30" stroked="f">
              <v:path o:connecttype="custom" o:connectlocs="210,2178;0,2277;2,2292;6,2313;13,2337;26,2367;37,2383;56,2406;240,2322;261,2231;242,2192;210,2178" o:connectangles="0,0,0,0,0,0,0,0,0,0,0,0"/>
              <o:lock v:ext="edit" aspectratio="t" verticies="t" text="t" shapetype="t"/>
            </v:shape>
            <v:shape id="docshape60" o:spid="_x0000_s2388" style="position:absolute;left:2344;top:2028;width:276;height:248;visibility:visible;mso-wrap-style:square;v-text-anchor:top" coordsize="276,248" path="m205,l,108r1,9l5,146r8,24l26,199r17,25l65,247,275,149,262,32,205,xe" fillcolor="#cbe11f" stroked="f">
              <v:path o:connecttype="custom" o:connectlocs="205,2029;0,2137;1,2146;5,2175;13,2199;26,2228;43,2253;65,2276;275,2178;262,2061;205,2029" o:connectangles="0,0,0,0,0,0,0,0,0,0,0"/>
              <o:lock v:ext="edit" aspectratio="t" verticies="t" text="t" shapetype="t"/>
            </v:shape>
            <v:shape id="docshape61" o:spid="_x0000_s2389" style="position:absolute;left:2263;top:1864;width:286;height:272;visibility:visible;mso-wrap-style:square;v-text-anchor:top" coordsize="286,272" path="m219,l14,37,7,56,2,80,,109r1,25l25,210r54,62l285,165,284,43,219,xe" fillcolor="#d7e219" stroked="f">
              <v:path o:connecttype="custom" o:connectlocs="219,1864;14,1901;7,1920;2,1944;0,1973;1,1998;25,2074;79,2136;285,2029;284,1907;219,1864" o:connectangles="0,0,0,0,0,0,0,0,0,0,0"/>
              <o:lock v:ext="edit" aspectratio="t" verticies="t" text="t" shapetype="t"/>
            </v:shape>
            <v:shape id="docshape62" o:spid="_x0000_s2390" style="position:absolute;left:2227;top:1660;width:297;height:240;visibility:visible;mso-wrap-style:square;v-text-anchor:top" coordsize="297,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" path="m249,l25,8,3,74,,102r1,26l24,200r27,39l256,203,296,39,249,xe" fillcolor="#47c16e" stroked="f">
              <v:path o:connecttype="custom" o:connectlocs="249,1661;25,1669;3,1735;0,1763;1,1789;24,1861;51,1900;256,1864;296,1700;249,1661" o:connectangles="0,0,0,0,0,0,0,0,0,0"/>
              <o:lock v:ext="edit" aspectratio="t" verticies="t" text="t" shapetype="t"/>
            </v:shape>
            <v:shape id="docshape63" o:spid="_x0000_s2391" style="position:absolute;left:2220;top:1447;width:310;height:221;visibility:visible;mso-wrap-style:square;v-text-anchor:top" coordsize="310,221" path="m310,l17,29,9,53,3,77,,104r1,27l6,159r11,31l33,220r223,-7l310,xe" fillcolor="#34b679" stroked="f">
              <v:path o:connecttype="custom" o:connectlocs="310,1448;17,1477;9,1501;3,1525;0,1552;1,1579;6,1607;17,1638;33,1668;256,1661;310,1448" o:connectangles="0,0,0,0,0,0,0,0,0,0,0"/>
              <o:lock v:ext="edit" aspectratio="t" verticies="t" text="t" shapetype="t"/>
            </v:shape>
            <v:shape id="docshape64" o:spid="_x0000_s2392" style="position:absolute;left:2200;top:1042;width:375;height:434;visibility:visible;mso-wrap-style:square;v-text-anchor:top" coordsize="375,4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" path="m310,44l260,,33,10,26,22,18,46,13,71,10,99r2,25l16,147r10,31l36,200r236,13l310,44xm375,312l272,213,36,202r-5,8l17,235,8,259,2,290,,312r1,25l6,367r7,23l24,414r13,20l329,405r21,-16l375,312xe" fillcolor="#33b679" stroked="f">
              <v:path o:connecttype="custom" o:connectlocs="310,1087;260,1043;33,1053;26,1065;18,1089;13,1114;10,1142;12,1167;16,1190;26,1221;36,1243;272,1256;310,1087;375,1355;272,1256;36,1245;31,1253;17,1278;8,1302;2,1333;0,1355;1,1380;6,1410;13,1433;24,1457;37,1477;329,1448;350,1432;375,1355" o:connectangles="0,0,0,0,0,0,0,0,0,0,0,0,0,0,0,0,0,0,0,0,0,0,0,0,0,0,0,0,0"/>
              <o:lock v:ext="edit" aspectratio="t" verticies="t" text="t" shapetype="t"/>
            </v:shape>
            <v:shape id="docshape65" o:spid="_x0000_s2393" style="position:absolute;left:2203;top:841;width:298;height:212;visibility:visible;mso-wrap-style:square;v-text-anchor:top" coordsize="298,2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" path="m30,l3,73,,100r1,27l5,151r12,35l31,211r227,-9l297,39,251,,30,xe" fillcolor="#29af7f" stroked="f">
              <v:path o:connecttype="custom" o:connectlocs="30,841;3,914;0,941;1,968;5,992;17,1027;31,1052;258,1043;297,880;251,841;30,841" o:connectangles="0,0,0,0,0,0,0,0,0,0,0"/>
              <o:lock v:ext="edit" aspectratio="t" verticies="t" text="t" shapetype="t"/>
            </v:shape>
            <v:shape id="docshape66" o:spid="_x0000_s2394" style="position:absolute;left:2204;top:623;width:296;height:218;visibility:visible;mso-wrap-style:square;v-text-anchor:top" coordsize="296,218" path="m34,l8,55,,106r1,25l6,161r7,24l29,215r221,2l296,46,255,11,34,xe" fillcolor="#21a585" stroked="f">
              <v:path o:connecttype="custom" o:connectlocs="34,624;8,679;0,730;1,755;6,785;13,809;29,839;250,841;296,670;255,635;34,624" o:connectangles="0,0,0,0,0,0,0,0,0,0,0"/>
              <o:lock v:ext="edit" aspectratio="t" verticies="t" text="t" shapetype="t"/>
            </v:shape>
            <v:shape id="docshape67" o:spid="_x0000_s2395" style="position:absolute;left:2214;top:339;width:293;height:296;visibility:visible;mso-wrap-style:square;v-text-anchor:top" coordsize="293,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" path="m133,l77,30,31,82,2,162,,183r1,26l6,237r7,23l23,284r221,11l292,123,133,xe" fillcolor="#1e9b8a" stroked="f">
              <v:path o:connecttype="custom" o:connectlocs="133,340;77,370;31,422;2,502;0,523;1,549;6,577;13,600;23,624;244,635;292,463;133,340" o:connectangles="0,0,0,0,0,0,0,0,0,0,0,0"/>
              <o:lock v:ext="edit" aspectratio="t" verticies="t" text="t" shapetype="t"/>
            </v:shape>
            <v:rect id="docshape68" o:spid="_x0000_s2396" style="position:absolute;left:2146;top:-12;width:1192;height:31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" filled="f" strokecolor="#333" strokeweight=".30669mm">
              <o:lock v:ext="edit" aspectratio="t" verticies="t" text="t" shapetype="t"/>
            </v:rect>
            <v:rect id="docshape69" o:spid="_x0000_s2397" style="position:absolute;left:2146;top:-292;width:1192;height:280;visibility:visible;mso-wrap-style:square;v-text-anchor:top" fillcolor="#d9d9d9" stroked="f">
              <o:lock v:ext="edit" aspectratio="t" verticies="t" text="t" shapetype="t"/>
            </v:rect>
            <v:rect id="docshape70" o:spid="_x0000_s2398" style="position:absolute;left:2146;top:-292;width:1192;height:2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" filled="f" strokecolor="#333" strokeweight=".30669mm">
              <o:lock v:ext="edit" aspectratio="t" verticies="t" text="t" shapetype="t"/>
            </v:rect>
            <v:shape id="docshape71" o:spid="_x0000_s2399" style="position:absolute;left:2102;top:179;width:1092;height:3007;visibility:visible;mso-wrap-style:square;v-text-anchor:top" coordsize="1092,30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" path="m161,3006r,-45m472,3006r,-45m782,3006r,-45m1092,3006r,-45m,2326r45,m,1551r45,m,775r45,m,l45,e" filled="f" strokecolor="#333" strokeweight=".30669mm">
              <v:path o:connecttype="custom" o:connectlocs="161,3186;161,3141;472,3186;472,3141;782,3186;782,3141;1092,3186;1092,3141;0,2506;45,2506;0,1731;45,1731;0,955;45,955;0,180;45,180" o:connectangles="0,0,0,0,0,0,0,0,0,0,0,0,0,0,0,0"/>
              <o:lock v:ext="edit" aspectratio="t" verticies="t" text="t" shapetype="t"/>
            </v:shape>
            <v:shape id="docshape72" o:spid="_x0000_s2400" type="#_x0000_t202" style="position:absolute;left:2537;top:-232;width:431;height:164;visibility:visible;mso-wrap-style:square;v-text-anchor:top" filled="f" stroked="f">
              <o:lock v:ext="edit" aspectratio="t" verticies="t" text="t" shapetype="t"/>
              <v:textbox inset="0,0,0,0">
                <w:txbxContent>
                  <w:p w14:paraId="4796FCBE" w14:textId="77777777" w:rsidR="00C544BC" w:rsidRDefault="00BD4BDE">
                    <w:pPr>
                      <w:spacing w:before="1"/>
                      <w:rPr>
                        <w:rFonts w:ascii="Arial"/>
                        <w:sz w:val="14"/>
                      </w:rPr>
                    </w:pPr>
                    <w:r>
                      <w:rPr>
                        <w:rFonts w:ascii="Arial"/>
                        <w:color w:val="1A1A1A"/>
                        <w:w w:val="105"/>
                        <w:sz w:val="14"/>
                      </w:rPr>
                      <w:t>Feb13</w:t>
                    </w:r>
                  </w:p>
                </w:txbxContent>
              </v:textbox>
            </v:shape>
            <w10:wrap anchorx="page"/>
          </v:group>
        </w:pict>
      </w:r>
      <w:r>
        <w:rPr>
          <w:noProof/>
        </w:rPr>
        <w:pict w14:anchorId="55FA1268">
          <v:group id="docshapegroup73" o:spid="_x0000_s2265" style="position:absolute;left:0;text-align:left;margin-left:170.95pt;margin-top:-15pt;width:60.45pt;height:174.3pt;z-index:15731200;mso-position-horizontal-relative:page" coordorigin="3419,-300" coordsize="1209,3486">
            <o:lock v:ext="edit" aspectratio="t"/>
            <v:shape id="docshape74" o:spid="_x0000_s2266" style="position:absolute;left:3427;top:-12;width:1192;height:3153;visibility:visible;mso-wrap-style:square;v-text-anchor:top" coordsize="1192,31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" path="m,2906r1192,m,2130r1192,m,1355r1192,m,580r1192,m272,3153l272,m582,3153l582,m892,3153l892,e" filled="f" strokecolor="#ebebeb" strokeweight=".15192mm">
              <v:path o:connecttype="custom" o:connectlocs="0,2894;1192,2894;0,2118;1192,2118;0,1343;1192,1343;0,568;1192,568;272,3141;272,-12;582,3141;582,-12;892,3141;892,-12" o:connectangles="0,0,0,0,0,0,0,0,0,0,0,0,0,0"/>
              <o:lock v:ext="edit" aspectratio="t" verticies="t" text="t" shapetype="t"/>
            </v:shape>
            <v:shape id="docshape75" o:spid="_x0000_s2267" style="position:absolute;left:3427;top:-12;width:1192;height:3153;visibility:visible;mso-wrap-style:square;v-text-anchor:top" coordsize="1192,3153" path="m,2518r1192,m,1743r1192,m,967r1192,m,192r1192,m117,3153l117,m427,3153l427,m737,3153l737,t311,3153l1048,e" filled="f" strokecolor="#ebebeb" strokeweight=".30669mm">
              <v:path o:connecttype="custom" o:connectlocs="0,2506;1192,2506;0,1731;1192,1731;0,955;1192,955;0,180;1192,180;117,3141;117,-12;427,3141;427,-12;737,3141;737,-12;1048,3141;1048,-12" o:connectangles="0,0,0,0,0,0,0,0,0,0,0,0,0,0,0,0"/>
              <o:lock v:ext="edit" aspectratio="t" verticies="t" text="t" shapetype="t"/>
            </v:shape>
            <v:shape id="docshape76" o:spid="_x0000_s2268" style="position:absolute;left:4180;top:2127;width:129;height:96;visibility:visible;mso-wrap-style:square;v-text-anchor:top" coordsize="12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" path="m32,l,82,69,95,128,55,95,9,32,xe" fillcolor="#21a585" stroked="f">
              <v:path o:connecttype="custom" o:connectlocs="32,2128;0,2210;69,2223;128,2183;95,2137;32,2128" o:connectangles="0,0,0,0,0,0"/>
              <o:lock v:ext="edit" aspectratio="t" verticies="t" text="t" shapetype="t"/>
            </v:shape>
            <v:shape id="docshape77" o:spid="_x0000_s2269" style="position:absolute;left:4162;top:2209;width:160;height:250;visibility:visible;mso-wrap-style:square;v-text-anchor:top" coordsize="160,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" path="m19,l,15,10,94,142,249r18,-6l146,76,88,13,19,xe" fillcolor="#218e8d" stroked="f">
              <v:path o:connecttype="custom" o:connectlocs="19,2210;0,2225;10,2304;142,2459;160,2453;146,2286;88,2223;19,2210" o:connectangles="0,0,0,0,0,0,0,0"/>
              <o:lock v:ext="edit" aspectratio="t" verticies="t" text="t" shapetype="t"/>
            </v:shape>
            <v:shape id="docshape78" o:spid="_x0000_s2270" style="position:absolute;left:4073;top:2578;width:310;height:375;visibility:visible;mso-wrap-style:square;v-text-anchor:top" coordsize="310,375" path="m213,l15,124,,168,12,350r12,6l54,367r23,5l105,375r25,-2l205,350r56,-45l294,253r16,-74l310,154,285,74,241,20,213,xe" fillcolor="#481b6d" stroked="f">
              <v:path o:connecttype="custom" o:connectlocs="213,2578;15,2702;0,2746;12,2928;24,2934;54,2945;77,2950;105,2953;130,2951;205,2928;261,2883;294,2831;310,2757;310,2732;285,2652;241,2598;213,2578" o:connectangles="0,0,0,0,0,0,0,0,0,0,0,0,0,0,0,0,0"/>
              <o:lock v:ext="edit" aspectratio="t" verticies="t" text="t" shapetype="t"/>
            </v:shape>
            <v:shape id="docshape79" o:spid="_x0000_s2271" style="position:absolute;left:4079;top:2304;width:223;height:208;visibility:visible;mso-wrap-style:square;v-text-anchor:top" coordsize="223,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" path="m92,l2,33,,116r58,71l188,207r4,-4l212,176r1,-1l223,156,92,xe" fillcolor="#306a8e" stroked="f">
              <v:path o:connecttype="custom" o:connectlocs="92,2304;2,2337;0,2420;58,2491;188,2511;192,2507;212,2480;213,2479;223,2460;92,2304" o:connectangles="0,0,0,0,0,0,0,0,0,0"/>
              <o:lock v:ext="edit" aspectratio="t" verticies="t" text="t" shapetype="t"/>
            </v:shape>
            <v:shape id="docshape80" o:spid="_x0000_s2272" style="position:absolute;left:4035;top:2490;width:251;height:212;visibility:visible;mso-wrap-style:square;v-text-anchor:top" coordsize="251,212" path="m103,l84,8,,85r4,70l53,211,250,87,245,57,232,21,103,xe" fillcolor="#453882" stroked="f">
              <v:path o:connecttype="custom" o:connectlocs="103,2491;84,2499;0,2576;4,2646;53,2702;250,2578;245,2548;232,2512;103,2491" o:connectangles="0,0,0,0,0,0,0,0,0"/>
              <o:lock v:ext="edit" aspectratio="t" verticies="t" text="t" shapetype="t"/>
            </v:shape>
            <v:shape id="docshape81" o:spid="_x0000_s2273" style="position:absolute;left:4036;top:2203;width:136;height:134;visibility:visible;mso-wrap-style:square;v-text-anchor:top" coordsize="136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" path="m59,l,55r2,55l45,133r90,-33l125,21,59,xe" fillcolor="#20928c" stroked="f">
              <v:path o:connecttype="custom" o:connectlocs="59,2204;0,2259;2,2314;45,2337;135,2304;125,2225;59,2204" o:connectangles="0,0,0,0,0,0,0"/>
              <o:lock v:ext="edit" aspectratio="t" verticies="t" text="t" shapetype="t"/>
            </v:shape>
            <v:shape id="docshape82" o:spid="_x0000_s2274" style="position:absolute;left:3988;top:2313;width:94;height:107;visibility:visible;mso-wrap-style:square;v-text-anchor:top" coordsize="94,1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" path="m51,l,33,10,91r82,15l94,23,51,xe" fillcolor="#21908d" stroked="f">
              <v:path o:connecttype="custom" o:connectlocs="51,2314;0,2347;10,2405;92,2420;94,2337;51,2314" o:connectangles="0,0,0,0,0,0"/>
              <o:lock v:ext="edit" aspectratio="t" verticies="t" text="t" shapetype="t"/>
            </v:shape>
            <v:shape id="docshape83" o:spid="_x0000_s2275" style="position:absolute;left:3962;top:2405;width:176;height:94;visibility:visible;mso-wrap-style:square;v-text-anchor:top" coordsize="176,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" path="m35,l,43,19,79,156,94r19,-8l117,15,35,xe" fillcolor="#24868e" stroked="f">
              <v:path o:connecttype="custom" o:connectlocs="35,2405;0,2448;19,2484;156,2499;175,2491;117,2420;35,2405" o:connectangles="0,0,0,0,0,0,0"/>
              <o:lock v:ext="edit" aspectratio="t" verticies="t" text="t" shapetype="t"/>
            </v:shape>
            <v:shape id="docshape84" o:spid="_x0000_s2276" style="position:absolute;left:3965;top:2484;width:154;height:92;visibility:visible;mso-wrap-style:square;v-text-anchor:top" coordsize="154,92" path="m16,l,65,69,92,153,15,16,xe" fillcolor="#2d708e" stroked="f">
              <v:path o:connecttype="custom" o:connectlocs="16,2484;0,2549;69,2576;153,2499;16,2484" o:connectangles="0,0,0,0,0"/>
              <o:lock v:ext="edit" aspectratio="t" verticies="t" text="t" shapetype="t"/>
            </v:shape>
            <v:shape id="docshape85" o:spid="_x0000_s2277" style="position:absolute;left:3941;top:2549;width:99;height:97;visibility:visible;mso-wrap-style:square;v-text-anchor:top" coordsize="99,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" path="m25,l,14,9,93r89,4l94,27,25,xe" fillcolor="#2b758e" stroked="f">
              <v:path o:connecttype="custom" o:connectlocs="25,2549;0,2563;9,2642;98,2646;94,2576;25,2549" o:connectangles="0,0,0,0,0,0"/>
              <o:lock v:ext="edit" aspectratio="t" verticies="t" text="t" shapetype="t"/>
            </v:shape>
            <v:shape id="docshape86" o:spid="_x0000_s2278" style="position:absolute;left:3928;top:2641;width:160;height:105;visibility:visible;mso-wrap-style:square;v-text-anchor:top" coordsize="160,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" path="m21,l,23,15,75r129,29l159,60,110,4,21,xe" fillcolor="#32658e" stroked="f">
              <v:path o:connecttype="custom" o:connectlocs="21,2642;0,2665;15,2717;144,2746;159,2702;110,2646;21,2642" o:connectangles="0,0,0,0,0,0,0"/>
              <o:lock v:ext="edit" aspectratio="t" verticies="t" text="t" shapetype="t"/>
            </v:shape>
            <v:shape id="docshape87" o:spid="_x0000_s2279" style="position:absolute;left:3912;top:2716;width:172;height:248;visibility:visible;mso-wrap-style:square;v-text-anchor:top" coordsize="172,248" path="m32,l,44,71,247r5,l145,226r27,-15l161,29,32,xe" fillcolor="#2f6c8e" stroked="f">
              <v:path o:connecttype="custom" o:connectlocs="32,2717;0,2761;71,2964;76,2964;145,2943;172,2928;161,2746;32,2717" o:connectangles="0,0,0,0,0,0,0,0"/>
              <o:lock v:ext="edit" aspectratio="t" verticies="t" text="t" shapetype="t"/>
            </v:shape>
            <v:shape id="docshape88" o:spid="_x0000_s2280" style="position:absolute;left:3929;top:2230;width:111;height:117;visibility:visible;mso-wrap-style:square;v-text-anchor:top" coordsize="111,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" path="m21,l,91r59,25l110,83,108,28,21,xe" fillcolor="#20938c" stroked="f">
              <v:path o:connecttype="custom" o:connectlocs="21,2231;0,2322;59,2347;110,2314;108,2259;21,2231" o:connectangles="0,0,0,0,0,0"/>
              <o:lock v:ext="edit" aspectratio="t" verticies="t" text="t" shapetype="t"/>
            </v:shape>
            <v:shape id="docshape89" o:spid="_x0000_s2281" style="position:absolute;left:3745;top:2321;width:252;height:126;visibility:visible;mso-wrap-style:square;v-text-anchor:top" coordsize="252,126" path="m183,l,85,1,97r216,29l252,83,242,25,183,xe" fillcolor="#287d8e" stroked="f">
              <v:path o:connecttype="custom" o:connectlocs="183,2322;0,2407;1,2419;217,2448;252,2405;242,2347;183,2322" o:connectangles="0,0,0,0,0,0,0"/>
              <o:lock v:ext="edit" aspectratio="t" verticies="t" text="t" shapetype="t"/>
            </v:shape>
            <v:shape id="docshape90" o:spid="_x0000_s2282" style="position:absolute;left:3729;top:2420;width:253;height:144;visibility:visible;mso-wrap-style:square;v-text-anchor:top" coordsize="253,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" path="m17,l8,25,2,50,,89r211,54l236,129,252,64,233,28,17,xe" fillcolor="#24878e" stroked="f">
              <v:path o:connecttype="custom" o:connectlocs="17,2420;8,2445;2,2470;0,2509;211,2563;236,2549;252,2484;233,2448;17,2420" o:connectangles="0,0,0,0,0,0,0,0,0"/>
              <o:lock v:ext="edit" aspectratio="t" verticies="t" text="t" shapetype="t"/>
            </v:shape>
            <v:shape id="docshape91" o:spid="_x0000_s2283" style="position:absolute;left:3701;top:2510;width:249;height:156;visibility:visible;mso-wrap-style:square;v-text-anchor:top" coordsize="249,156" path="m27,l15,24,7,47,2,72,,100r1,29l227,155r21,-23l239,53,27,xe" fillcolor="#26818e" stroked="f">
              <v:path o:connecttype="custom" o:connectlocs="27,2510;15,2534;7,2557;2,2582;0,2610;1,2639;227,2665;248,2642;239,2563;27,2510" o:connectangles="0,0,0,0,0,0,0,0,0,0"/>
              <o:lock v:ext="edit" aspectratio="t" verticies="t" text="t" shapetype="t"/>
            </v:shape>
            <v:shape id="docshape92" o:spid="_x0000_s2284" style="position:absolute;left:3690;top:2639;width:254;height:122;visibility:visible;mso-wrap-style:square;v-text-anchor:top" coordsize="254,1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" path="m13,l8,15,3,39,,68r222,53l254,77,239,25,13,xe" fillcolor="#2c738e" stroked="f">
              <v:path o:connecttype="custom" o:connectlocs="13,2640;8,2655;3,2679;0,2708;222,2761;254,2717;239,2665;13,2640" o:connectangles="0,0,0,0,0,0,0,0"/>
              <o:lock v:ext="edit" aspectratio="t" verticies="t" text="t" shapetype="t"/>
            </v:shape>
            <v:shape id="docshape93" o:spid="_x0000_s2285" style="position:absolute;left:3669;top:2708;width:313;height:290;visibility:visible;mso-wrap-style:square;v-text-anchor:top" coordsize="313,290" path="m20,l17,7,8,31,2,56,,84r1,25l24,185r43,54l119,273r75,17l219,289r29,-4l271,278r9,-4l312,257,242,53,20,xe" fillcolor="#32658e" stroked="f">
              <v:path o:connecttype="custom" o:connectlocs="20,2708;17,2715;8,2739;2,2764;0,2792;1,2817;24,2893;67,2947;119,2981;194,2998;219,2997;248,2993;271,2986;280,2982;312,2965;242,2761;20,2708" o:connectangles="0,0,0,0,0,0,0,0,0,0,0,0,0,0,0,0,0"/>
              <o:lock v:ext="edit" aspectratio="t" verticies="t" text="t" shapetype="t"/>
            </v:shape>
            <v:shape id="docshape94" o:spid="_x0000_s2286" style="position:absolute;left:4249;top:2183;width:96;height:103;visibility:visible;mso-wrap-style:square;v-text-anchor:top" coordsize="96,103" path="m59,l,40r58,63l95,15,59,xe" fillcolor="#21908d" stroked="f">
              <v:path o:connecttype="custom" o:connectlocs="59,2183;0,2223;58,2286;95,2198;59,2183" o:connectangles="0,0,0,0,0"/>
              <o:lock v:ext="edit" aspectratio="t" verticies="t" text="t" shapetype="t"/>
            </v:shape>
            <v:shape id="docshape95" o:spid="_x0000_s2287" style="position:absolute;left:4276;top:1982;width:251;height:215;visibility:visible;mso-wrap-style:square;v-text-anchor:top" coordsize="251,215" path="m174,l,154r33,46l69,215,251,154r-1,-16l233,74,182,6,174,xe" fillcolor="#22a884" stroked="f">
              <v:path o:connecttype="custom" o:connectlocs="174,1983;0,2137;33,2183;69,2198;251,2137;250,2121;233,2057;182,1989;174,1983" o:connectangles="0,0,0,0,0,0,0,0,0"/>
              <o:lock v:ext="edit" aspectratio="t" verticies="t" text="t" shapetype="t"/>
            </v:shape>
            <v:shape id="docshape96" o:spid="_x0000_s2288" style="position:absolute;left:4307;top:2138;width:257;height:319;visibility:visible;mso-wrap-style:square;v-text-anchor:top" coordsize="257,319" path="m219,l37,60,,148,15,315r7,1l50,319r25,-1l158,290r50,-42l240,196r17,-74l256,98,251,69,244,46,233,22,219,xe" fillcolor="#238a8d" stroked="f">
              <v:path o:connecttype="custom" o:connectlocs="219,2138;37,2198;0,2286;15,2453;22,2454;50,2457;75,2456;158,2428;208,2386;240,2334;257,2260;256,2236;251,2207;244,2184;233,2160;219,2138" o:connectangles="0,0,0,0,0,0,0,0,0,0,0,0,0,0,0,0"/>
              <o:lock v:ext="edit" aspectratio="t" verticies="t" text="t" shapetype="t"/>
            </v:shape>
            <v:shape id="docshape97" o:spid="_x0000_s2289" style="position:absolute;left:4191;top:1924;width:259;height:213;visibility:visible;mso-wrap-style:square;v-text-anchor:top" coordsize="259,2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" path="m206,l,136r22,67l85,212,259,57,252,47,243,35,227,18,206,xe" fillcolor="#4ac16d" stroked="f">
              <v:path o:connecttype="custom" o:connectlocs="206,1925;0,2061;22,2128;85,2137;259,1982;252,1972;243,1960;227,1943;206,1925" o:connectangles="0,0,0,0,0,0,0,0,0"/>
              <o:lock v:ext="edit" aspectratio="t" verticies="t" text="t" shapetype="t"/>
            </v:shape>
            <v:shape id="docshape98" o:spid="_x0000_s2290" style="position:absolute;left:4112;top:1856;width:284;height:205;visibility:visible;mso-wrap-style:square;v-text-anchor:top" coordsize="284,205" path="m254,l25,26,,59,33,187r45,18l283,67,275,40,264,18,254,xe" fillcolor="#63cb5f" stroked="f">
              <v:path o:connecttype="custom" o:connectlocs="254,1856;25,1882;0,1915;33,2043;78,2061;283,1923;275,1896;264,1874;254,1856" o:connectangles="0,0,0,0,0,0,0,0,0"/>
              <o:lock v:ext="edit" aspectratio="t" verticies="t" text="t" shapetype="t"/>
            </v:shape>
            <v:shape id="docshape99" o:spid="_x0000_s2291" style="position:absolute;left:4078;top:1661;width:302;height:221;visibility:visible;mso-wrap-style:square;v-text-anchor:top" coordsize="302,2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" path="m262,l41,25,,84,60,221,288,194r6,-15l300,149r2,-20l300,96,296,74,287,45,277,23,262,xe" fillcolor="#68cc5c" stroked="f">
              <v:path o:connecttype="custom" o:connectlocs="262,1661;41,1686;0,1745;60,1882;288,1855;294,1840;300,1810;302,1790;300,1757;296,1735;287,1706;277,1684;262,1661" o:connectangles="0,0,0,0,0,0,0,0,0,0,0,0,0"/>
              <o:lock v:ext="edit" aspectratio="t" verticies="t" text="t" shapetype="t"/>
            </v:shape>
            <v:shape id="docshape100" o:spid="_x0000_s2292" style="position:absolute;left:4045;top:1463;width:311;height:223;visibility:visible;mso-wrap-style:square;v-text-anchor:top" coordsize="311,2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" path="m274,l59,16,,93,73,222,294,196r16,-76l309,96r,-1l304,66,297,44,284,16,274,xe" fillcolor="#4ec36b" stroked="f">
              <v:path o:connecttype="custom" o:connectlocs="274,1464;59,1480;0,1557;73,1686;294,1660;310,1584;309,1560;309,1559;304,1530;297,1508;284,1480;274,1464" o:connectangles="0,0,0,0,0,0,0,0,0,0,0,0"/>
              <o:lock v:ext="edit" aspectratio="t" verticies="t" text="t" shapetype="t"/>
            </v:shape>
            <v:shape id="docshape101" o:spid="_x0000_s2293" style="position:absolute;left:4029;top:1269;width:311;height:211;visibility:visible;mso-wrap-style:square;v-text-anchor:top" coordsize="311,2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" path="m282,l74,,,84,76,211,290,193,311,97,310,84,306,60,298,32,282,xe" fillcolor="#3ebc74" stroked="f">
              <v:path o:connecttype="custom" o:connectlocs="282,1269;74,1269;0,1353;76,1480;290,1462;311,1366;310,1353;306,1329;298,1301;282,1269" o:connectangles="0,0,0,0,0,0,0,0,0,0"/>
              <o:lock v:ext="edit" aspectratio="t" verticies="t" text="t" shapetype="t"/>
            </v:shape>
            <v:shape id="docshape102" o:spid="_x0000_s2294" style="position:absolute;left:4029;top:1060;width:309;height:209;visibility:visible;mso-wrap-style:square;v-text-anchor:top" coordsize="309,209" path="m70,l,83,74,208r208,-2l293,185r8,-23l307,137r2,-32l309,85,304,57,297,34,282,3,70,xe" fillcolor="#3cbc74" stroked="f">
              <v:path o:connecttype="custom" o:connectlocs="70,1061;0,1144;74,1269;282,1267;293,1246;301,1223;307,1198;309,1166;309,1146;304,1118;297,1095;282,1064;70,1061" o:connectangles="0,0,0,0,0,0,0,0,0,0,0,0,0"/>
              <o:lock v:ext="edit" aspectratio="t" verticies="t" text="t" shapetype="t"/>
            </v:shape>
            <v:shape id="docshape103" o:spid="_x0000_s2295" style="position:absolute;left:4029;top:852;width:312;height:212;visibility:visible;mso-wrap-style:square;v-text-anchor:top" coordsize="312,212" path="m70,l,85,69,208r212,3l295,186r8,-24l310,130r2,-23l311,86,306,58,299,35,283,2,70,xe" fillcolor="#36b878" stroked="f">
              <v:path o:connecttype="custom" o:connectlocs="70,853;0,938;69,1061;281,1064;295,1039;303,1015;310,983;312,960;311,939;306,911;299,888;283,855;70,853" o:connectangles="0,0,0,0,0,0,0,0,0,0,0,0,0"/>
              <o:lock v:ext="edit" aspectratio="t" verticies="t" text="t" shapetype="t"/>
            </v:shape>
            <v:shape id="docshape104" o:spid="_x0000_s2296" style="position:absolute;left:4031;top:639;width:312;height:214;visibility:visible;mso-wrap-style:square;v-text-anchor:top" coordsize="312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" path="m74,l,90,69,213r214,l310,138r2,-26l311,92,309,70,302,44,293,22,74,xe" fillcolor="#29af7f" stroked="f">
              <v:path o:connecttype="custom" o:connectlocs="74,640;0,730;69,853;283,853;310,778;312,752;311,732;309,710;302,684;293,662;74,640" o:connectangles="0,0,0,0,0,0,0,0,0,0,0"/>
              <o:lock v:ext="edit" aspectratio="t" verticies="t" text="t" shapetype="t"/>
            </v:shape>
            <v:shape id="docshape105" o:spid="_x0000_s2297" style="position:absolute;left:4047;top:429;width:316;height:231;visibility:visible;mso-wrap-style:square;v-text-anchor:top" coordsize="316,231" path="m283,l71,9,,96,57,210r219,20l284,219r29,-77l316,114,315,90,309,59,302,38,289,10,283,xe" fillcolor="#22a884" stroked="f">
              <v:path o:connecttype="custom" o:connectlocs="283,430;71,439;0,526;57,640;276,660;284,649;313,572;316,544;315,520;309,489;302,468;289,440;283,430" o:connectangles="0,0,0,0,0,0,0,0,0,0,0,0,0"/>
              <o:lock v:ext="edit" aspectratio="t" verticies="t" text="t" shapetype="t"/>
            </v:shape>
            <v:shape id="docshape106" o:spid="_x0000_s2298" style="position:absolute;left:3988;top:131;width:367;height:307;visibility:visible;mso-wrap-style:square;v-text-anchor:top" coordsize="367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" path="m167,l93,13,38,44,,85,130,307,342,297r22,-65l366,204r-2,-26l331,89,269,29,193,2,167,xe" fillcolor="#1f958b" stroked="f">
              <v:path o:connecttype="custom" o:connectlocs="167,132;93,145;38,176;0,217;130,439;342,429;364,364;366,336;364,310;331,221;269,161;193,134;167,132" o:connectangles="0,0,0,0,0,0,0,0,0,0,0,0,0"/>
              <o:lock v:ext="edit" aspectratio="t" verticies="t" text="t" shapetype="t"/>
            </v:shape>
            <v:shape id="docshape107" o:spid="_x0000_s2299" style="position:absolute;left:4049;top:2043;width:165;height:183;visibility:visible;mso-wrap-style:square;v-text-anchor:top" coordsize="165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" path="m97,l3,54,,80r47,81l113,182r19,-15l164,85,142,18,97,xe" fillcolor="#54c568" stroked="f">
              <v:path o:connecttype="custom" o:connectlocs="97,2043;3,2097;0,2123;47,2204;113,2225;132,2210;164,2128;142,2061;97,2043" o:connectangles="0,0,0,0,0,0,0,0,0"/>
              <o:lock v:ext="edit" aspectratio="t" verticies="t" text="t" shapetype="t"/>
            </v:shape>
            <v:shape id="docshape108" o:spid="_x0000_s2300" style="position:absolute;left:3979;top:1914;width:166;height:183;visibility:visible;mso-wrap-style:square;v-text-anchor:top" coordsize="166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" path="m133,l19,17,,113r72,69l166,128,133,xe" fillcolor="#91d742" stroked="f">
              <v:path o:connecttype="custom" o:connectlocs="133,1915;19,1932;0,2028;72,2097;166,2043;133,1915" o:connectangles="0,0,0,0,0,0"/>
              <o:lock v:ext="edit" aspectratio="t" verticies="t" text="t" shapetype="t"/>
            </v:shape>
            <v:shape id="docshape109" o:spid="_x0000_s2301" style="position:absolute;left:3936;top:1744;width:202;height:188;visibility:visible;mso-wrap-style:square;v-text-anchor:top" coordsize="202,1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" path="m141,l24,18,,127r62,60l176,170r25,-33l141,xe" fillcolor="#7dd24f" stroked="f">
              <v:path o:connecttype="custom" o:connectlocs="141,1745;24,1763;0,1872;62,1932;176,1915;201,1882;141,1745" o:connectangles="0,0,0,0,0,0,0"/>
              <o:lock v:ext="edit" aspectratio="t" verticies="t" text="t" shapetype="t"/>
            </v:shape>
            <v:shape id="docshape110" o:spid="_x0000_s2302" style="position:absolute;left:3902;top:1557;width:218;height:206;visibility:visible;mso-wrap-style:square;v-text-anchor:top" coordsize="218,206" path="m144,l57,7,,142r59,64l176,188r41,-59l144,xe" fillcolor="#7ed34e" stroked="f">
              <v:path o:connecttype="custom" o:connectlocs="144,1557;57,1564;0,1699;59,1763;176,1745;217,1686;144,1557" o:connectangles="0,0,0,0,0,0,0"/>
              <o:lock v:ext="edit" aspectratio="t" verticies="t" text="t" shapetype="t"/>
            </v:shape>
            <v:shape id="docshape111" o:spid="_x0000_s2303" style="position:absolute;left:3831;top:1353;width:273;height:211;visibility:visible;mso-wrap-style:square;v-text-anchor:top" coordsize="273,2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" path="m197,l27,,24,2,,79,127,211r87,-7l273,127,197,xe" fillcolor="#4cc26c" stroked="f">
              <v:path o:connecttype="custom" o:connectlocs="197,1353;27,1353;24,1355;0,1432;127,1564;214,1557;273,1480;197,1353" o:connectangles="0,0,0,0,0,0,0,0"/>
              <o:lock v:ext="edit" aspectratio="t" verticies="t" text="t" shapetype="t"/>
            </v:shape>
            <v:shape id="docshape112" o:spid="_x0000_s2304" style="position:absolute;left:3859;top:1143;width:244;height:210;visibility:visible;mso-wrap-style:square;v-text-anchor:top" coordsize="244,210" path="m170,l99,2,,209r170,l244,125,170,xe" fillcolor="#3ebc74" stroked="f">
              <v:path o:connecttype="custom" o:connectlocs="170,1144;99,1146;0,1353;170,1353;244,1269;170,1144" o:connectangles="0,0,0,0,0,0"/>
              <o:lock v:ext="edit" aspectratio="t" verticies="t" text="t" shapetype="t"/>
            </v:shape>
            <v:shape id="docshape113" o:spid="_x0000_s2305" style="position:absolute;left:3886;top:937;width:212;height:208;visibility:visible;mso-wrap-style:square;v-text-anchor:top" coordsize="212,208" path="m143,l55,,,140r71,68l142,206r70,-83l143,xe" fillcolor="#3aba76" stroked="f">
              <v:path o:connecttype="custom" o:connectlocs="143,938;55,938;0,1078;71,1146;142,1144;212,1061;143,938" o:connectangles="0,0,0,0,0,0,0"/>
              <o:lock v:ext="edit" aspectratio="t" verticies="t" text="t" shapetype="t"/>
            </v:shape>
            <v:shape id="docshape114" o:spid="_x0000_s2306" style="position:absolute;left:3881;top:729;width:219;height:209;visibility:visible;mso-wrap-style:square;v-text-anchor:top" coordsize="219,209" path="m55,l,146r60,62l148,208r70,-85l149,,55,xe" fillcolor="#33b67a" stroked="f">
              <v:path o:connecttype="custom" o:connectlocs="55,730;0,876;60,938;148,938;218,853;149,730;55,730" o:connectangles="0,0,0,0,0,0,0"/>
              <o:lock v:ext="edit" aspectratio="t" verticies="t" text="t" shapetype="t"/>
            </v:shape>
            <v:shape id="docshape115" o:spid="_x0000_s2307" style="position:absolute;left:3883;top:515;width:222;height:215;visibility:visible;mso-wrap-style:square;v-text-anchor:top" coordsize="222,215" path="m57,l,155r54,59l148,214r74,-90l165,10,57,xe" fillcolor="#1fa287" stroked="f">
              <v:path o:connecttype="custom" o:connectlocs="57,516;0,671;54,730;148,730;222,640;165,526;57,516" o:connectangles="0,0,0,0,0,0,0"/>
              <o:lock v:ext="edit" aspectratio="t" verticies="t" text="t" shapetype="t"/>
            </v:shape>
            <v:shape id="docshape116" o:spid="_x0000_s2308" style="position:absolute;left:3896;top:217;width:224;height:310;visibility:visible;mso-wrap-style:square;v-text-anchor:top" coordsize="224,3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" path="m92,l80,2,,246r44,53l152,309r71,-87l92,xe" fillcolor="#20a386" stroked="f">
              <v:path o:connecttype="custom" o:connectlocs="92,217;80,219;0,463;44,516;152,526;223,439;92,217" o:connectangles="0,0,0,0,0,0,0"/>
              <o:lock v:ext="edit" aspectratio="t" verticies="t" text="t" shapetype="t"/>
            </v:shape>
            <v:shape id="docshape117" o:spid="_x0000_s2309" style="position:absolute;left:3931;top:2122;width:165;height:137;visibility:visible;mso-wrap-style:square;v-text-anchor:top" coordsize="165,137" path="m118,l,69r19,39l106,136,165,81,118,xe" fillcolor="#3fbc73" stroked="f">
              <v:path o:connecttype="custom" o:connectlocs="118,2123;0,2192;19,2231;106,2259;165,2204;118,2123" o:connectangles="0,0,0,0,0,0"/>
              <o:lock v:ext="edit" aspectratio="t" verticies="t" text="t" shapetype="t"/>
            </v:shape>
            <v:shape id="docshape118" o:spid="_x0000_s2310" style="position:absolute;left:3886;top:2028;width:166;height:164;visibility:visible;mso-wrap-style:square;v-text-anchor:top" coordsize="166,1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" path="m94,l,33,14,150r31,14l163,95r3,-26l94,xe" fillcolor="#53c569" stroked="f">
              <v:path o:connecttype="custom" o:connectlocs="94,2028;0,2061;14,2178;45,2192;163,2123;166,2097;94,2028" o:connectangles="0,0,0,0,0,0,0"/>
              <o:lock v:ext="edit" aspectratio="t" verticies="t" text="t" shapetype="t"/>
            </v:shape>
            <v:shape id="docshape119" o:spid="_x0000_s2311" style="position:absolute;left:3828;top:1871;width:171;height:189;visibility:visible;mso-wrap-style:square;v-text-anchor:top" coordsize="171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" path="m108,l,35,,157r57,32l151,156,170,60,108,xe" fillcolor="#73d056" stroked="f">
              <v:path o:connecttype="custom" o:connectlocs="108,1872;0,1907;0,2029;57,2061;151,2028;170,1932;108,1872" o:connectangles="0,0,0,0,0,0,0"/>
              <o:lock v:ext="edit" aspectratio="t" verticies="t" text="t" shapetype="t"/>
            </v:shape>
            <v:shape id="docshape120" o:spid="_x0000_s2312" style="position:absolute;left:3763;top:1698;width:198;height:208;visibility:visible;mso-wrap-style:square;v-text-anchor:top" coordsize="198,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" path="m138,l40,1,,165r65,43l173,173,197,64,138,xe" fillcolor="#50c46a" stroked="f">
              <v:path o:connecttype="custom" o:connectlocs="138,1699;40,1700;0,1864;65,1907;173,1872;197,1763;138,1699" o:connectangles="0,0,0,0,0,0,0"/>
              <o:lock v:ext="edit" aspectratio="t" verticies="t" text="t" shapetype="t"/>
            </v:shape>
            <v:shape id="docshape121" o:spid="_x0000_s2313" style="position:absolute;left:3756;top:1432;width:203;height:268;visibility:visible;mso-wrap-style:square;v-text-anchor:top" coordsize="203,2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" path="m75,l54,16,,229r47,39l145,267,202,132,75,xe" fillcolor="#6acd5b" stroked="f">
              <v:path o:connecttype="custom" o:connectlocs="75,1432;54,1448;0,1661;47,1700;145,1699;202,1564;75,1432" o:connectangles="0,0,0,0,0,0,0"/>
              <o:lock v:ext="edit" aspectratio="t" verticies="t" text="t" shapetype="t"/>
            </v:shape>
            <v:shape id="docshape122" o:spid="_x0000_s2314" style="position:absolute;left:3753;top:1077;width:205;height:277;visibility:visible;mso-wrap-style:square;v-text-anchor:top" coordsize="205,2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" path="m134,l39,9,,178r103,99l106,275,205,68,134,xe" fillcolor="#3ebc74" stroked="f">
              <v:path o:connecttype="custom" o:connectlocs="134,1078;39,1087;0,1256;103,1355;106,1353;205,1146;134,1078" o:connectangles="0,0,0,0,0,0,0"/>
              <o:lock v:ext="edit" aspectratio="t" verticies="t" text="t" shapetype="t"/>
            </v:shape>
            <v:shape id="docshape123" o:spid="_x0000_s2315" style="position:absolute;left:3741;top:876;width:200;height:211;visibility:visible;mso-wrap-style:square;v-text-anchor:top" coordsize="200,2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" path="m140,l39,4,,167r50,44l145,202,200,62,140,xe" fillcolor="#38b977" stroked="f">
              <v:path o:connecttype="custom" o:connectlocs="140,876;39,880;0,1043;50,1087;145,1078;200,938;140,876" o:connectangles="0,0,0,0,0,0,0"/>
              <o:lock v:ext="edit" aspectratio="t" verticies="t" text="t" shapetype="t"/>
            </v:shape>
            <v:shape id="docshape124" o:spid="_x0000_s2316" style="position:absolute;left:3734;top:670;width:203;height:210;visibility:visible;mso-wrap-style:square;v-text-anchor:top" coordsize="203,210" path="m45,l,171r46,39l147,206,202,60,148,1,45,xe" fillcolor="#21a685" stroked="f">
              <v:path o:connecttype="custom" o:connectlocs="45,670;0,841;46,880;147,876;202,730;148,671;45,670" o:connectangles="0,0,0,0,0,0,0"/>
              <o:lock v:ext="edit" aspectratio="t" verticies="t" text="t" shapetype="t"/>
            </v:shape>
            <v:shape id="docshape125" o:spid="_x0000_s2317" style="position:absolute;left:3739;top:462;width:202;height:209;visibility:visible;mso-wrap-style:square;v-text-anchor:top" coordsize="202,2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" path="m157,l49,,,172r41,35l144,208,201,53,157,xe" fillcolor="#21a585" stroked="f">
              <v:path o:connecttype="custom" o:connectlocs="157,463;49,463;0,635;41,670;144,671;201,516;157,463" o:connectangles="0,0,0,0,0,0,0"/>
              <o:lock v:ext="edit" aspectratio="t" verticies="t" text="t" shapetype="t"/>
            </v:shape>
            <v:shape id="docshape126" o:spid="_x0000_s2318" style="position:absolute;left:3629;top:156;width:346;height:306;visibility:visible;mso-wrap-style:square;v-text-anchor:top" coordsize="346,3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" path="m205,l124,15,52,65,18,115,,181,158,306r108,l345,61,334,50,254,7,205,xe" fillcolor="#1e9c89" stroked="f">
              <v:path o:connecttype="custom" o:connectlocs="205,157;124,172;52,222;18,272;0,338;158,463;266,463;345,218;334,207;254,164;205,157" o:connectangles="0,0,0,0,0,0,0,0,0,0,0"/>
              <o:lock v:ext="edit" aspectratio="t" verticies="t" text="t" shapetype="t"/>
            </v:shape>
            <v:shape id="docshape127" o:spid="_x0000_s2319" style="position:absolute;left:3690;top:2177;width:261;height:229;visibility:visible;mso-wrap-style:square;v-text-anchor:top" coordsize="261,229" path="m210,l,99r1,10l6,139r7,22l24,185r17,26l56,228,239,144,260,53,241,14,210,xe" fillcolor="#20a486" stroked="f">
              <v:path o:connecttype="custom" o:connectlocs="210,2178;0,2277;1,2287;6,2317;13,2339;24,2363;41,2389;56,2406;239,2322;260,2231;241,2192;210,2178" o:connectangles="0,0,0,0,0,0,0,0,0,0,0,0"/>
              <o:lock v:ext="edit" aspectratio="t" verticies="t" text="t" shapetype="t"/>
            </v:shape>
            <v:shape id="docshape128" o:spid="_x0000_s2320" style="position:absolute;left:3624;top:2028;width:276;height:248;visibility:visible;mso-wrap-style:square;v-text-anchor:top" coordsize="276,248" path="m204,l,108r,11l4,143r9,29l24,195r19,29l65,247,275,149,261,32,204,xe" fillcolor="#46c06f" stroked="f">
              <v:path o:connecttype="custom" o:connectlocs="204,2029;0,2137;0,2148;4,2172;13,2201;24,2224;43,2253;65,2276;275,2178;261,2061;204,2029" o:connectangles="0,0,0,0,0,0,0,0,0,0,0"/>
              <o:lock v:ext="edit" aspectratio="t" verticies="t" text="t" shapetype="t"/>
            </v:shape>
            <v:shape id="docshape129" o:spid="_x0000_s2321" style="position:absolute;left:3544;top:1864;width:286;height:272;visibility:visible;mso-wrap-style:square;v-text-anchor:top" coordsize="286,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" path="m220,l14,37,9,53,2,84,,105r1,26l25,208r55,64l285,165r,-122l220,xe" fillcolor="#5fc961" stroked="f">
              <v:path o:connecttype="custom" o:connectlocs="220,1864;14,1901;9,1917;2,1948;0,1969;1,1995;25,2072;80,2136;285,2029;285,1907;220,1864" o:connectangles="0,0,0,0,0,0,0,0,0,0,0"/>
              <o:lock v:ext="edit" aspectratio="t" verticies="t" text="t" shapetype="t"/>
            </v:shape>
            <v:shape id="docshape130" o:spid="_x0000_s2322" style="position:absolute;left:3507;top:1660;width:297;height:240;visibility:visible;mso-wrap-style:square;v-text-anchor:top" coordsize="297,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" path="m249,l25,8,2,78,,99r1,25l27,207r24,32l256,203,296,39,249,xe" fillcolor="#4fc46b" stroked="f">
              <v:path o:connecttype="custom" o:connectlocs="249,1661;25,1669;2,1739;0,1760;1,1785;27,1868;51,1900;256,1864;296,1700;249,1661" o:connectangles="0,0,0,0,0,0,0,0,0,0"/>
              <o:lock v:ext="edit" aspectratio="t" verticies="t" text="t" shapetype="t"/>
            </v:shape>
            <v:shape id="docshape131" o:spid="_x0000_s2323" style="position:absolute;left:3500;top:1447;width:310;height:221;visibility:visible;mso-wrap-style:square;v-text-anchor:top" coordsize="310,221" path="m310,l17,29,,107r1,26l5,156r10,30l32,220r224,-7l310,xe" fillcolor="#40bd72" stroked="f">
              <v:path o:connecttype="custom" o:connectlocs="310,1448;17,1477;0,1555;1,1581;5,1604;15,1634;32,1668;256,1661;310,1448" o:connectangles="0,0,0,0,0,0,0,0,0"/>
              <o:lock v:ext="edit" aspectratio="t" verticies="t" text="t" shapetype="t"/>
            </v:shape>
            <v:shape id="docshape132" o:spid="_x0000_s2324" style="position:absolute;left:3481;top:1245;width:375;height:232;visibility:visible;mso-wrap-style:square;v-text-anchor:top" coordsize="375,2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" path="m37,l8,59,,112r1,25l6,161r9,29l24,210r13,22l330,203r21,-16l375,110,272,11,37,xe" fillcolor="#3ebc74" stroked="f">
              <v:path o:connecttype="custom" o:connectlocs="37,1245;8,1304;0,1357;1,1382;6,1406;15,1435;24,1455;37,1477;330,1448;351,1432;375,1355;272,1256;37,1245" o:connectangles="0,0,0,0,0,0,0,0,0,0,0,0,0"/>
              <o:lock v:ext="edit" aspectratio="t" verticies="t" text="t" shapetype="t"/>
            </v:shape>
            <v:shape id="docshape133" o:spid="_x0000_s2325" style="position:absolute;left:3492;top:1042;width:300;height:213;visibility:visible;mso-wrap-style:square;v-text-anchor:top" coordsize="300,213" path="m250,l22,10,2,74,,95r1,25l6,151r7,23l26,200r235,13l300,44,250,xe" fillcolor="#31b57b" stroked="f">
              <v:path o:connecttype="custom" o:connectlocs="250,1043;22,1053;2,1117;0,1138;1,1163;6,1194;13,1217;26,1243;261,1256;300,1087;250,1043" o:connectangles="0,0,0,0,0,0,0,0,0,0,0"/>
              <o:lock v:ext="edit" aspectratio="t" verticies="t" text="t" shapetype="t"/>
            </v:shape>
            <v:shape id="docshape134" o:spid="_x0000_s2326" style="position:absolute;left:3483;top:841;width:298;height:212;visibility:visible;mso-wrap-style:square;v-text-anchor:top" coordsize="298,2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" path="m29,l18,21,7,52,2,76,,98r1,26l5,152r8,24l17,186r13,25l258,202,297,39,251,,29,xe" fillcolor="#27ad81" stroked="f">
              <v:path o:connecttype="custom" o:connectlocs="29,841;18,862;7,893;2,917;0,939;1,965;5,993;13,1017;17,1027;30,1052;258,1043;297,880;251,841;29,841" o:connectangles="0,0,0,0,0,0,0,0,0,0,0,0,0,0"/>
              <o:lock v:ext="edit" aspectratio="t" verticies="t" text="t" shapetype="t"/>
            </v:shape>
            <v:shape id="docshape135" o:spid="_x0000_s2327" style="position:absolute;left:3484;top:623;width:296;height:218;visibility:visible;mso-wrap-style:square;v-text-anchor:top" coordsize="296,2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" path="m34,l7,57,,109r1,26l5,158r9,30l28,215r222,2l295,46,254,11,34,xe" fillcolor="#21a685" stroked="f">
              <v:path o:connecttype="custom" o:connectlocs="34,624;7,681;0,733;1,759;5,782;14,812;28,839;250,841;295,670;254,635;34,624" o:connectangles="0,0,0,0,0,0,0,0,0,0,0"/>
              <o:lock v:ext="edit" aspectratio="t" verticies="t" text="t" shapetype="t"/>
            </v:shape>
            <v:shape id="docshape136" o:spid="_x0000_s2328" style="position:absolute;left:3495;top:339;width:293;height:296;visibility:visible;mso-wrap-style:square;v-text-anchor:top" coordsize="293,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" path="m133,l78,30,29,85,3,158,,184r2,27l6,235r9,29l24,284r220,11l293,123,133,xe" fillcolor="#20a386" stroked="f">
              <v:path o:connecttype="custom" o:connectlocs="133,340;78,370;29,425;3,498;0,524;2,551;6,575;15,604;24,624;244,635;293,463;133,340" o:connectangles="0,0,0,0,0,0,0,0,0,0,0,0"/>
              <o:lock v:ext="edit" aspectratio="t" verticies="t" text="t" shapetype="t"/>
            </v:shape>
            <v:rect id="docshape137" o:spid="_x0000_s2329" style="position:absolute;left:3427;top:-12;width:1192;height:31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" filled="f" strokecolor="#333" strokeweight=".30669mm">
              <o:lock v:ext="edit" aspectratio="t" verticies="t" text="t" shapetype="t"/>
            </v:rect>
            <v:rect id="docshape138" o:spid="_x0000_s2330" style="position:absolute;left:3427;top:-292;width:1192;height:2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" fillcolor="#d9d9d9" stroked="f">
              <o:lock v:ext="edit" aspectratio="t" verticies="t" text="t" shapetype="t"/>
            </v:rect>
            <v:rect id="docshape139" o:spid="_x0000_s2331" style="position:absolute;left:3427;top:-292;width:1192;height:2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" filled="f" strokecolor="#333" strokeweight=".30669mm">
              <o:lock v:ext="edit" aspectratio="t" verticies="t" text="t" shapetype="t"/>
            </v:rect>
            <v:shape id="docshape140" o:spid="_x0000_s2332" style="position:absolute;left:3544;top:3141;width:931;height:45;visibility:visible;mso-wrap-style:square;v-text-anchor:top" coordsize="931,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" path="m,45l,m310,45l310,m620,45l620,m931,45l931,e" filled="f" strokecolor="#333" strokeweight=".30669mm">
              <v:path o:connecttype="custom" o:connectlocs="0,3186;0,3141;310,3186;310,3141;620,3186;620,3141;931,3186;931,3141" o:connectangles="0,0,0,0,0,0,0,0"/>
              <o:lock v:ext="edit" aspectratio="t" verticies="t" text="t" shapetype="t"/>
            </v:shape>
            <v:shape id="docshape141" o:spid="_x0000_s2333" type="#_x0000_t202" style="position:absolute;left:3813;top:-232;width:439;height:164;visibility:visible;mso-wrap-style:square;v-text-anchor:top" filled="f" stroked="f">
              <o:lock v:ext="edit" aspectratio="t" verticies="t" text="t" shapetype="t"/>
              <v:textbox inset="0,0,0,0">
                <w:txbxContent>
                  <w:p w14:paraId="4C0EA04D" w14:textId="77777777" w:rsidR="00C544BC" w:rsidRDefault="00BD4BDE">
                    <w:pPr>
                      <w:spacing w:before="1"/>
                      <w:rPr>
                        <w:rFonts w:ascii="Arial"/>
                        <w:sz w:val="14"/>
                      </w:rPr>
                    </w:pPr>
                    <w:r>
                      <w:rPr>
                        <w:rFonts w:ascii="Arial"/>
                        <w:color w:val="1A1A1A"/>
                        <w:w w:val="105"/>
                        <w:sz w:val="14"/>
                      </w:rPr>
                      <w:t>Aug13</w:t>
                    </w:r>
                  </w:p>
                </w:txbxContent>
              </v:textbox>
            </v:shape>
            <w10:wrap anchorx="page"/>
          </v:group>
        </w:pict>
      </w:r>
      <w:r>
        <w:rPr>
          <w:noProof/>
        </w:rPr>
        <w:pict w14:anchorId="2EEDE92A">
          <v:group id="docshapegroup142" o:spid="_x0000_s2197" style="position:absolute;left:0;text-align:left;margin-left:234.95pt;margin-top:-15pt;width:60.45pt;height:174.3pt;z-index:15731712;mso-position-horizontal-relative:page" coordorigin="4699,-300" coordsize="1209,34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">
            <o:lock v:ext="edit" aspectratio="t"/>
            <v:shape id="docshape143" o:spid="_x0000_s2198" style="position:absolute;left:4707;top:-12;width:1192;height:3153;visibility:visible;mso-wrap-style:square;v-text-anchor:top" coordsize="1192,3153" path="m,2906r1191,m,2130r1191,m,1355r1191,m,580r1191,m272,3153l272,m582,3153l582,m892,3153l892,e" filled="f" strokecolor="#ebebeb" strokeweight=".15192mm">
              <v:path o:connecttype="custom" o:connectlocs="0,2894;1191,2894;0,2118;1191,2118;0,1343;1191,1343;0,568;1191,568;272,3141;272,-12;582,3141;582,-12;892,3141;892,-12" o:connectangles="0,0,0,0,0,0,0,0,0,0,0,0,0,0"/>
              <o:lock v:ext="edit" aspectratio="t" verticies="t" text="t" shapetype="t"/>
            </v:shape>
            <v:shape id="docshape144" o:spid="_x0000_s2199" style="position:absolute;left:4707;top:-12;width:1192;height:3153;visibility:visible;mso-wrap-style:square;v-text-anchor:top" coordsize="1192,31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" path="m,2518r1191,m,1743r1191,m,967r1191,m,192r1191,m117,3153l117,m427,3153l427,m737,3153l737,t310,3153l1047,e" filled="f" strokecolor="#ebebeb" strokeweight=".30669mm">
              <v:path o:connecttype="custom" o:connectlocs="0,2506;1191,2506;0,1731;1191,1731;0,955;1191,955;0,180;1191,180;117,3141;117,-12;427,3141;427,-12;737,3141;737,-12;1047,3141;1047,-12" o:connectangles="0,0,0,0,0,0,0,0,0,0,0,0,0,0,0,0"/>
              <o:lock v:ext="edit" aspectratio="t" verticies="t" text="t" shapetype="t"/>
            </v:shape>
            <v:shape id="docshape145" o:spid="_x0000_s2200" style="position:absolute;left:5461;top:2127;width:129;height:96;visibility:visible;mso-wrap-style:square;v-text-anchor:top" coordsize="129,96" path="m33,l,82,69,95,129,55,96,9,33,xe" fillcolor="#4bc16d" stroked="f">
              <v:path o:connecttype="custom" o:connectlocs="33,2128;0,2210;69,2223;129,2183;96,2137;33,2128" o:connectangles="0,0,0,0,0,0"/>
              <o:lock v:ext="edit" aspectratio="t" verticies="t" text="t" shapetype="t"/>
            </v:shape>
            <v:shape id="docshape146" o:spid="_x0000_s2201" style="position:absolute;left:5443;top:2209;width:160;height:250;visibility:visible;mso-wrap-style:square;v-text-anchor:top" coordsize="160,250" path="m18,l,15,10,94,141,249r18,-6l145,76,87,13,18,xe" fillcolor="#2ab07f" stroked="f">
              <v:path o:connecttype="custom" o:connectlocs="18,2210;0,2225;10,2304;141,2459;159,2453;145,2286;87,2223;18,2210" o:connectangles="0,0,0,0,0,0,0,0"/>
              <o:lock v:ext="edit" aspectratio="t" verticies="t" text="t" shapetype="t"/>
            </v:shape>
            <v:shape id="docshape147" o:spid="_x0000_s2202" style="position:absolute;left:5354;top:2578;width:310;height:375;visibility:visible;mso-wrap-style:square;v-text-anchor:top" coordsize="310,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" path="m212,l15,124,,168,11,350r13,6l53,367r24,5l105,375r25,-2l205,350r54,-43l292,256r18,-81l309,150,286,77,240,20,212,xe" fillcolor="#2f6c8e" stroked="f">
              <v:path o:connecttype="custom" o:connectlocs="212,2578;15,2702;0,2746;11,2928;24,2934;53,2945;77,2950;105,2953;130,2951;205,2928;259,2885;292,2834;310,2753;309,2728;286,2655;240,2598;212,2578" o:connectangles="0,0,0,0,0,0,0,0,0,0,0,0,0,0,0,0,0"/>
              <o:lock v:ext="edit" aspectratio="t" verticies="t" text="t" shapetype="t"/>
            </v:shape>
            <v:shape id="docshape148" o:spid="_x0000_s2203" style="position:absolute;left:5200;top:2300;width:122;height:67;visibility:visible;mso-wrap-style:square;v-text-anchor:top" coordsize="122,67" path="m14,l,25,71,67,121,14,119,6,14,xe" fillcolor="#472e7c" stroked="f">
              <v:path o:connecttype="custom" o:connectlocs="14,2301;0,2326;71,2368;121,2315;119,2307;14,2301" o:connectangles="0,0,0,0,0,0"/>
              <o:lock v:ext="edit" aspectratio="t" verticies="t" text="t" shapetype="t"/>
            </v:shape>
            <v:shape id="docshape149" o:spid="_x0000_s2204" style="position:absolute;left:5360;top:2304;width:224;height:208;visibility:visible;mso-wrap-style:square;v-text-anchor:top" coordsize="224,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" path="m93,l2,33,,116r59,71l188,207r9,-9l212,176r11,-20l93,xe" fillcolor="#1f988b" stroked="f">
              <v:path o:connecttype="custom" o:connectlocs="93,2304;2,2337;0,2420;59,2491;188,2511;197,2502;212,2480;223,2460;93,2304" o:connectangles="0,0,0,0,0,0,0,0,0"/>
              <o:lock v:ext="edit" aspectratio="t" verticies="t" text="t" shapetype="t"/>
            </v:shape>
            <v:shape id="docshape150" o:spid="_x0000_s2205" style="position:absolute;left:5315;top:2490;width:251;height:212;visibility:visible;mso-wrap-style:square;v-text-anchor:top" coordsize="251,2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" path="m103,l83,8,,85r4,70l53,211,250,87,232,21,103,xe" fillcolor="#2d718e" stroked="f">
              <v:path o:connecttype="custom" o:connectlocs="103,2491;83,2499;0,2576;4,2646;53,2702;250,2578;232,2512;103,2491" o:connectangles="0,0,0,0,0,0,0,0"/>
              <o:lock v:ext="edit" aspectratio="t" verticies="t" text="t" shapetype="t"/>
            </v:shape>
            <v:shape id="docshape151" o:spid="_x0000_s2206" style="position:absolute;left:5317;top:2203;width:136;height:134;visibility:visible;mso-wrap-style:square;v-text-anchor:top" coordsize="136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" path="m60,l,55r3,48l5,111r40,22l136,100,126,21,60,xe" fillcolor="#44bf70" stroked="f">
              <v:path o:connecttype="custom" o:connectlocs="60,2204;0,2259;3,2307;5,2315;45,2337;136,2304;126,2225;60,2204" o:connectangles="0,0,0,0,0,0,0,0"/>
              <o:lock v:ext="edit" aspectratio="t" verticies="t" text="t" shapetype="t"/>
            </v:shape>
            <v:shape id="docshape152" o:spid="_x0000_s2207" style="position:absolute;left:5272;top:2315;width:90;height:105;visibility:visible;mso-wrap-style:square;v-text-anchor:top" coordsize="90,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" path="m50,l,53,6,90r82,15l90,22,50,xe" fillcolor="#29af7f" stroked="f">
              <v:path o:connecttype="custom" o:connectlocs="50,2315;0,2368;6,2405;88,2420;90,2337;50,2315" o:connectangles="0,0,0,0,0,0"/>
              <o:lock v:ext="edit" aspectratio="t" verticies="t" text="t" shapetype="t"/>
            </v:shape>
            <v:shape id="docshape153" o:spid="_x0000_s2208" style="position:absolute;left:5243;top:2405;width:176;height:94;visibility:visible;mso-wrap-style:square;v-text-anchor:top" coordsize="176,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" path="m35,l,43,20,79,156,94r20,-8l117,15,35,xe" fillcolor="#25ab82" stroked="f">
              <v:path o:connecttype="custom" o:connectlocs="35,2405;0,2448;20,2484;156,2499;176,2491;117,2420;35,2405" o:connectangles="0,0,0,0,0,0,0"/>
              <o:lock v:ext="edit" aspectratio="t" verticies="t" text="t" shapetype="t"/>
            </v:shape>
            <v:shape id="docshape154" o:spid="_x0000_s2209" style="position:absolute;left:5246;top:2484;width:154;height:92;visibility:visible;mso-wrap-style:square;v-text-anchor:top" coordsize="154,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" path="m17,l,65,70,92,153,15,17,xe" fillcolor="#1f9a8a" stroked="f">
              <v:path o:connecttype="custom" o:connectlocs="17,2484;0,2549;70,2576;153,2499;17,2484" o:connectangles="0,0,0,0,0"/>
              <o:lock v:ext="edit" aspectratio="t" verticies="t" text="t" shapetype="t"/>
            </v:shape>
            <v:shape id="docshape155" o:spid="_x0000_s2210" style="position:absolute;left:5157;top:2549;width:163;height:97;visibility:visible;mso-wrap-style:square;v-text-anchor:top" coordsize="163,97" path="m89,l,51,45,91r118,6l159,27,89,xe" fillcolor="#1f9e89" stroked="f">
              <v:path o:connecttype="custom" o:connectlocs="89,2549;0,2600;45,2640;163,2646;159,2576;89,2549" o:connectangles="0,0,0,0,0,0"/>
              <o:lock v:ext="edit" aspectratio="t" verticies="t" text="t" shapetype="t"/>
            </v:shape>
            <v:shape id="docshape156" o:spid="_x0000_s2211" style="position:absolute;left:5201;top:2640;width:168;height:106;visibility:visible;mso-wrap-style:square;v-text-anchor:top" coordsize="168,1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" path="m,l22,77r130,29l167,62,118,6,,xe" fillcolor="#23888e" stroked="f">
              <v:path o:connecttype="custom" o:connectlocs="0,2640;22,2717;152,2746;167,2702;118,2646;0,2640" o:connectangles="0,0,0,0,0,0"/>
              <o:lock v:ext="edit" aspectratio="t" verticies="t" text="t" shapetype="t"/>
            </v:shape>
            <v:shape id="docshape157" o:spid="_x0000_s2212" style="position:absolute;left:5098;top:2716;width:267;height:249;visibility:visible;mso-wrap-style:square;v-text-anchor:top" coordsize="267,2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" path="m126,l,182r14,14l18,200r53,32l145,248r26,-1l236,228r30,-17l256,29,126,xe" fillcolor="#20938c" stroked="f">
              <v:path o:connecttype="custom" o:connectlocs="126,2717;0,2899;14,2913;18,2917;71,2949;145,2965;171,2964;236,2945;266,2928;256,2746;126,2717" o:connectangles="0,0,0,0,0,0,0,0,0,0,0"/>
              <o:lock v:ext="edit" aspectratio="t" verticies="t" text="t" shapetype="t"/>
            </v:shape>
            <v:shape id="docshape158" o:spid="_x0000_s2213" style="position:absolute;left:5214;top:2230;width:105;height:77;visibility:visible;mso-wrap-style:square;v-text-anchor:top" coordsize="105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" path="m16,l,70r105,6l102,28,16,xe" fillcolor="#64cb5e" stroked="f">
              <v:path o:connecttype="custom" o:connectlocs="16,2231;0,2301;105,2307;102,2259;16,2231" o:connectangles="0,0,0,0,0"/>
              <o:lock v:ext="edit" aspectratio="t" verticies="t" text="t" shapetype="t"/>
            </v:shape>
            <v:shape id="docshape159" o:spid="_x0000_s2214" style="position:absolute;left:5026;top:2326;width:253;height:122;visibility:visible;mso-wrap-style:square;v-text-anchor:top" coordsize="253,1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" path="m175,l,81,2,93r215,29l252,79,246,42,175,xe" fillcolor="#39b977" stroked="f">
              <v:path o:connecttype="custom" o:connectlocs="175,2326;0,2407;2,2419;217,2448;252,2405;246,2368;175,2326" o:connectangles="0,0,0,0,0,0,0"/>
              <o:lock v:ext="edit" aspectratio="t" verticies="t" text="t" shapetype="t"/>
            </v:shape>
            <v:shape id="docshape160" o:spid="_x0000_s2215" style="position:absolute;left:5010;top:2420;width:253;height:181;visibility:visible;mso-wrap-style:square;v-text-anchor:top" coordsize="253,181" path="m18,l16,4,8,28,2,53,,80r1,26l5,128r9,27l147,180r89,-51l253,64,233,28,18,xe" fillcolor="#28ae80" stroked="f">
              <v:path o:connecttype="custom" o:connectlocs="18,2420;16,2424;8,2448;2,2473;0,2500;1,2526;5,2548;14,2575;147,2600;236,2549;253,2484;233,2448;18,2420" o:connectangles="0,0,0,0,0,0,0,0,0,0,0,0,0"/>
              <o:lock v:ext="edit" aspectratio="t" verticies="t" text="t" shapetype="t"/>
            </v:shape>
            <v:shape id="docshape161" o:spid="_x0000_s2216" style="position:absolute;left:4970;top:2576;width:254;height:323;visibility:visible;mso-wrap-style:square;v-text-anchor:top" coordsize="254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" path="m52,l18,52,,136r,17l26,235r39,49l126,322,253,141,231,64,186,24,52,xe" fillcolor="#1f968b" stroked="f">
              <v:path o:connecttype="custom" o:connectlocs="52,2576;18,2628;0,2712;0,2729;26,2811;65,2860;126,2898;253,2717;231,2640;186,2600;52,2576" o:connectangles="0,0,0,0,0,0,0,0,0,0,0"/>
              <o:lock v:ext="edit" aspectratio="t" verticies="t" text="t" shapetype="t"/>
            </v:shape>
            <v:shape id="docshape162" o:spid="_x0000_s2217" style="position:absolute;left:5530;top:2183;width:96;height:103;visibility:visible;mso-wrap-style:square;v-text-anchor:top" coordsize="96,103" path="m60,l,40r58,63l95,15,60,xe" fillcolor="#31b57b" stroked="f">
              <v:path o:connecttype="custom" o:connectlocs="60,2183;0,2223;58,2286;95,2198;60,2183" o:connectangles="0,0,0,0,0"/>
              <o:lock v:ext="edit" aspectratio="t" verticies="t" text="t" shapetype="t"/>
            </v:shape>
            <v:shape id="docshape163" o:spid="_x0000_s2218" style="position:absolute;left:5556;top:1982;width:251;height:215;visibility:visible;mso-wrap-style:square;v-text-anchor:top" coordsize="251,215" path="m174,l,154r33,46l68,215,251,154r-2,-20l232,74,190,14,174,xe" fillcolor="#3fbc73" stroked="f">
              <v:path o:connecttype="custom" o:connectlocs="174,1983;0,2137;33,2183;68,2198;251,2137;249,2117;232,2057;190,1997;174,1983" o:connectangles="0,0,0,0,0,0,0,0,0"/>
              <o:lock v:ext="edit" aspectratio="t" verticies="t" text="t" shapetype="t"/>
            </v:shape>
            <v:shape id="docshape164" o:spid="_x0000_s2219" style="position:absolute;left:5588;top:2138;width:257;height:319;visibility:visible;mso-wrap-style:square;v-text-anchor:top" coordsize="257,3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" path="m220,l37,60,,148,15,315r8,1l51,319r25,-1l152,294r55,-43l240,200r17,-82l256,93,252,72,243,43,232,19,220,xe" fillcolor="#1e9c89" stroked="f">
              <v:path o:connecttype="custom" o:connectlocs="220,2138;37,2198;0,2286;15,2453;23,2454;51,2457;76,2456;152,2432;207,2389;240,2338;257,2256;256,2231;252,2210;243,2181;232,2157;220,2138" o:connectangles="0,0,0,0,0,0,0,0,0,0,0,0,0,0,0,0"/>
              <o:lock v:ext="edit" aspectratio="t" verticies="t" text="t" shapetype="t"/>
            </v:shape>
            <v:shape id="docshape165" o:spid="_x0000_s2220" style="position:absolute;left:5471;top:1924;width:259;height:213;visibility:visible;mso-wrap-style:square;v-text-anchor:top" coordsize="259,2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" path="m205,l,136r22,67l85,212,259,57,249,43r-7,-8l225,16,205,xe" fillcolor="#5cc863" stroked="f">
              <v:path o:connecttype="custom" o:connectlocs="205,1925;0,2061;22,2128;85,2137;259,1982;249,1968;242,1960;225,1941;205,1925" o:connectangles="0,0,0,0,0,0,0,0,0"/>
              <o:lock v:ext="edit" aspectratio="t" verticies="t" text="t" shapetype="t"/>
            </v:shape>
            <v:shape id="docshape166" o:spid="_x0000_s2221" style="position:absolute;left:5393;top:1856;width:284;height:205;visibility:visible;mso-wrap-style:square;v-text-anchor:top" coordsize="284,205" path="m254,l26,26,,59,33,187r46,18l284,67r-1,-2l275,40,263,14,254,xe" fillcolor="#72d056" stroked="f">
              <v:path o:connecttype="custom" o:connectlocs="254,1856;26,1882;0,1915;33,2043;79,2061;284,1923;283,1921;275,1896;263,1870;254,1856" o:connectangles="0,0,0,0,0,0,0,0,0,0"/>
              <o:lock v:ext="edit" aspectratio="t" verticies="t" text="t" shapetype="t"/>
            </v:shape>
            <v:shape id="docshape167" o:spid="_x0000_s2222" style="position:absolute;left:5358;top:1661;width:302;height:221;visibility:visible;mso-wrap-style:square;v-text-anchor:top" coordsize="302,221" path="m261,l41,25,,84,60,221,288,194r6,-18l299,153r2,-28l300,96,297,77,288,49,274,19,261,xe" fillcolor="#f0e51d" stroked="f">
              <v:path o:connecttype="custom" o:connectlocs="261,1661;41,1686;0,1745;60,1882;288,1855;294,1837;299,1814;301,1786;300,1757;297,1738;288,1710;274,1680;261,1661" o:connectangles="0,0,0,0,0,0,0,0,0,0,0,0,0"/>
              <o:lock v:ext="edit" aspectratio="t" verticies="t" text="t" shapetype="t"/>
            </v:shape>
            <v:shape id="docshape168" o:spid="_x0000_s2223" style="position:absolute;left:5326;top:1463;width:311;height:223;visibility:visible;mso-wrap-style:square;v-text-anchor:top" coordsize="311,2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" path="m274,l59,16,,93,74,222,294,196r8,-23l309,143r2,-20l310,96,286,18,274,xe" fillcolor="#f0e51c" stroked="f">
              <v:path o:connecttype="custom" o:connectlocs="274,1464;59,1480;0,1557;74,1686;294,1660;302,1637;309,1607;311,1587;310,1560;286,1482;274,1464" o:connectangles="0,0,0,0,0,0,0,0,0,0,0"/>
              <o:lock v:ext="edit" aspectratio="t" verticies="t" text="t" shapetype="t"/>
            </v:shape>
            <v:shape id="docshape169" o:spid="_x0000_s2224" style="position:absolute;left:5309;top:1269;width:311;height:211;visibility:visible;mso-wrap-style:square;v-text-anchor:top" coordsize="311,2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" path="m281,l73,,,84,75,211,290,193,310,97r,-12l305,58,298,35,281,xe" fillcolor="#4ec36b" stroked="f">
              <v:path o:connecttype="custom" o:connectlocs="281,1269;73,1269;0,1353;75,1480;290,1462;310,1366;310,1354;305,1327;298,1304;281,1269" o:connectangles="0,0,0,0,0,0,0,0,0,0"/>
              <o:lock v:ext="edit" aspectratio="t" verticies="t" text="t" shapetype="t"/>
            </v:shape>
            <v:shape id="docshape170" o:spid="_x0000_s2225" style="position:absolute;left:5309;top:1060;width:310;height:209;visibility:visible;mso-wrap-style:square;v-text-anchor:top" coordsize="310,209" path="m69,l,83,73,208r208,-2l291,188r11,-31l307,134r2,-29l308,82,304,59,295,31,282,3,69,xe" fillcolor="#46c06f" stroked="f">
              <v:path o:connecttype="custom" o:connectlocs="69,1061;0,1144;73,1269;281,1267;291,1249;302,1218;307,1195;309,1166;308,1143;304,1120;295,1092;282,1064;69,1061" o:connectangles="0,0,0,0,0,0,0,0,0,0,0,0,0"/>
              <o:lock v:ext="edit" aspectratio="t" verticies="t" text="t" shapetype="t"/>
            </v:shape>
            <v:shape id="docshape171" o:spid="_x0000_s2226" style="position:absolute;left:5310;top:852;width:312;height:212;visibility:visible;mso-wrap-style:square;v-text-anchor:top" coordsize="312,2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" path="m69,l,85,68,208r213,3l293,188r11,-29l309,135r2,-28l310,83,306,61,297,31,283,2,69,xe" fillcolor="#38b977" stroked="f">
              <v:path o:connecttype="custom" o:connectlocs="69,853;0,938;68,1061;281,1064;293,1041;304,1012;309,988;311,960;310,936;306,914;297,884;283,855;69,853" o:connectangles="0,0,0,0,0,0,0,0,0,0,0,0,0"/>
              <o:lock v:ext="edit" aspectratio="t" verticies="t" text="t" shapetype="t"/>
            </v:shape>
            <v:shape id="docshape172" o:spid="_x0000_s2227" style="position:absolute;left:5311;top:639;width:312;height:214;visibility:visible;mso-wrap-style:square;v-text-anchor:top" coordsize="312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" path="m73,l,90,68,213r214,l309,141r3,-27l311,89,307,65,302,48,292,22,73,xe" fillcolor="#2db27d" stroked="f">
              <v:path o:connecttype="custom" o:connectlocs="73,640;0,730;68,853;282,853;309,781;312,754;311,729;307,705;302,688;292,662;73,640" o:connectangles="0,0,0,0,0,0,0,0,0,0,0"/>
              <o:lock v:ext="edit" aspectratio="t" verticies="t" text="t" shapetype="t"/>
            </v:shape>
            <v:shape id="docshape173" o:spid="_x0000_s2228" style="position:absolute;left:5328;top:429;width:316;height:231;visibility:visible;mso-wrap-style:square;v-text-anchor:top" coordsize="316,2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" path="m283,l72,9,,96,57,210r220,20l284,220r15,-28l308,168r6,-31l316,117,315,91,311,64,304,41,290,12,283,xe" fillcolor="#1fa287" stroked="f">
              <v:path o:connecttype="custom" o:connectlocs="283,430;72,439;0,526;57,640;277,660;284,650;299,622;308,598;314,567;316,547;315,521;311,494;304,471;290,442;283,430" o:connectangles="0,0,0,0,0,0,0,0,0,0,0,0,0,0,0"/>
              <o:lock v:ext="edit" aspectratio="t" verticies="t" text="t" shapetype="t"/>
            </v:shape>
            <v:shape id="docshape174" o:spid="_x0000_s2229" style="position:absolute;left:5269;top:131;width:367;height:307;visibility:visible;mso-wrap-style:square;v-text-anchor:top" coordsize="367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" path="m167,l93,13,24,57,,85,131,307,342,297r22,-64l366,206r-1,-25l340,102,298,50,224,9,167,xe" fillcolor="#1f9b8a" stroked="f">
              <v:path o:connecttype="custom" o:connectlocs="167,132;93,145;24,189;0,217;131,439;342,429;364,365;366,338;365,313;340,234;298,182;224,141;167,132" o:connectangles="0,0,0,0,0,0,0,0,0,0,0,0,0"/>
              <o:lock v:ext="edit" aspectratio="t" verticies="t" text="t" shapetype="t"/>
            </v:shape>
            <v:shape id="docshape175" o:spid="_x0000_s2230" style="position:absolute;left:5329;top:2043;width:165;height:183;visibility:visible;mso-wrap-style:square;v-text-anchor:top" coordsize="165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" path="m96,l3,54,,80r47,81l113,182r18,-15l164,85,142,18,96,xe" fillcolor="#7bd151" stroked="f">
              <v:path o:connecttype="custom" o:connectlocs="96,2043;3,2097;0,2123;47,2204;113,2225;131,2210;164,2128;142,2061;96,2043" o:connectangles="0,0,0,0,0,0,0,0,0"/>
              <o:lock v:ext="edit" aspectratio="t" verticies="t" text="t" shapetype="t"/>
            </v:shape>
            <v:shape id="docshape176" o:spid="_x0000_s2231" style="position:absolute;left:5260;top:1914;width:166;height:183;visibility:visible;mso-wrap-style:square;v-text-anchor:top" coordsize="166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" path="m133,l20,17,,113r73,69l166,128,133,xe" fillcolor="#e4e419" stroked="f">
              <v:path o:connecttype="custom" o:connectlocs="133,1915;20,1932;0,2028;73,2097;166,2043;133,1915" o:connectangles="0,0,0,0,0,0"/>
              <o:lock v:ext="edit" aspectratio="t" verticies="t" text="t" shapetype="t"/>
            </v:shape>
            <v:shape id="docshape177" o:spid="_x0000_s2232" style="position:absolute;left:5217;top:1744;width:202;height:188;visibility:visible;mso-wrap-style:square;v-text-anchor:top" coordsize="202,1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" path="m142,l25,18,,127r63,60l176,170r26,-33l142,xe" fillcolor="#f0e51d" stroked="f">
              <v:path o:connecttype="custom" o:connectlocs="142,1745;25,1763;0,1872;63,1932;176,1915;202,1882;142,1745" o:connectangles="0,0,0,0,0,0,0"/>
              <o:lock v:ext="edit" aspectratio="t" verticies="t" text="t" shapetype="t"/>
            </v:shape>
            <v:shape id="docshape178" o:spid="_x0000_s2233" style="position:absolute;left:5182;top:1557;width:218;height:206;visibility:visible;mso-wrap-style:square;v-text-anchor:top" coordsize="218,206" path="m143,l57,7,,142r59,64l176,188r41,-59l143,xe" fillcolor="#f0e51c" stroked="f">
              <v:path o:connecttype="custom" o:connectlocs="143,1557;57,1564;0,1699;59,1763;176,1745;217,1686;143,1557" o:connectangles="0,0,0,0,0,0,0"/>
              <o:lock v:ext="edit" aspectratio="t" verticies="t" text="t" shapetype="t"/>
            </v:shape>
            <v:shape id="docshape179" o:spid="_x0000_s2234" style="position:absolute;left:5112;top:1353;width:273;height:211;visibility:visible;mso-wrap-style:square;v-text-anchor:top" coordsize="273,2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" path="m198,l28,,25,2,,79,128,211r86,-7l273,127,198,xe" fillcolor="#6ece58" stroked="f">
              <v:path o:connecttype="custom" o:connectlocs="198,1353;28,1353;25,1355;0,1432;128,1564;214,1557;273,1480;198,1353" o:connectangles="0,0,0,0,0,0,0,0"/>
              <o:lock v:ext="edit" aspectratio="t" verticies="t" text="t" shapetype="t"/>
            </v:shape>
            <v:shape id="docshape180" o:spid="_x0000_s2235" style="position:absolute;left:5139;top:1143;width:244;height:210;visibility:visible;mso-wrap-style:square;v-text-anchor:top" coordsize="244,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" path="m170,l98,2,,209r170,l243,125,170,xe" fillcolor="#3ebc73" stroked="f">
              <v:path o:connecttype="custom" o:connectlocs="170,1144;98,1146;0,1353;170,1353;243,1269;170,1144" o:connectangles="0,0,0,0,0,0"/>
              <o:lock v:ext="edit" aspectratio="t" verticies="t" text="t" shapetype="t"/>
            </v:shape>
            <v:shape id="docshape181" o:spid="_x0000_s2236" style="position:absolute;left:5167;top:937;width:212;height:208;visibility:visible;mso-wrap-style:square;v-text-anchor:top" coordsize="212,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" path="m144,l55,,,140r71,68l143,206r69,-83l144,xe" fillcolor="#3ebc74" stroked="f">
              <v:path o:connecttype="custom" o:connectlocs="144,938;55,938;0,1078;71,1146;143,1144;212,1061;144,938" o:connectangles="0,0,0,0,0,0,0"/>
              <o:lock v:ext="edit" aspectratio="t" verticies="t" text="t" shapetype="t"/>
            </v:shape>
            <v:shape id="docshape182" o:spid="_x0000_s2237" style="position:absolute;left:5162;top:729;width:219;height:209;visibility:visible;mso-wrap-style:square;v-text-anchor:top" coordsize="219,209" path="m55,l,146r60,62l149,208r69,-85l150,,55,xe" fillcolor="#3aba76" stroked="f">
              <v:path o:connecttype="custom" o:connectlocs="55,730;0,876;60,938;149,938;218,853;150,730;55,730" o:connectangles="0,0,0,0,0,0,0"/>
              <o:lock v:ext="edit" aspectratio="t" verticies="t" text="t" shapetype="t"/>
            </v:shape>
            <v:shape id="docshape183" o:spid="_x0000_s2238" style="position:absolute;left:5163;top:515;width:222;height:215;visibility:visible;mso-wrap-style:square;v-text-anchor:top" coordsize="222,215" path="m57,l,155r53,59l148,214r73,-90l164,10,57,xe" fillcolor="#25ac82" stroked="f">
              <v:path o:connecttype="custom" o:connectlocs="57,516;0,671;53,730;148,730;221,640;164,526;57,516" o:connectangles="0,0,0,0,0,0,0"/>
              <o:lock v:ext="edit" aspectratio="t" verticies="t" text="t" shapetype="t"/>
            </v:shape>
            <v:shape id="docshape184" o:spid="_x0000_s2239" style="position:absolute;left:5176;top:217;width:224;height:310;visibility:visible;mso-wrap-style:square;v-text-anchor:top" coordsize="224,3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" path="m91,l80,2,,246r44,53l151,309r72,-87l91,xe" fillcolor="#1e9d89" stroked="f">
              <v:path o:connecttype="custom" o:connectlocs="91,217;80,219;0,463;44,516;151,526;223,439;91,217" o:connectangles="0,0,0,0,0,0,0"/>
              <o:lock v:ext="edit" aspectratio="t" verticies="t" text="t" shapetype="t"/>
            </v:shape>
            <v:shape id="docshape185" o:spid="_x0000_s2240" style="position:absolute;left:5211;top:2122;width:165;height:137;visibility:visible;mso-wrap-style:square;v-text-anchor:top" coordsize="165,1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" path="m118,l,69r19,39l105,136,165,81,118,xe" fillcolor="#78d152" stroked="f">
              <v:path o:connecttype="custom" o:connectlocs="118,2123;0,2192;19,2231;105,2259;165,2204;118,2123" o:connectangles="0,0,0,0,0,0"/>
              <o:lock v:ext="edit" aspectratio="t" verticies="t" text="t" shapetype="t"/>
            </v:shape>
            <v:shape id="docshape186" o:spid="_x0000_s2241" style="position:absolute;left:5167;top:2028;width:166;height:164;visibility:visible;mso-wrap-style:square;v-text-anchor:top" coordsize="166,1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" path="m93,l,33,13,150r32,14l163,95r3,-26l93,xe" fillcolor="#8bd646" stroked="f">
              <v:path o:connecttype="custom" o:connectlocs="93,2028;0,2061;13,2178;45,2192;163,2123;166,2097;93,2028" o:connectangles="0,0,0,0,0,0,0"/>
              <o:lock v:ext="edit" aspectratio="t" verticies="t" text="t" shapetype="t"/>
            </v:shape>
            <v:shape id="docshape187" o:spid="_x0000_s2242" style="position:absolute;left:5109;top:1871;width:171;height:189;visibility:visible;mso-wrap-style:square;v-text-anchor:top" coordsize="171,189" path="m108,l,35,1,157r57,32l151,156,171,60,108,xe" fillcolor="#a0da39" stroked="f">
              <v:path o:connecttype="custom" o:connectlocs="108,1872;0,1907;1,2029;58,2061;151,2028;171,1932;108,1872" o:connectangles="0,0,0,0,0,0,0"/>
              <o:lock v:ext="edit" aspectratio="t" verticies="t" text="t" shapetype="t"/>
            </v:shape>
            <v:shape id="docshape188" o:spid="_x0000_s2243" style="position:absolute;left:5044;top:1698;width:198;height:208;visibility:visible;mso-wrap-style:square;v-text-anchor:top" coordsize="198,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" path="m139,l41,1,,165r65,43l173,173,198,64,139,xe" fillcolor="#55c568" stroked="f">
              <v:path o:connecttype="custom" o:connectlocs="139,1699;41,1700;0,1864;65,1907;173,1872;198,1763;139,1699" o:connectangles="0,0,0,0,0,0,0"/>
              <o:lock v:ext="edit" aspectratio="t" verticies="t" text="t" shapetype="t"/>
            </v:shape>
            <v:shape id="docshape189" o:spid="_x0000_s2244" style="position:absolute;left:5037;top:1432;width:203;height:268;visibility:visible;mso-wrap-style:square;v-text-anchor:top" coordsize="203,2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" path="m75,l54,16,,229r48,39l146,267,203,132,75,xe" fillcolor="#53c569" stroked="f">
              <v:path o:connecttype="custom" o:connectlocs="75,1432;54,1448;0,1661;48,1700;146,1699;203,1564;75,1432" o:connectangles="0,0,0,0,0,0,0"/>
              <o:lock v:ext="edit" aspectratio="t" verticies="t" text="t" shapetype="t"/>
            </v:shape>
            <v:shape id="docshape190" o:spid="_x0000_s2245" style="position:absolute;left:5033;top:1077;width:205;height:277;visibility:visible;mso-wrap-style:square;v-text-anchor:top" coordsize="205,277" path="m133,l38,9,,178r103,99l106,275,204,68,133,xe" fillcolor="#3bbb75" stroked="f">
              <v:path o:connecttype="custom" o:connectlocs="133,1078;38,1087;0,1256;103,1355;106,1353;204,1146;133,1078" o:connectangles="0,0,0,0,0,0,0"/>
              <o:lock v:ext="edit" aspectratio="t" verticies="t" text="t" shapetype="t"/>
            </v:shape>
            <v:shape id="docshape191" o:spid="_x0000_s2246" style="position:absolute;left:5022;top:876;width:200;height:211;visibility:visible;mso-wrap-style:square;v-text-anchor:top" coordsize="200,211" path="m140,l39,4,,167r50,44l145,202,200,62,140,xe" fillcolor="#36b878" stroked="f">
              <v:path o:connecttype="custom" o:connectlocs="140,876;39,880;0,1043;50,1087;145,1078;200,938;140,876" o:connectangles="0,0,0,0,0,0,0"/>
              <o:lock v:ext="edit" aspectratio="t" verticies="t" text="t" shapetype="t"/>
            </v:shape>
            <v:shape id="docshape192" o:spid="_x0000_s2247" style="position:absolute;left:5015;top:670;width:202;height:210;visibility:visible;mso-wrap-style:square;v-text-anchor:top" coordsize="202,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" path="m46,l,171r46,39l147,206,202,60,149,1,46,xe" fillcolor="#28ae80" stroked="f">
              <v:path o:connecttype="custom" o:connectlocs="46,670;0,841;46,880;147,876;202,730;149,671;46,670" o:connectangles="0,0,0,0,0,0,0"/>
              <o:lock v:ext="edit" aspectratio="t" verticies="t" text="t" shapetype="t"/>
            </v:shape>
            <v:shape id="docshape193" o:spid="_x0000_s2248" style="position:absolute;left:5019;top:462;width:202;height:209;visibility:visible;mso-wrap-style:square;v-text-anchor:top" coordsize="202,2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" path="m157,l48,,,172r41,35l144,208,201,53,157,xe" fillcolor="#1fa287" stroked="f">
              <v:path o:connecttype="custom" o:connectlocs="157,463;48,463;0,635;41,670;144,671;201,516;157,463" o:connectangles="0,0,0,0,0,0,0"/>
              <o:lock v:ext="edit" aspectratio="t" verticies="t" text="t" shapetype="t"/>
            </v:shape>
            <v:shape id="docshape194" o:spid="_x0000_s2249" style="position:absolute;left:4910;top:156;width:346;height:306;visibility:visible;mso-wrap-style:square;v-text-anchor:top" coordsize="346,306" path="m206,l125,15,46,72,6,149,,181,158,306r109,l346,61,334,50,255,7,206,xe" fillcolor="#1f998a" stroked="f">
              <v:path o:connecttype="custom" o:connectlocs="206,157;125,172;46,229;6,306;0,338;158,463;267,463;346,218;334,207;255,164;206,157" o:connectangles="0,0,0,0,0,0,0,0,0,0,0"/>
              <o:lock v:ext="edit" aspectratio="t" verticies="t" text="t" shapetype="t"/>
            </v:shape>
            <v:shape id="docshape195" o:spid="_x0000_s2250" style="position:absolute;left:4970;top:2177;width:261;height:229;visibility:visible;mso-wrap-style:square;v-text-anchor:top" coordsize="261,2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" path="m210,l,99r1,13l5,134r10,32l26,187r11,18l56,228,231,148r14,-25l261,53,242,14,210,xe" fillcolor="#8cd646" stroked="f">
              <v:path o:connecttype="custom" o:connectlocs="210,2178;0,2277;1,2290;5,2312;15,2344;26,2365;37,2383;56,2406;231,2326;245,2301;261,2231;242,2192;210,2178" o:connectangles="0,0,0,0,0,0,0,0,0,0,0,0,0"/>
              <o:lock v:ext="edit" aspectratio="t" verticies="t" text="t" shapetype="t"/>
            </v:shape>
            <v:shape id="docshape196" o:spid="_x0000_s2251" style="position:absolute;left:4905;top:2028;width:276;height:248;visibility:visible;mso-wrap-style:square;v-text-anchor:top" coordsize="276,2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" path="m205,l,108r1,15l6,146r7,23l26,198r18,26l65,247,275,149,262,32,205,xe" fillcolor="#6fcf57" stroked="f">
              <v:path o:connecttype="custom" o:connectlocs="205,2029;0,2137;1,2152;6,2175;13,2198;26,2227;44,2253;65,2276;275,2178;262,2061;205,2029" o:connectangles="0,0,0,0,0,0,0,0,0,0,0"/>
              <o:lock v:ext="edit" aspectratio="t" verticies="t" text="t" shapetype="t"/>
            </v:shape>
            <v:shape id="docshape197" o:spid="_x0000_s2252" style="position:absolute;left:4824;top:1864;width:286;height:272;visibility:visible;mso-wrap-style:square;v-text-anchor:top" coordsize="286,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" path="m219,l14,37,8,55,2,80,,108r1,25l23,206r46,57l80,272,285,165,284,43,219,xe" fillcolor="#59c765" stroked="f">
              <v:path o:connecttype="custom" o:connectlocs="219,1864;14,1901;8,1919;2,1944;0,1972;1,1997;23,2070;69,2127;80,2136;285,2029;284,1907;219,1864" o:connectangles="0,0,0,0,0,0,0,0,0,0,0,0"/>
              <o:lock v:ext="edit" aspectratio="t" verticies="t" text="t" shapetype="t"/>
            </v:shape>
            <v:shape id="docshape198" o:spid="_x0000_s2253" style="position:absolute;left:4788;top:1660;width:297;height:240;visibility:visible;mso-wrap-style:square;v-text-anchor:top" coordsize="297,240" path="m249,l25,8,3,74,,102r1,25l26,203r25,36l256,203,297,39,249,xe" fillcolor="#41be71" stroked="f">
              <v:path o:connecttype="custom" o:connectlocs="249,1661;25,1669;3,1735;0,1763;1,1788;26,1864;51,1900;256,1864;297,1700;249,1661" o:connectangles="0,0,0,0,0,0,0,0,0,0"/>
              <o:lock v:ext="edit" aspectratio="t" verticies="t" text="t" shapetype="t"/>
            </v:shape>
            <v:shape id="docshape199" o:spid="_x0000_s2254" style="position:absolute;left:4781;top:1447;width:310;height:221;visibility:visible;mso-wrap-style:square;v-text-anchor:top" coordsize="310,221" path="m309,l17,29,8,51,1,83,,104r,25l5,158r7,23l16,190r16,30l255,213,309,xe" fillcolor="#38b977" stroked="f">
              <v:path o:connecttype="custom" o:connectlocs="309,1448;17,1477;8,1499;1,1531;0,1552;0,1577;5,1606;12,1629;16,1638;32,1668;255,1661;309,1448" o:connectangles="0,0,0,0,0,0,0,0,0,0,0,0"/>
              <o:lock v:ext="edit" aspectratio="t" verticies="t" text="t" shapetype="t"/>
            </v:shape>
            <v:shape id="docshape200" o:spid="_x0000_s2255" style="position:absolute;left:4762;top:1245;width:375;height:232;visibility:visible;mso-wrap-style:square;v-text-anchor:top" coordsize="375,232" path="m36,l9,57,,108r1,27l6,164r7,23l27,217r10,15l329,203r21,-16l375,110,272,11,36,xe" fillcolor="#37b878" stroked="f">
              <v:path o:connecttype="custom" o:connectlocs="36,1245;9,1302;0,1353;1,1380;6,1409;13,1432;27,1462;37,1477;329,1448;350,1432;375,1355;272,1256;36,1245" o:connectangles="0,0,0,0,0,0,0,0,0,0,0,0,0"/>
              <o:lock v:ext="edit" aspectratio="t" verticies="t" text="t" shapetype="t"/>
            </v:shape>
            <v:shape id="docshape201" o:spid="_x0000_s2256" style="position:absolute;left:4772;top:1042;width:300;height:213;visibility:visible;mso-wrap-style:square;v-text-anchor:top" coordsize="300,213" path="m249,l22,10,2,70,,98r1,25l5,147r9,29l25,200r236,13l299,44,249,xe" fillcolor="#30b57b" stroked="f">
              <v:path o:connecttype="custom" o:connectlocs="249,1043;22,1053;2,1113;0,1141;1,1166;5,1190;14,1219;25,1243;261,1256;299,1087;249,1043" o:connectangles="0,0,0,0,0,0,0,0,0,0,0"/>
              <o:lock v:ext="edit" aspectratio="t" verticies="t" text="t" shapetype="t"/>
            </v:shape>
            <v:shape id="docshape202" o:spid="_x0000_s2257" style="position:absolute;left:4764;top:841;width:298;height:212;visibility:visible;mso-wrap-style:square;v-text-anchor:top" coordsize="298,212" path="m30,l17,24,9,47,3,72,,100r1,25l5,149r12,37l31,211r227,-9l297,39,251,,30,xe" fillcolor="#2bb07f" stroked="f">
              <v:path o:connecttype="custom" o:connectlocs="30,841;17,865;9,888;3,913;0,941;1,966;5,990;17,1027;31,1052;258,1043;297,880;251,841;30,841" o:connectangles="0,0,0,0,0,0,0,0,0,0,0,0,0"/>
              <o:lock v:ext="edit" aspectratio="t" verticies="t" text="t" shapetype="t"/>
            </v:shape>
            <v:shape id="docshape203" o:spid="_x0000_s2258" style="position:absolute;left:4765;top:623;width:296;height:218;visibility:visible;mso-wrap-style:square;v-text-anchor:top" coordsize="296,218" path="m35,l2,85,,106r1,25l6,160r7,23l29,215r221,2l296,46,255,11,35,xe" fillcolor="#22a785" stroked="f">
              <v:path o:connecttype="custom" o:connectlocs="35,624;2,709;0,730;1,755;6,784;13,807;29,839;250,841;296,670;255,635;35,624" o:connectangles="0,0,0,0,0,0,0,0,0,0,0"/>
              <o:lock v:ext="edit" aspectratio="t" verticies="t" text="t" shapetype="t"/>
            </v:shape>
            <v:shape id="docshape204" o:spid="_x0000_s2259" style="position:absolute;left:4776;top:339;width:293;height:296;visibility:visible;mso-wrap-style:square;v-text-anchor:top" coordsize="293,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" path="m133,l72,35,32,81,7,137,,182r1,27l6,236r7,24l24,284r220,11l292,123,133,xe" fillcolor="#1fa287" stroked="f">
              <v:path o:connecttype="custom" o:connectlocs="133,340;72,375;32,421;7,477;0,522;1,549;6,576;13,600;24,624;244,635;292,463;133,340" o:connectangles="0,0,0,0,0,0,0,0,0,0,0,0"/>
              <o:lock v:ext="edit" aspectratio="t" verticies="t" text="t" shapetype="t"/>
            </v:shape>
            <v:rect id="docshape205" o:spid="_x0000_s2260" style="position:absolute;left:4707;top:-12;width:1192;height:31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" filled="f" strokecolor="#333" strokeweight=".30669mm">
              <o:lock v:ext="edit" aspectratio="t" verticies="t" text="t" shapetype="t"/>
            </v:rect>
            <v:rect id="docshape206" o:spid="_x0000_s2261" style="position:absolute;left:4707;top:-292;width:1192;height:2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" fillcolor="#d9d9d9" stroked="f">
              <o:lock v:ext="edit" aspectratio="t" verticies="t" text="t" shapetype="t"/>
            </v:rect>
            <v:rect id="docshape207" o:spid="_x0000_s2262" style="position:absolute;left:4707;top:-292;width:1192;height:2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" filled="f" strokecolor="#333" strokeweight=".30669mm">
              <o:lock v:ext="edit" aspectratio="t" verticies="t" text="t" shapetype="t"/>
            </v:rect>
            <v:shape id="docshape208" o:spid="_x0000_s2263" style="position:absolute;left:4824;top:3141;width:931;height:45;visibility:visible;mso-wrap-style:square;v-text-anchor:top" coordsize="931,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" path="m,45l,m310,45l310,m620,45l620,m930,45l930,e" filled="f" strokecolor="#333" strokeweight=".30669mm">
              <v:path o:connecttype="custom" o:connectlocs="0,3186;0,3141;310,3186;310,3141;620,3186;620,3141;930,3186;930,3141" o:connectangles="0,0,0,0,0,0,0,0"/>
              <o:lock v:ext="edit" aspectratio="t" verticies="t" text="t" shapetype="t"/>
            </v:shape>
            <v:shape id="docshape209" o:spid="_x0000_s2264" type="#_x0000_t202" style="position:absolute;left:5098;top:-232;width:431;height:164;visibility:visible;mso-wrap-style:square;v-text-anchor:top" filled="f" stroked="f">
              <o:lock v:ext="edit" aspectratio="t" verticies="t" text="t" shapetype="t"/>
              <v:textbox inset="0,0,0,0">
                <w:txbxContent>
                  <w:p w14:paraId="78AE2DB1" w14:textId="77777777" w:rsidR="00C544BC" w:rsidRDefault="00BD4BDE">
                    <w:pPr>
                      <w:spacing w:before="1"/>
                      <w:rPr>
                        <w:rFonts w:ascii="Arial"/>
                        <w:sz w:val="14"/>
                      </w:rPr>
                    </w:pPr>
                    <w:r>
                      <w:rPr>
                        <w:rFonts w:ascii="Arial"/>
                        <w:color w:val="1A1A1A"/>
                        <w:w w:val="105"/>
                        <w:sz w:val="14"/>
                      </w:rPr>
                      <w:t>Feb14</w:t>
                    </w:r>
                  </w:p>
                </w:txbxContent>
              </v:textbox>
            </v:shape>
            <w10:wrap anchorx="page"/>
          </v:group>
        </w:pict>
      </w:r>
      <w:r>
        <w:rPr>
          <w:noProof/>
        </w:rPr>
        <w:pict w14:anchorId="79576611">
          <v:group id="docshapegroup210" o:spid="_x0000_s2128" style="position:absolute;left:0;text-align:left;margin-left:299pt;margin-top:-15pt;width:60.45pt;height:174.3pt;z-index:15732224;mso-position-horizontal-relative:page" coordorigin="5980,-300" coordsize="1209,34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">
            <o:lock v:ext="edit" aspectratio="t"/>
            <v:shape id="docshape211" o:spid="_x0000_s2129" style="position:absolute;left:5988;top:-12;width:1192;height:3153;visibility:visible;mso-wrap-style:square;v-text-anchor:top" coordsize="1192,3153" path="m,2906r1192,m,2130r1192,m,1355r1192,m,580r1192,m272,3153l272,m582,3153l582,m893,3153l893,e" filled="f" strokecolor="#ebebeb" strokeweight=".15192mm">
              <v:path o:connecttype="custom" o:connectlocs="0,2894;1192,2894;0,2118;1192,2118;0,1343;1192,1343;0,568;1192,568;272,3141;272,-12;582,3141;582,-12;893,3141;893,-12" o:connectangles="0,0,0,0,0,0,0,0,0,0,0,0,0,0"/>
              <o:lock v:ext="edit" aspectratio="t" verticies="t" text="t" shapetype="t"/>
            </v:shape>
            <v:shape id="docshape212" o:spid="_x0000_s2130" style="position:absolute;left:5988;top:-12;width:1192;height:3153;visibility:visible;mso-wrap-style:square;v-text-anchor:top" coordsize="1192,3153" path="m,2518r1192,m,1743r1192,m,967r1192,m,192r1192,m117,3153l117,m427,3153l427,m737,3153l737,t311,3153l1048,e" filled="f" strokecolor="#ebebeb" strokeweight=".30669mm">
              <v:path o:connecttype="custom" o:connectlocs="0,2506;1192,2506;0,1731;1192,1731;0,955;1192,955;0,180;1192,180;117,3141;117,-12;427,3141;427,-12;737,3141;737,-12;1048,3141;1048,-12" o:connectangles="0,0,0,0,0,0,0,0,0,0,0,0,0,0,0,0"/>
              <o:lock v:ext="edit" aspectratio="t" verticies="t" text="t" shapetype="t"/>
            </v:shape>
            <v:shape id="docshape213" o:spid="_x0000_s2131" style="position:absolute;left:6741;top:2127;width:129;height:96;visibility:visible;mso-wrap-style:square;v-text-anchor:top" coordsize="12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" path="m33,l,82,69,95,129,55,96,9,33,xe" fillcolor="#54c568" stroked="f">
              <v:path o:connecttype="custom" o:connectlocs="33,2128;0,2210;69,2223;129,2183;96,2137;33,2128" o:connectangles="0,0,0,0,0,0"/>
              <o:lock v:ext="edit" aspectratio="t" verticies="t" text="t" shapetype="t"/>
            </v:shape>
            <v:shape id="docshape214" o:spid="_x0000_s2132" style="position:absolute;left:6723;top:2209;width:160;height:250;visibility:visible;mso-wrap-style:square;v-text-anchor:top" coordsize="160,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" path="m18,l,15,9,94,141,249r18,-6l145,76,87,13,18,xe" fillcolor="#22a884" stroked="f">
              <v:path o:connecttype="custom" o:connectlocs="18,2210;0,2225;9,2304;141,2459;159,2453;145,2286;87,2223;18,2210" o:connectangles="0,0,0,0,0,0,0,0"/>
              <o:lock v:ext="edit" aspectratio="t" verticies="t" text="t" shapetype="t"/>
            </v:shape>
            <v:shape id="docshape215" o:spid="_x0000_s2133" style="position:absolute;left:6634;top:2578;width:310;height:375;visibility:visible;mso-wrap-style:square;v-text-anchor:top" coordsize="310,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" path="m212,l14,124,,168,11,350r12,6l53,367r23,5l104,375r26,-2l204,350r51,-39l293,252r17,-74l309,153,283,73,240,20,212,xe" fillcolor="#3c4f8a" stroked="f">
              <v:path o:connecttype="custom" o:connectlocs="212,2578;14,2702;0,2746;11,2928;23,2934;53,2945;76,2950;104,2953;130,2951;204,2928;255,2889;293,2830;310,2756;309,2731;283,2651;240,2598;212,2578" o:connectangles="0,0,0,0,0,0,0,0,0,0,0,0,0,0,0,0,0"/>
              <o:lock v:ext="edit" aspectratio="t" verticies="t" text="t" shapetype="t"/>
            </v:shape>
            <v:shape id="docshape216" o:spid="_x0000_s2134" style="position:absolute;left:6481;top:2300;width:122;height:67;visibility:visible;mso-wrap-style:square;v-text-anchor:top" coordsize="122,67" path="m14,l,25,72,67,122,14,119,6,14,xe" fillcolor="#440154" stroked="f">
              <v:path o:connecttype="custom" o:connectlocs="14,2301;0,2326;72,2368;122,2315;119,2307;14,2301" o:connectangles="0,0,0,0,0,0"/>
              <o:lock v:ext="edit" aspectratio="t" verticies="t" text="t" shapetype="t"/>
            </v:shape>
            <v:shape id="docshape217" o:spid="_x0000_s2135" style="position:absolute;left:6641;top:2304;width:223;height:208;visibility:visible;mso-wrap-style:square;v-text-anchor:top" coordsize="223,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" path="m92,l2,33,,116r58,71l188,207r5,-5l212,176r1,-2l223,156,92,xe" fillcolor="#238a8d" stroked="f">
              <v:path o:connecttype="custom" o:connectlocs="92,2304;2,2337;0,2420;58,2491;188,2511;193,2506;212,2480;213,2478;223,2460;92,2304" o:connectangles="0,0,0,0,0,0,0,0,0,0"/>
              <o:lock v:ext="edit" aspectratio="t" verticies="t" text="t" shapetype="t"/>
            </v:shape>
            <v:shape id="docshape218" o:spid="_x0000_s2136" style="position:absolute;left:6596;top:2490;width:251;height:212;visibility:visible;mso-wrap-style:square;v-text-anchor:top" coordsize="251,2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" path="m103,l84,8,,85r5,70l53,211,250,87r,-2l245,57,233,21,103,xe" fillcolor="#33628d" stroked="f">
              <v:path o:connecttype="custom" o:connectlocs="103,2491;84,2499;0,2576;5,2646;53,2702;250,2578;250,2576;245,2548;233,2512;103,2491" o:connectangles="0,0,0,0,0,0,0,0,0,0"/>
              <o:lock v:ext="edit" aspectratio="t" verticies="t" text="t" shapetype="t"/>
            </v:shape>
            <v:shape id="docshape219" o:spid="_x0000_s2137" style="position:absolute;left:6598;top:2203;width:136;height:134;visibility:visible;mso-wrap-style:square;v-text-anchor:top" coordsize="136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" path="m59,l,55r2,48l5,111r40,22l135,100,126,21,59,xe" fillcolor="#25ab82" stroked="f">
              <v:path o:connecttype="custom" o:connectlocs="59,2204;0,2259;2,2307;5,2315;45,2337;135,2304;126,2225;59,2204" o:connectangles="0,0,0,0,0,0,0,0"/>
              <o:lock v:ext="edit" aspectratio="t" verticies="t" text="t" shapetype="t"/>
            </v:shape>
            <v:shape id="docshape220" o:spid="_x0000_s2138" style="position:absolute;left:6552;top:2315;width:91;height:105;visibility:visible;mso-wrap-style:square;v-text-anchor:top" coordsize="91,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" path="m50,l,53,6,90r82,15l90,22,50,xe" fillcolor="#1e9b8a" stroked="f">
              <v:path o:connecttype="custom" o:connectlocs="50,2315;0,2368;6,2405;88,2420;90,2337;50,2315" o:connectangles="0,0,0,0,0,0"/>
              <o:lock v:ext="edit" aspectratio="t" verticies="t" text="t" shapetype="t"/>
            </v:shape>
            <v:shape id="docshape221" o:spid="_x0000_s2139" style="position:absolute;left:6523;top:2405;width:176;height:94;visibility:visible;mso-wrap-style:square;v-text-anchor:top" coordsize="176,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" path="m35,l,43,19,79,156,94r19,-8l117,15,35,xe" fillcolor="#1fa187" stroked="f">
              <v:path o:connecttype="custom" o:connectlocs="35,2405;0,2448;19,2484;156,2499;175,2491;117,2420;35,2405" o:connectangles="0,0,0,0,0,0,0"/>
              <o:lock v:ext="edit" aspectratio="t" verticies="t" text="t" shapetype="t"/>
            </v:shape>
            <v:shape id="docshape222" o:spid="_x0000_s2140" style="position:absolute;left:6526;top:2484;width:154;height:92;visibility:visible;mso-wrap-style:square;v-text-anchor:top" coordsize="154,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" path="m16,l,65,69,92,153,15,16,xe" fillcolor="#218f8d" stroked="f">
              <v:path o:connecttype="custom" o:connectlocs="16,2484;0,2549;69,2576;153,2499;16,2484" o:connectangles="0,0,0,0,0"/>
              <o:lock v:ext="edit" aspectratio="t" verticies="t" text="t" shapetype="t"/>
            </v:shape>
            <v:shape id="docshape223" o:spid="_x0000_s2141" style="position:absolute;left:6437;top:2549;width:163;height:97;visibility:visible;mso-wrap-style:square;v-text-anchor:top" coordsize="163,97" path="m89,l,51,44,91r119,6l158,27,89,xe" fillcolor="#228d8d" stroked="f">
              <v:path o:connecttype="custom" o:connectlocs="89,2549;0,2600;44,2640;163,2646;158,2576;89,2549" o:connectangles="0,0,0,0,0,0"/>
              <o:lock v:ext="edit" aspectratio="t" verticies="t" text="t" shapetype="t"/>
            </v:shape>
            <v:shape id="docshape224" o:spid="_x0000_s2142" style="position:absolute;left:6482;top:2640;width:168;height:106;visibility:visible;mso-wrap-style:square;v-text-anchor:top" coordsize="168,106" path="m,l23,77r130,29l167,62,119,6,,xe" fillcolor="#2d708e" stroked="f">
              <v:path o:connecttype="custom" o:connectlocs="0,2640;23,2717;153,2746;167,2702;119,2646;0,2640" o:connectangles="0,0,0,0,0,0"/>
              <o:lock v:ext="edit" aspectratio="t" verticies="t" text="t" shapetype="t"/>
            </v:shape>
            <v:shape id="docshape225" o:spid="_x0000_s2143" style="position:absolute;left:6378;top:2716;width:267;height:249;visibility:visible;mso-wrap-style:square;v-text-anchor:top" coordsize="267,2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" path="m126,l,182r18,18l39,216r32,16l94,240r23,6l145,248r26,-1l236,228r30,-17l256,29,126,xe" fillcolor="#2e6d8e" stroked="f">
              <v:path o:connecttype="custom" o:connectlocs="126,2717;0,2899;18,2917;39,2933;71,2949;94,2957;117,2963;145,2965;171,2964;236,2945;266,2928;256,2746;126,2717" o:connectangles="0,0,0,0,0,0,0,0,0,0,0,0,0"/>
              <o:lock v:ext="edit" aspectratio="t" verticies="t" text="t" shapetype="t"/>
            </v:shape>
            <v:shape id="docshape226" o:spid="_x0000_s2144" style="position:absolute;left:6495;top:2230;width:105;height:77;visibility:visible;mso-wrap-style:square;v-text-anchor:top" coordsize="105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" path="m17,l,70r105,6l103,28,17,xe" fillcolor="#40bd72" stroked="f">
              <v:path o:connecttype="custom" o:connectlocs="17,2231;0,2301;105,2307;103,2259;17,2231" o:connectangles="0,0,0,0,0"/>
              <o:lock v:ext="edit" aspectratio="t" verticies="t" text="t" shapetype="t"/>
            </v:shape>
            <v:shape id="docshape227" o:spid="_x0000_s2145" style="position:absolute;left:6307;top:2326;width:252;height:122;visibility:visible;mso-wrap-style:square;v-text-anchor:top" coordsize="252,1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" path="m174,l,81r,2l2,93r215,29l252,79,246,42,174,xe" fillcolor="#1fa187" stroked="f">
              <v:path o:connecttype="custom" o:connectlocs="174,2326;0,2407;0,2409;2,2419;217,2448;252,2405;246,2368;174,2326" o:connectangles="0,0,0,0,0,0,0,0"/>
              <o:lock v:ext="edit" aspectratio="t" verticies="t" text="t" shapetype="t"/>
            </v:shape>
            <v:shape id="docshape228" o:spid="_x0000_s2146" style="position:absolute;left:6290;top:2420;width:253;height:181;visibility:visible;mso-wrap-style:square;v-text-anchor:top" coordsize="253,181" path="m17,l8,24,2,55,,77r1,25l6,132r7,23l147,180r89,-51l252,64,233,28,17,xe" fillcolor="#25ab82" stroked="f">
              <v:path o:connecttype="custom" o:connectlocs="17,2420;8,2444;2,2475;0,2497;1,2522;6,2552;13,2575;147,2600;236,2549;252,2484;233,2448;17,2420" o:connectangles="0,0,0,0,0,0,0,0,0,0,0,0"/>
              <o:lock v:ext="edit" aspectratio="t" verticies="t" text="t" shapetype="t"/>
            </v:shape>
            <v:shape id="docshape229" o:spid="_x0000_s2147" style="position:absolute;left:6251;top:2576;width:254;height:323;visibility:visible;mso-wrap-style:square;v-text-anchor:top" coordsize="254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" path="m53,l18,53,,131r1,25l23,229r47,59l126,322,254,141,231,64,187,24,53,xe" fillcolor="#26838e" stroked="f">
              <v:path o:connecttype="custom" o:connectlocs="53,2576;18,2629;0,2707;1,2732;23,2805;70,2864;126,2898;254,2717;231,2640;187,2600;53,2576" o:connectangles="0,0,0,0,0,0,0,0,0,0,0"/>
              <o:lock v:ext="edit" aspectratio="t" verticies="t" text="t" shapetype="t"/>
            </v:shape>
            <v:shape id="docshape230" o:spid="_x0000_s2148" style="position:absolute;left:6810;top:2183;width:96;height:103;visibility:visible;mso-wrap-style:square;v-text-anchor:top" coordsize="96,1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" path="m60,l,40r58,63l95,15,60,xe" fillcolor="#2bb17e" stroked="f">
              <v:path o:connecttype="custom" o:connectlocs="60,2183;0,2223;58,2286;95,2198;60,2183" o:connectangles="0,0,0,0,0"/>
              <o:lock v:ext="edit" aspectratio="t" verticies="t" text="t" shapetype="t"/>
            </v:shape>
            <v:shape id="docshape231" o:spid="_x0000_s2149" style="position:absolute;left:6837;top:1982;width:251;height:215;visibility:visible;mso-wrap-style:square;v-text-anchor:top" coordsize="251,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" path="m173,l,154r33,46l68,215,250,154r-1,-16l232,74,185,10,173,xe" fillcolor="#3dbc74" stroked="f">
              <v:path o:connecttype="custom" o:connectlocs="173,1983;0,2137;33,2183;68,2198;250,2137;249,2121;232,2057;185,1993;173,1983" o:connectangles="0,0,0,0,0,0,0,0,0"/>
              <o:lock v:ext="edit" aspectratio="t" verticies="t" text="t" shapetype="t"/>
            </v:shape>
            <v:shape id="docshape232" o:spid="_x0000_s2150" style="position:absolute;left:6868;top:2138;width:257;height:319;visibility:visible;mso-wrap-style:square;v-text-anchor:top" coordsize="257,3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" path="m219,l37,60,,148,15,315r7,1l50,319r26,-1l158,290r65,-61l237,203r1,-1l249,172r5,-23l257,122,256,97,251,68,243,45,230,16,219,xe" fillcolor="#1f988b" stroked="f">
              <v:path o:connecttype="custom" o:connectlocs="219,2138;37,2198;0,2286;15,2453;22,2454;50,2457;76,2456;158,2428;223,2367;237,2341;238,2340;249,2310;254,2287;257,2260;256,2235;251,2206;243,2183;230,2154;219,2138" o:connectangles="0,0,0,0,0,0,0,0,0,0,0,0,0,0,0,0,0,0,0"/>
              <o:lock v:ext="edit" aspectratio="t" verticies="t" text="t" shapetype="t"/>
            </v:shape>
            <v:shape id="docshape233" o:spid="_x0000_s2151" style="position:absolute;left:6752;top:1924;width:259;height:213;visibility:visible;mso-wrap-style:square;v-text-anchor:top" coordsize="259,2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" path="m206,l,136r23,67l86,212,259,57,252,47,243,35,218,9,206,xe" fillcolor="#61ca60" stroked="f">
              <v:path o:connecttype="custom" o:connectlocs="206,1925;0,2061;23,2128;86,2137;259,1982;252,1972;243,1960;218,1934;206,1925" o:connectangles="0,0,0,0,0,0,0,0,0"/>
              <o:lock v:ext="edit" aspectratio="t" verticies="t" text="t" shapetype="t"/>
            </v:shape>
            <v:shape id="docshape234" o:spid="_x0000_s2152" style="position:absolute;left:6674;top:1856;width:284;height:205;visibility:visible;mso-wrap-style:square;v-text-anchor:top" coordsize="284,2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" path="m254,l26,26,,59,33,187r45,18l284,67,275,40,264,17,254,xe" fillcolor="#5dc962" stroked="f">
              <v:path o:connecttype="custom" o:connectlocs="254,1856;26,1882;0,1915;33,2043;78,2061;284,1923;275,1896;264,1873;254,1856" o:connectangles="0,0,0,0,0,0,0,0,0"/>
              <o:lock v:ext="edit" aspectratio="t" verticies="t" text="t" shapetype="t"/>
            </v:shape>
            <v:shape id="docshape235" o:spid="_x0000_s2153" style="position:absolute;left:6639;top:1661;width:302;height:221;visibility:visible;mso-wrap-style:square;v-text-anchor:top" coordsize="302,2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" path="m262,l42,25,,84,61,221,288,194r6,-15l299,154r3,-27l300,96,297,74,292,58,279,27,262,xe" fillcolor="#4ec36b" stroked="f">
              <v:path o:connecttype="custom" o:connectlocs="262,1661;42,1686;0,1745;61,1882;288,1855;294,1840;299,1815;302,1788;300,1757;297,1735;292,1719;279,1688;262,1661" o:connectangles="0,0,0,0,0,0,0,0,0,0,0,0,0"/>
              <o:lock v:ext="edit" aspectratio="t" verticies="t" text="t" shapetype="t"/>
            </v:shape>
            <v:shape id="docshape236" o:spid="_x0000_s2154" style="position:absolute;left:6606;top:1463;width:311;height:223;visibility:visible;mso-wrap-style:square;v-text-anchor:top" coordsize="311,223" path="m274,l59,16,,93,74,222,294,196r9,-25l308,147r2,-28l309,96r,-1l304,64,297,43,283,15,274,xe" fillcolor="#3ebc74" stroked="f">
              <v:path o:connecttype="custom" o:connectlocs="274,1464;59,1480;0,1557;74,1686;294,1660;303,1635;308,1611;310,1583;309,1560;309,1559;304,1528;297,1507;283,1479;274,1464" o:connectangles="0,0,0,0,0,0,0,0,0,0,0,0,0,0"/>
              <o:lock v:ext="edit" aspectratio="t" verticies="t" text="t" shapetype="t"/>
            </v:shape>
            <v:shape id="docshape237" o:spid="_x0000_s2155" style="position:absolute;left:6590;top:1269;width:311;height:211;visibility:visible;mso-wrap-style:square;v-text-anchor:top" coordsize="311,2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" path="m282,l74,,,84,76,211,291,193r18,-58l311,97,310,83,306,60,297,31,282,xe" fillcolor="#3aba76" stroked="f">
              <v:path o:connecttype="custom" o:connectlocs="282,1269;74,1269;0,1353;76,1480;291,1462;309,1404;311,1366;310,1352;306,1329;297,1300;282,1269" o:connectangles="0,0,0,0,0,0,0,0,0,0,0"/>
              <o:lock v:ext="edit" aspectratio="t" verticies="t" text="t" shapetype="t"/>
            </v:shape>
            <v:shape id="docshape238" o:spid="_x0000_s2156" style="position:absolute;left:6590;top:1060;width:310;height:209;visibility:visible;mso-wrap-style:square;v-text-anchor:top" coordsize="310,2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" path="m70,l,83,74,208r208,-2l293,183r9,-22l307,137r3,-32l309,85,304,56,297,33,283,3,70,xe" fillcolor="#37b878" stroked="f">
              <v:path o:connecttype="custom" o:connectlocs="70,1061;0,1144;74,1269;282,1267;293,1244;302,1222;307,1198;310,1166;309,1146;304,1117;297,1094;283,1064;70,1061" o:connectangles="0,0,0,0,0,0,0,0,0,0,0,0,0"/>
              <o:lock v:ext="edit" aspectratio="t" verticies="t" text="t" shapetype="t"/>
            </v:shape>
            <v:shape id="docshape239" o:spid="_x0000_s2157" style="position:absolute;left:6591;top:852;width:312;height:212;visibility:visible;mso-wrap-style:square;v-text-anchor:top" coordsize="312,212" path="m70,l,85,69,208r213,3l295,185r9,-24l309,138r3,-31l311,86,306,57,299,34,284,2,70,xe" fillcolor="#28ae80" stroked="f">
              <v:path o:connecttype="custom" o:connectlocs="70,853;0,938;69,1061;282,1064;295,1038;304,1014;309,991;312,960;311,939;306,910;299,887;284,855;70,853" o:connectangles="0,0,0,0,0,0,0,0,0,0,0,0,0"/>
              <o:lock v:ext="edit" aspectratio="t" verticies="t" text="t" shapetype="t"/>
            </v:shape>
            <v:shape id="docshape240" o:spid="_x0000_s2158" style="position:absolute;left:6592;top:639;width:312;height:214;visibility:visible;mso-wrap-style:square;v-text-anchor:top" coordsize="312,214" path="m74,l,90,69,213r214,l310,138r2,-27l311,85,307,63,298,35,293,22,74,xe" fillcolor="#1fa287" stroked="f">
              <v:path o:connecttype="custom" o:connectlocs="74,640;0,730;69,853;283,853;310,778;312,751;311,725;307,703;298,675;293,662;74,640" o:connectangles="0,0,0,0,0,0,0,0,0,0,0"/>
              <o:lock v:ext="edit" aspectratio="t" verticies="t" text="t" shapetype="t"/>
            </v:shape>
            <v:shape id="docshape241" o:spid="_x0000_s2159" style="position:absolute;left:6608;top:429;width:316;height:231;visibility:visible;mso-wrap-style:square;v-text-anchor:top" coordsize="316,2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" path="m283,l71,9,,96,57,210r219,20l285,218r28,-77l316,114,315,89,311,66,302,37,291,14,283,xe" fillcolor="#1f978b" stroked="f">
              <v:path o:connecttype="custom" o:connectlocs="283,430;71,439;0,526;57,640;276,660;285,648;313,571;316,544;315,519;311,496;302,467;291,444;283,430" o:connectangles="0,0,0,0,0,0,0,0,0,0,0,0,0"/>
              <o:lock v:ext="edit" aspectratio="t" verticies="t" text="t" shapetype="t"/>
            </v:shape>
            <v:shape id="docshape242" o:spid="_x0000_s2160" style="position:absolute;left:6549;top:131;width:366;height:307;visibility:visible;mso-wrap-style:square;v-text-anchor:top" coordsize="366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" path="m167,l93,13,38,44,,85,130,307,342,297r22,-67l366,209r-2,-32l331,89,269,29,193,2,167,xe" fillcolor="#25838e" stroked="f">
              <v:path o:connecttype="custom" o:connectlocs="167,132;93,145;38,176;0,217;130,439;342,429;364,362;366,341;364,309;331,221;269,161;193,134;167,132" o:connectangles="0,0,0,0,0,0,0,0,0,0,0,0,0"/>
              <o:lock v:ext="edit" aspectratio="t" verticies="t" text="t" shapetype="t"/>
            </v:shape>
            <v:shape id="docshape243" o:spid="_x0000_s2161" style="position:absolute;left:6610;top:2043;width:165;height:183;visibility:visible;mso-wrap-style:square;v-text-anchor:top" coordsize="165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" path="m97,l3,54,,80r47,81l114,182r18,-15l165,85,142,18,97,xe" fillcolor="#92d742" stroked="f">
              <v:path o:connecttype="custom" o:connectlocs="97,2043;3,2097;0,2123;47,2204;114,2225;132,2210;165,2128;142,2061;97,2043" o:connectangles="0,0,0,0,0,0,0,0,0"/>
              <o:lock v:ext="edit" aspectratio="t" verticies="t" text="t" shapetype="t"/>
            </v:shape>
            <v:shape id="docshape244" o:spid="_x0000_s2162" style="position:absolute;left:6540;top:1914;width:166;height:183;visibility:visible;mso-wrap-style:square;v-text-anchor:top" coordsize="166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" path="m133,l20,17,,113r72,69l166,128,133,xe" fillcolor="#83d44b" stroked="f">
              <v:path o:connecttype="custom" o:connectlocs="133,1915;20,1932;0,2028;72,2097;166,2043;133,1915" o:connectangles="0,0,0,0,0,0"/>
              <o:lock v:ext="edit" aspectratio="t" verticies="t" text="t" shapetype="t"/>
            </v:shape>
            <v:shape id="docshape245" o:spid="_x0000_s2163" style="position:absolute;left:6497;top:1744;width:202;height:188;visibility:visible;mso-wrap-style:square;v-text-anchor:top" coordsize="202,1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" path="m141,l25,18,,127r63,60l176,170r26,-33l141,xe" fillcolor="#82d34c" stroked="f">
              <v:path o:connecttype="custom" o:connectlocs="141,1745;25,1763;0,1872;63,1932;176,1915;202,1882;141,1745" o:connectangles="0,0,0,0,0,0,0"/>
              <o:lock v:ext="edit" aspectratio="t" verticies="t" text="t" shapetype="t"/>
            </v:shape>
            <v:shape id="docshape246" o:spid="_x0000_s2164" style="position:absolute;left:6463;top:1557;width:218;height:206;visibility:visible;mso-wrap-style:square;v-text-anchor:top" coordsize="218,2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" path="m144,l58,7,,142r60,64l176,188r42,-59l144,xe" fillcolor="#29af7f" stroked="f">
              <v:path o:connecttype="custom" o:connectlocs="144,1557;58,1564;0,1699;60,1763;176,1745;218,1686;144,1557" o:connectangles="0,0,0,0,0,0,0"/>
              <o:lock v:ext="edit" aspectratio="t" verticies="t" text="t" shapetype="t"/>
            </v:shape>
            <v:shape id="docshape247" o:spid="_x0000_s2165" style="position:absolute;left:6451;top:1353;width:215;height:211;visibility:visible;mso-wrap-style:square;v-text-anchor:top" coordsize="215,2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" path="m138,l67,,,140r69,71l155,204r59,-77l138,xe" fillcolor="#40bd72" stroked="f">
              <v:path o:connecttype="custom" o:connectlocs="138,1353;67,1353;0,1493;69,1564;155,1557;214,1480;138,1353" o:connectangles="0,0,0,0,0,0,0"/>
              <o:lock v:ext="edit" aspectratio="t" verticies="t" text="t" shapetype="t"/>
            </v:shape>
            <v:shape id="docshape248" o:spid="_x0000_s2166" style="position:absolute;left:6452;top:1143;width:212;height:210;visibility:visible;mso-wrap-style:square;v-text-anchor:top" coordsize="212,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" path="m138,l67,2,,142r67,67l138,209r74,-84l138,xe" fillcolor="#31b57b" stroked="f">
              <v:path o:connecttype="custom" o:connectlocs="138,1144;67,1146;0,1286;67,1353;138,1353;212,1269;138,1144" o:connectangles="0,0,0,0,0,0,0"/>
              <o:lock v:ext="edit" aspectratio="t" verticies="t" text="t" shapetype="t"/>
            </v:shape>
            <v:shape id="docshape249" o:spid="_x0000_s2167" style="position:absolute;left:6448;top:937;width:212;height:208;visibility:visible;mso-wrap-style:square;v-text-anchor:top" coordsize="212,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" path="m143,l55,,,140r71,68l142,206r70,-83l143,xe" fillcolor="#29af7f" stroked="f">
              <v:path o:connecttype="custom" o:connectlocs="143,938;55,938;0,1078;71,1146;142,1144;212,1061;143,938" o:connectangles="0,0,0,0,0,0,0"/>
              <o:lock v:ext="edit" aspectratio="t" verticies="t" text="t" shapetype="t"/>
            </v:shape>
            <v:shape id="docshape250" o:spid="_x0000_s2168" style="position:absolute;left:6442;top:729;width:219;height:209;visibility:visible;mso-wrap-style:square;v-text-anchor:top" coordsize="219,2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" path="m55,l,146r60,62l148,208r70,-85l149,,55,xe" fillcolor="#21a585" stroked="f">
              <v:path o:connecttype="custom" o:connectlocs="55,730;0,876;60,938;148,938;218,853;149,730;55,730" o:connectangles="0,0,0,0,0,0,0"/>
              <o:lock v:ext="edit" aspectratio="t" verticies="t" text="t" shapetype="t"/>
            </v:shape>
            <v:shape id="docshape251" o:spid="_x0000_s2169" style="position:absolute;left:6444;top:515;width:222;height:215;visibility:visible;mso-wrap-style:square;v-text-anchor:top" coordsize="222,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" path="m58,l,155r54,59l148,214r74,-90l165,10,58,xe" fillcolor="#1f998a" stroked="f">
              <v:path o:connecttype="custom" o:connectlocs="58,516;0,671;54,730;148,730;222,640;165,526;58,516" o:connectangles="0,0,0,0,0,0,0"/>
              <o:lock v:ext="edit" aspectratio="t" verticies="t" text="t" shapetype="t"/>
            </v:shape>
            <v:shape id="docshape252" o:spid="_x0000_s2170" style="position:absolute;left:6457;top:217;width:224;height:310;visibility:visible;mso-wrap-style:square;v-text-anchor:top" coordsize="224,310" path="m92,l81,2,,246r45,53l152,309r71,-87l92,xe" fillcolor="#218f8d" stroked="f">
              <v:path o:connecttype="custom" o:connectlocs="92,217;81,219;0,463;45,516;152,526;223,439;92,217" o:connectangles="0,0,0,0,0,0,0"/>
              <o:lock v:ext="edit" aspectratio="t" verticies="t" text="t" shapetype="t"/>
            </v:shape>
            <v:shape id="docshape253" o:spid="_x0000_s2171" style="position:absolute;left:6492;top:2122;width:165;height:137;visibility:visible;mso-wrap-style:square;v-text-anchor:top" coordsize="165,1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" path="m118,l,69r20,39l106,136,165,81,118,xe" fillcolor="#81d34d" stroked="f">
              <v:path o:connecttype="custom" o:connectlocs="118,2123;0,2192;20,2231;106,2259;165,2204;118,2123" o:connectangles="0,0,0,0,0,0"/>
              <o:lock v:ext="edit" aspectratio="t" verticies="t" text="t" shapetype="t"/>
            </v:shape>
            <v:shape id="docshape254" o:spid="_x0000_s2172" style="position:absolute;left:6447;top:2028;width:166;height:164;visibility:visible;mso-wrap-style:square;v-text-anchor:top" coordsize="166,1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" path="m93,l,33,13,150r31,14l162,95r3,-26l93,xe" fillcolor="#97d83e" stroked="f">
              <v:path o:connecttype="custom" o:connectlocs="93,2028;0,2061;13,2178;44,2192;162,2123;165,2097;93,2028" o:connectangles="0,0,0,0,0,0,0"/>
              <o:lock v:ext="edit" aspectratio="t" verticies="t" text="t" shapetype="t"/>
            </v:shape>
            <v:shape id="docshape255" o:spid="_x0000_s2173" style="position:absolute;left:6389;top:1871;width:171;height:189;visibility:visible;mso-wrap-style:square;v-text-anchor:top" coordsize="171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" path="m108,l,35,1,157r57,32l151,156,171,60,108,xe" fillcolor="#86d549" stroked="f">
              <v:path o:connecttype="custom" o:connectlocs="108,1872;0,1907;1,2029;58,2061;151,2028;171,1932;108,1872" o:connectangles="0,0,0,0,0,0,0"/>
              <o:lock v:ext="edit" aspectratio="t" verticies="t" text="t" shapetype="t"/>
            </v:shape>
            <v:shape id="docshape256" o:spid="_x0000_s2174" style="position:absolute;left:6324;top:1698;width:198;height:208;visibility:visible;mso-wrap-style:square;v-text-anchor:top" coordsize="198,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" path="m138,l40,1,,165r65,43l173,173,198,64,138,xe" fillcolor="#53c568" stroked="f">
              <v:path o:connecttype="custom" o:connectlocs="138,1699;40,1700;0,1864;65,1907;173,1872;198,1763;138,1699" o:connectangles="0,0,0,0,0,0,0"/>
              <o:lock v:ext="edit" aspectratio="t" verticies="t" text="t" shapetype="t"/>
            </v:shape>
            <v:shape id="docshape257" o:spid="_x0000_s2175" style="position:absolute;left:6318;top:1492;width:203;height:208;visibility:visible;mso-wrap-style:square;v-text-anchor:top" coordsize="203,208" path="m134,l42,,,168r47,39l145,206,203,71,134,xe" fillcolor="#2db27d" stroked="f">
              <v:path o:connecttype="custom" o:connectlocs="134,1493;42,1493;0,1661;47,1700;145,1699;203,1564;134,1493" o:connectangles="0,0,0,0,0,0,0"/>
              <o:lock v:ext="edit" aspectratio="t" verticies="t" text="t" shapetype="t"/>
            </v:shape>
            <v:shape id="docshape258" o:spid="_x0000_s2176" style="position:absolute;left:6315;top:1284;width:204;height:209;visibility:visible;mso-wrap-style:square;v-text-anchor:top" coordsize="204,209" path="m29,l,169r45,40l137,209,204,69,137,2,29,xe" fillcolor="#2fb47c" stroked="f">
              <v:path o:connecttype="custom" o:connectlocs="29,1284;0,1453;45,1493;137,1493;204,1353;137,1286;29,1284" o:connectangles="0,0,0,0,0,0,0"/>
              <o:lock v:ext="edit" aspectratio="t" verticies="t" text="t" shapetype="t"/>
            </v:shape>
            <v:shape id="docshape259" o:spid="_x0000_s2177" style="position:absolute;left:6314;top:1077;width:205;height:209;visibility:visible;mso-wrap-style:square;v-text-anchor:top" coordsize="205,2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" path="m134,l39,9,,178r30,28l138,208,205,68,134,xe" fillcolor="#28ae80" stroked="f">
              <v:path o:connecttype="custom" o:connectlocs="134,1078;39,1087;0,1256;30,1284;138,1286;205,1146;134,1078" o:connectangles="0,0,0,0,0,0,0"/>
              <o:lock v:ext="edit" aspectratio="t" verticies="t" text="t" shapetype="t"/>
            </v:shape>
            <v:shape id="docshape260" o:spid="_x0000_s2178" style="position:absolute;left:6303;top:876;width:200;height:211;visibility:visible;mso-wrap-style:square;v-text-anchor:top" coordsize="200,211" path="m140,l39,4,,167r50,44l145,202,200,62,140,xe" fillcolor="#23a983" stroked="f">
              <v:path o:connecttype="custom" o:connectlocs="140,876;39,880;0,1043;50,1087;145,1078;200,938;140,876" o:connectangles="0,0,0,0,0,0,0"/>
              <o:lock v:ext="edit" aspectratio="t" verticies="t" text="t" shapetype="t"/>
            </v:shape>
            <v:shape id="docshape261" o:spid="_x0000_s2179" style="position:absolute;left:6295;top:670;width:203;height:210;visibility:visible;mso-wrap-style:square;v-text-anchor:top" coordsize="203,210" path="m45,l,171r46,39l147,206,202,60,148,1,45,xe" fillcolor="#1f9e89" stroked="f">
              <v:path o:connecttype="custom" o:connectlocs="45,670;0,841;46,880;147,876;202,730;148,671;45,670" o:connectangles="0,0,0,0,0,0,0"/>
              <o:lock v:ext="edit" aspectratio="t" verticies="t" text="t" shapetype="t"/>
            </v:shape>
            <v:shape id="docshape262" o:spid="_x0000_s2180" style="position:absolute;left:6300;top:462;width:202;height:209;visibility:visible;mso-wrap-style:square;v-text-anchor:top" coordsize="202,2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" path="m157,l49,,,172r41,35l144,208,202,53,157,xe" fillcolor="#1f978b" stroked="f">
              <v:path o:connecttype="custom" o:connectlocs="157,463;49,463;0,635;41,670;144,671;202,516;157,463" o:connectangles="0,0,0,0,0,0,0"/>
              <o:lock v:ext="edit" aspectratio="t" verticies="t" text="t" shapetype="t"/>
            </v:shape>
            <v:shape id="docshape263" o:spid="_x0000_s2181" style="position:absolute;left:6190;top:156;width:346;height:306;visibility:visible;mso-wrap-style:square;v-text-anchor:top" coordsize="346,3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" path="m205,l124,15,47,71,7,144,,181,158,306r108,l345,61,334,50,254,7,205,xe" fillcolor="#23898e" stroked="f">
              <v:path o:connecttype="custom" o:connectlocs="205,157;124,172;47,228;7,301;0,338;158,463;266,463;345,218;334,207;254,164;205,157" o:connectangles="0,0,0,0,0,0,0,0,0,0,0"/>
              <o:lock v:ext="edit" aspectratio="t" verticies="t" text="t" shapetype="t"/>
            </v:shape>
            <v:shape id="docshape264" o:spid="_x0000_s2182" style="position:absolute;left:6251;top:2177;width:261;height:229;visibility:visible;mso-wrap-style:square;v-text-anchor:top" coordsize="261,2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" path="m210,l,99r1,9l4,129r24,63l56,228,230,148r14,-25l261,53,241,14,210,xe" fillcolor="#81d34d" stroked="f">
              <v:path o:connecttype="custom" o:connectlocs="210,2178;0,2277;1,2286;4,2307;28,2370;56,2406;230,2326;244,2301;261,2231;241,2192;210,2178" o:connectangles="0,0,0,0,0,0,0,0,0,0,0"/>
              <o:lock v:ext="edit" aspectratio="t" verticies="t" text="t" shapetype="t"/>
            </v:shape>
            <v:shape id="docshape265" o:spid="_x0000_s2183" style="position:absolute;left:6185;top:2028;width:276;height:248;visibility:visible;mso-wrap-style:square;v-text-anchor:top" coordsize="276,248" path="m205,l,108r1,11l6,149r7,22l24,195r19,29l65,247,275,149,262,32,205,xe" fillcolor="#60ca60" stroked="f">
              <v:path o:connecttype="custom" o:connectlocs="205,2029;0,2137;1,2148;6,2178;13,2200;24,2224;43,2253;65,2276;275,2178;262,2061;205,2029" o:connectangles="0,0,0,0,0,0,0,0,0,0,0"/>
              <o:lock v:ext="edit" aspectratio="t" verticies="t" text="t" shapetype="t"/>
            </v:shape>
            <v:shape id="docshape266" o:spid="_x0000_s2184" style="position:absolute;left:6105;top:1864;width:286;height:272;visibility:visible;mso-wrap-style:square;v-text-anchor:top" coordsize="286,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" path="m220,l15,37,9,53,2,82,,104r1,27l27,212r53,60l286,165,285,43,220,xe" fillcolor="#51c569" stroked="f">
              <v:path o:connecttype="custom" o:connectlocs="220,1864;15,1901;9,1917;2,1946;0,1968;1,1995;27,2076;80,2136;286,2029;285,1907;220,1864" o:connectangles="0,0,0,0,0,0,0,0,0,0,0"/>
              <o:lock v:ext="edit" aspectratio="t" verticies="t" text="t" shapetype="t"/>
            </v:shape>
            <v:shape id="docshape267" o:spid="_x0000_s2185" style="position:absolute;left:6069;top:1660;width:297;height:240;visibility:visible;mso-wrap-style:square;v-text-anchor:top" coordsize="297,240" path="m249,l25,8,2,76,,98r1,26l27,206r24,33l256,203,296,39,249,xe" fillcolor="#2bb17e" stroked="f">
              <v:path o:connecttype="custom" o:connectlocs="249,1661;25,1669;2,1737;0,1759;1,1785;27,1867;51,1900;256,1864;296,1700;249,1661" o:connectangles="0,0,0,0,0,0,0,0,0,0"/>
              <o:lock v:ext="edit" aspectratio="t" verticies="t" text="t" shapetype="t"/>
            </v:shape>
            <v:shape id="docshape268" o:spid="_x0000_s2186" style="position:absolute;left:6062;top:1453;width:299;height:215;visibility:visible;mso-wrap-style:square;v-text-anchor:top" coordsize="299,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" path="m253,l17,24,,100r1,27l5,151r11,34l33,215r223,-7l298,40,253,xe" fillcolor="#2fb47c" stroked="f">
              <v:path o:connecttype="custom" o:connectlocs="253,1453;17,1477;0,1553;1,1580;5,1604;16,1638;33,1668;256,1661;298,1493;253,1453" o:connectangles="0,0,0,0,0,0,0,0,0,0"/>
              <o:lock v:ext="edit" aspectratio="t" verticies="t" text="t" shapetype="t"/>
            </v:shape>
            <v:shape id="docshape269" o:spid="_x0000_s2187" style="position:absolute;left:6042;top:1245;width:302;height:232;visibility:visible;mso-wrap-style:square;v-text-anchor:top" coordsize="302,2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" path="m36,l7,59,,111r1,26l4,160r9,29l23,210r13,22l272,208,301,39,271,11,36,xe" fillcolor="#29af7f" stroked="f">
              <v:path o:connecttype="custom" o:connectlocs="36,1245;7,1304;0,1356;1,1382;4,1405;13,1434;23,1455;36,1477;272,1453;301,1284;271,1256;36,1245" o:connectangles="0,0,0,0,0,0,0,0,0,0,0,0"/>
              <o:lock v:ext="edit" aspectratio="t" verticies="t" text="t" shapetype="t"/>
            </v:shape>
            <v:shape id="docshape270" o:spid="_x0000_s2188" style="position:absolute;left:6053;top:1042;width:300;height:213;visibility:visible;mso-wrap-style:square;v-text-anchor:top" coordsize="300,2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" path="m250,l22,10,2,72,,94r1,26l6,149r7,23l26,200r235,13l300,44,250,xe" fillcolor="#28ae80" stroked="f">
              <v:path o:connecttype="custom" o:connectlocs="250,1043;22,1053;2,1115;0,1137;1,1163;6,1192;13,1215;26,1243;261,1256;300,1087;250,1043" o:connectangles="0,0,0,0,0,0,0,0,0,0,0"/>
              <o:lock v:ext="edit" aspectratio="t" verticies="t" text="t" shapetype="t"/>
            </v:shape>
            <v:shape id="docshape271" o:spid="_x0000_s2189" style="position:absolute;left:6044;top:841;width:298;height:212;visibility:visible;mso-wrap-style:square;v-text-anchor:top" coordsize="298,212" path="m29,l18,20,7,51,2,75,,104r1,25l5,152r7,23l30,211r228,-9l297,39,251,,29,xe" fillcolor="#1e9d89" stroked="f">
              <v:path o:connecttype="custom" o:connectlocs="29,841;18,861;7,892;2,916;0,945;1,970;5,993;12,1016;30,1052;258,1043;297,880;251,841;29,841" o:connectangles="0,0,0,0,0,0,0,0,0,0,0,0,0"/>
              <o:lock v:ext="edit" aspectratio="t" verticies="t" text="t" shapetype="t"/>
            </v:shape>
            <v:shape id="docshape272" o:spid="_x0000_s2190" style="position:absolute;left:6045;top:623;width:296;height:218;visibility:visible;mso-wrap-style:square;v-text-anchor:top" coordsize="296,2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" path="m34,l8,56,,107r1,27l5,158r9,29l28,215r222,2l295,46,254,11,34,xe" fillcolor="#1f998a" stroked="f">
              <v:path o:connecttype="custom" o:connectlocs="34,624;8,680;0,731;1,758;5,782;14,811;28,839;250,841;295,670;254,635;34,624" o:connectangles="0,0,0,0,0,0,0,0,0,0,0"/>
              <o:lock v:ext="edit" aspectratio="t" verticies="t" text="t" shapetype="t"/>
            </v:shape>
            <v:shape id="docshape273" o:spid="_x0000_s2191" style="position:absolute;left:6056;top:339;width:293;height:296;visibility:visible;mso-wrap-style:square;v-text-anchor:top" coordsize="293,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" path="m132,l77,30,29,84,2,157,,184r1,26l5,234r8,29l23,284r220,11l292,123,132,xe" fillcolor="#1fa088" stroked="f">
              <v:path o:connecttype="custom" o:connectlocs="132,340;77,370;29,424;2,497;0,524;1,550;5,574;13,603;23,624;243,635;292,463;132,340" o:connectangles="0,0,0,0,0,0,0,0,0,0,0,0"/>
              <o:lock v:ext="edit" aspectratio="t" verticies="t" text="t" shapetype="t"/>
            </v:shape>
            <v:rect id="docshape274" o:spid="_x0000_s2192" style="position:absolute;left:5988;top:-12;width:1192;height:31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" filled="f" strokecolor="#333" strokeweight=".30669mm">
              <o:lock v:ext="edit" aspectratio="t" verticies="t" text="t" shapetype="t"/>
            </v:rect>
            <v:rect id="docshape275" o:spid="_x0000_s2193" style="position:absolute;left:5988;top:-292;width:1192;height:280;visibility:visible;mso-wrap-style:square;v-text-anchor:top" fillcolor="#d9d9d9" stroked="f">
              <o:lock v:ext="edit" aspectratio="t" verticies="t" text="t" shapetype="t"/>
            </v:rect>
            <v:rect id="docshape276" o:spid="_x0000_s2194" style="position:absolute;left:5988;top:-292;width:1192;height:2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" filled="f" strokecolor="#333" strokeweight=".30669mm">
              <o:lock v:ext="edit" aspectratio="t" verticies="t" text="t" shapetype="t"/>
            </v:rect>
            <v:shape id="docshape277" o:spid="_x0000_s2195" style="position:absolute;left:6105;top:3141;width:931;height:45;visibility:visible;mso-wrap-style:square;v-text-anchor:top" coordsize="931,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" path="m,45l,m310,45l310,m620,45l620,m931,45l931,e" filled="f" strokecolor="#333" strokeweight=".30669mm">
              <v:path o:connecttype="custom" o:connectlocs="0,3186;0,3141;310,3186;310,3141;620,3186;620,3141;931,3186;931,3141" o:connectangles="0,0,0,0,0,0,0,0"/>
              <o:lock v:ext="edit" aspectratio="t" verticies="t" text="t" shapetype="t"/>
            </v:shape>
            <v:shape id="docshape278" o:spid="_x0000_s2196" type="#_x0000_t202" style="position:absolute;left:6374;top:-232;width:439;height:164;visibility:visible;mso-wrap-style:square;v-text-anchor:top" filled="f" stroked="f">
              <o:lock v:ext="edit" aspectratio="t" verticies="t" text="t" shapetype="t"/>
              <v:textbox inset="0,0,0,0">
                <w:txbxContent>
                  <w:p w14:paraId="4137AB2A" w14:textId="77777777" w:rsidR="00C544BC" w:rsidRDefault="00BD4BDE">
                    <w:pPr>
                      <w:spacing w:before="1"/>
                      <w:rPr>
                        <w:rFonts w:ascii="Arial"/>
                        <w:sz w:val="14"/>
                      </w:rPr>
                    </w:pPr>
                    <w:r>
                      <w:rPr>
                        <w:rFonts w:ascii="Arial"/>
                        <w:color w:val="1A1A1A"/>
                        <w:w w:val="105"/>
                        <w:sz w:val="14"/>
                      </w:rPr>
                      <w:t>Aug14</w:t>
                    </w:r>
                  </w:p>
                </w:txbxContent>
              </v:textbox>
            </v:shape>
            <w10:wrap anchorx="page"/>
          </v:group>
        </w:pict>
      </w:r>
      <w:r>
        <w:rPr>
          <w:noProof/>
        </w:rPr>
        <w:pict w14:anchorId="35C110E2">
          <v:group id="docshapegroup279" o:spid="_x0000_s2063" style="position:absolute;left:0;text-align:left;margin-left:363pt;margin-top:-15pt;width:60.45pt;height:174.3pt;z-index:15732736;mso-position-horizontal-relative:page" coordorigin="7260,-300" coordsize="1209,3486">
            <o:lock v:ext="edit" aspectratio="t"/>
            <v:shape id="docshape280" o:spid="_x0000_s2064" style="position:absolute;left:7268;top:-12;width:1192;height:3153;visibility:visible;mso-wrap-style:square;v-text-anchor:top" coordsize="1192,31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" path="m,2906r1192,m,2130r1192,m,1355r1192,m,580r1192,m272,3153l272,m582,3153l582,m892,3153l892,e" filled="f" strokecolor="#ebebeb" strokeweight=".15192mm">
              <v:path o:connecttype="custom" o:connectlocs="0,2894;1192,2894;0,2118;1192,2118;0,1343;1192,1343;0,568;1192,568;272,3141;272,-12;582,3141;582,-12;892,3141;892,-12" o:connectangles="0,0,0,0,0,0,0,0,0,0,0,0,0,0"/>
              <o:lock v:ext="edit" aspectratio="t" verticies="t" text="t" shapetype="t"/>
            </v:shape>
            <v:shape id="docshape281" o:spid="_x0000_s2065" style="position:absolute;left:7268;top:-12;width:1192;height:3153;visibility:visible;mso-wrap-style:square;v-text-anchor:top" coordsize="1192,3153" path="m,2518r1192,m,1743r1192,m,967r1192,m,192r1192,m117,3153l117,m427,3153l427,m737,3153l737,t310,3153l1047,e" filled="f" strokecolor="#ebebeb" strokeweight=".30669mm">
              <v:path o:connecttype="custom" o:connectlocs="0,2506;1192,2506;0,1731;1192,1731;0,955;1192,955;0,180;1192,180;117,3141;117,-12;427,3141;427,-12;737,3141;737,-12;1047,3141;1047,-12" o:connectangles="0,0,0,0,0,0,0,0,0,0,0,0,0,0,0,0"/>
              <o:lock v:ext="edit" aspectratio="t" verticies="t" text="t" shapetype="t"/>
            </v:shape>
            <v:shape id="docshape282" o:spid="_x0000_s2066" style="position:absolute;left:8022;top:2127;width:129;height:96;visibility:visible;mso-wrap-style:square;v-text-anchor:top" coordsize="129,96" path="m33,l,82,69,95,129,55,96,9,33,xe" fillcolor="#3ebc73" stroked="f">
              <v:path o:connecttype="custom" o:connectlocs="33,2128;0,2210;69,2223;129,2183;96,2137;33,2128" o:connectangles="0,0,0,0,0,0"/>
              <o:lock v:ext="edit" aspectratio="t" verticies="t" text="t" shapetype="t"/>
            </v:shape>
            <v:shape id="docshape283" o:spid="_x0000_s2067" style="position:absolute;left:8004;top:2209;width:160;height:250;visibility:visible;mso-wrap-style:square;v-text-anchor:top" coordsize="160,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" path="m18,l,15,10,94,141,249r18,-6l146,76,87,13,18,xe" fillcolor="#1fa188" stroked="f">
              <v:path o:connecttype="custom" o:connectlocs="18,2210;0,2225;10,2304;141,2459;159,2453;146,2286;87,2223;18,2210" o:connectangles="0,0,0,0,0,0,0,0"/>
              <o:lock v:ext="edit" aspectratio="t" verticies="t" text="t" shapetype="t"/>
            </v:shape>
            <v:shape id="docshape284" o:spid="_x0000_s2068" style="position:absolute;left:7870;top:2578;width:355;height:375;visibility:visible;mso-wrap-style:square;v-text-anchor:top" coordsize="355,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" path="m258,l60,124,,304r23,22l98,367r52,8l175,373r75,-23l305,307r36,-60l355,181r-1,-32l330,75,285,20,258,xe" fillcolor="#3f4889" stroked="f">
              <v:path o:connecttype="custom" o:connectlocs="258,2578;60,2702;0,2882;23,2904;98,2945;150,2953;175,2951;250,2928;305,2885;341,2825;355,2759;354,2727;330,2653;285,2598;258,2578" o:connectangles="0,0,0,0,0,0,0,0,0,0,0,0,0,0,0"/>
              <o:lock v:ext="edit" aspectratio="t" verticies="t" text="t" shapetype="t"/>
            </v:shape>
            <v:shape id="docshape285" o:spid="_x0000_s2069" style="position:absolute;left:7761;top:2300;width:122;height:67;visibility:visible;mso-wrap-style:square;v-text-anchor:top" coordsize="122,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" path="m14,l,25,71,67,121,14,119,6,14,xe" fillcolor="#50c46a" stroked="f">
              <v:path o:connecttype="custom" o:connectlocs="14,2301;0,2326;71,2368;121,2315;119,2307;14,2301" o:connectangles="0,0,0,0,0,0"/>
              <o:lock v:ext="edit" aspectratio="t" verticies="t" text="t" shapetype="t"/>
            </v:shape>
            <v:shape id="docshape286" o:spid="_x0000_s2070" style="position:absolute;left:7921;top:2304;width:224;height:208;visibility:visible;mso-wrap-style:square;v-text-anchor:top" coordsize="224,208" path="m93,l2,33,,116r59,71l189,207r3,-3l213,176r11,-20l93,xe" fillcolor="#277f8e" stroked="f">
              <v:path o:connecttype="custom" o:connectlocs="93,2304;2,2337;0,2420;59,2491;189,2511;192,2508;213,2480;224,2460;93,2304" o:connectangles="0,0,0,0,0,0,0,0,0"/>
              <o:lock v:ext="edit" aspectratio="t" verticies="t" text="t" shapetype="t"/>
            </v:shape>
            <v:shape id="docshape287" o:spid="_x0000_s2071" style="position:absolute;left:7876;top:2490;width:251;height:212;visibility:visible;mso-wrap-style:square;v-text-anchor:top" coordsize="251,2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" path="m103,l83,8,,85r4,70l53,211,250,87,232,21,103,xe" fillcolor="#3e4989" stroked="f">
              <v:path o:connecttype="custom" o:connectlocs="103,2491;83,2499;0,2576;4,2646;53,2702;250,2578;232,2512;103,2491" o:connectangles="0,0,0,0,0,0,0,0"/>
              <o:lock v:ext="edit" aspectratio="t" verticies="t" text="t" shapetype="t"/>
            </v:shape>
            <v:shape id="docshape288" o:spid="_x0000_s2072" style="position:absolute;left:7878;top:2203;width:136;height:134;visibility:visible;mso-wrap-style:square;v-text-anchor:top" coordsize="136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" path="m59,l,55r2,48l4,111r40,22l135,100,125,21,59,xe" fillcolor="#21a585" stroked="f">
              <v:path o:connecttype="custom" o:connectlocs="59,2204;0,2259;2,2307;4,2315;44,2337;135,2304;125,2225;59,2204" o:connectangles="0,0,0,0,0,0,0,0"/>
              <o:lock v:ext="edit" aspectratio="t" verticies="t" text="t" shapetype="t"/>
            </v:shape>
            <v:shape id="docshape289" o:spid="_x0000_s2073" style="position:absolute;left:7833;top:2315;width:90;height:105;visibility:visible;mso-wrap-style:square;v-text-anchor:top" coordsize="90,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" path="m50,l,53,7,90r81,15l90,22,50,xe" fillcolor="#1f958b" stroked="f">
              <v:path o:connecttype="custom" o:connectlocs="50,2315;0,2368;7,2405;88,2420;90,2337;50,2315" o:connectangles="0,0,0,0,0,0"/>
              <o:lock v:ext="edit" aspectratio="t" verticies="t" text="t" shapetype="t"/>
            </v:shape>
            <v:shape id="docshape290" o:spid="_x0000_s2074" style="position:absolute;left:7804;top:2405;width:176;height:94;visibility:visible;mso-wrap-style:square;v-text-anchor:top" coordsize="176,94" path="m36,l,43,20,79,156,94r20,-8l117,15,36,xe" fillcolor="#24868e" stroked="f">
              <v:path o:connecttype="custom" o:connectlocs="36,2405;0,2448;20,2484;156,2499;176,2491;117,2420;36,2405" o:connectangles="0,0,0,0,0,0,0"/>
              <o:lock v:ext="edit" aspectratio="t" verticies="t" text="t" shapetype="t"/>
            </v:shape>
            <v:shape id="docshape291" o:spid="_x0000_s2075" style="position:absolute;left:7807;top:2484;width:154;height:92;visibility:visible;mso-wrap-style:square;v-text-anchor:top" coordsize="154,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" path="m17,l,65,70,92,153,15,17,xe" fillcolor="#27808e" stroked="f">
              <v:path o:connecttype="custom" o:connectlocs="17,2484;0,2549;70,2576;153,2499;17,2484" o:connectangles="0,0,0,0,0"/>
              <o:lock v:ext="edit" aspectratio="t" verticies="t" text="t" shapetype="t"/>
            </v:shape>
            <v:shape id="docshape292" o:spid="_x0000_s2076" style="position:absolute;left:7658;top:2549;width:223;height:97;visibility:visible;mso-wrap-style:square;v-text-anchor:top" coordsize="223,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" path="m149,l,86,223,97,219,27,149,xe" fillcolor="#2e6d8e" stroked="f">
              <v:path o:connecttype="custom" o:connectlocs="149,2549;0,2635;223,2646;219,2576;149,2549" o:connectangles="0,0,0,0,0"/>
              <o:lock v:ext="edit" aspectratio="t" verticies="t" text="t" shapetype="t"/>
            </v:shape>
            <v:shape id="docshape293" o:spid="_x0000_s2077" style="position:absolute;left:7624;top:2634;width:306;height:251;visibility:visible;mso-wrap-style:square;v-text-anchor:top" coordsize="306,251" path="m33,l4,9,2,20,,42,,67r26,82l70,203r53,32l198,251r25,-1l244,246,305,67,256,11,33,xe" fillcolor="#2f6c8e" stroked="f">
              <v:path o:connecttype="custom" o:connectlocs="33,2635;4,2644;2,2655;0,2677;0,2702;26,2784;70,2838;123,2870;198,2886;223,2885;244,2881;305,2702;256,2646;33,2635" o:connectangles="0,0,0,0,0,0,0,0,0,0,0,0,0,0"/>
              <o:lock v:ext="edit" aspectratio="t" verticies="t" text="t" shapetype="t"/>
            </v:shape>
            <v:shape id="docshape294" o:spid="_x0000_s2078" style="position:absolute;left:7775;top:2230;width:105;height:77;visibility:visible;mso-wrap-style:square;v-text-anchor:top" coordsize="105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" path="m16,l,70r105,6l103,28,16,xe" fillcolor="#1fa188" stroked="f">
              <v:path o:connecttype="custom" o:connectlocs="16,2231;0,2301;105,2307;103,2259;16,2231" o:connectangles="0,0,0,0,0"/>
              <o:lock v:ext="edit" aspectratio="t" verticies="t" text="t" shapetype="t"/>
            </v:shape>
            <v:shape id="docshape295" o:spid="_x0000_s2079" style="position:absolute;left:7587;top:2326;width:253;height:122;visibility:visible;mso-wrap-style:square;v-text-anchor:top" coordsize="253,1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" path="m174,l,81,1,93r215,29l252,79,245,42,174,xe" fillcolor="#1e9d89" stroked="f">
              <v:path o:connecttype="custom" o:connectlocs="174,2326;0,2407;1,2419;216,2448;252,2405;245,2368;174,2326" o:connectangles="0,0,0,0,0,0,0"/>
              <o:lock v:ext="edit" aspectratio="t" verticies="t" text="t" shapetype="t"/>
            </v:shape>
            <v:shape id="docshape296" o:spid="_x0000_s2080" style="position:absolute;left:7571;top:2420;width:253;height:223;visibility:visible;mso-wrap-style:square;v-text-anchor:top" coordsize="253,223" path="m18,l17,2,8,26,3,51,,79r1,25l25,180r32,43l87,215,236,129,253,64,233,28,18,xe" fillcolor="#25848e" stroked="f">
              <v:path o:connecttype="custom" o:connectlocs="18,2420;17,2422;8,2446;3,2471;0,2499;1,2524;25,2600;57,2643;87,2635;236,2549;253,2484;233,2448;18,2420" o:connectangles="0,0,0,0,0,0,0,0,0,0,0,0,0"/>
              <o:lock v:ext="edit" aspectratio="t" verticies="t" text="t" shapetype="t"/>
            </v:shape>
            <v:shape id="docshape297" o:spid="_x0000_s2081" style="position:absolute;left:8091;top:2183;width:96;height:103;visibility:visible;mso-wrap-style:square;v-text-anchor:top" coordsize="96,1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" path="m60,l,40r59,63l96,15,60,xe" fillcolor="#23a983" stroked="f">
              <v:path o:connecttype="custom" o:connectlocs="60,2183;0,2223;59,2286;96,2198;60,2183" o:connectangles="0,0,0,0,0"/>
              <o:lock v:ext="edit" aspectratio="t" verticies="t" text="t" shapetype="t"/>
            </v:shape>
            <v:shape id="docshape298" o:spid="_x0000_s2082" style="position:absolute;left:8118;top:1982;width:251;height:215;visibility:visible;mso-wrap-style:square;v-text-anchor:top" coordsize="251,215" path="m174,l,154r33,46l69,215,251,154r-1,-14l232,74,192,16,174,xe" fillcolor="#4fc46a" stroked="f">
              <v:path o:connecttype="custom" o:connectlocs="174,1983;0,2137;33,2183;69,2198;251,2137;250,2123;232,2057;192,1999;174,1983" o:connectangles="0,0,0,0,0,0,0,0,0"/>
              <o:lock v:ext="edit" aspectratio="t" verticies="t" text="t" shapetype="t"/>
            </v:shape>
            <v:shape id="docshape299" o:spid="_x0000_s2083" style="position:absolute;left:8149;top:2138;width:257;height:319;visibility:visible;mso-wrap-style:square;v-text-anchor:top" coordsize="257,3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" path="m219,l37,60,,148,14,315r8,1l50,319r25,-1l140,300r67,-50l239,199r17,-74l256,99,251,70,242,41,231,19,219,xe" fillcolor="#1f948c" stroked="f">
              <v:path o:connecttype="custom" o:connectlocs="219,2138;37,2198;0,2286;14,2453;22,2454;50,2457;75,2456;140,2438;207,2388;239,2337;256,2263;256,2237;251,2208;242,2179;231,2157;219,2138" o:connectangles="0,0,0,0,0,0,0,0,0,0,0,0,0,0,0,0"/>
              <o:lock v:ext="edit" aspectratio="t" verticies="t" text="t" shapetype="t"/>
            </v:shape>
            <v:shape id="docshape300" o:spid="_x0000_s2084" style="position:absolute;left:8032;top:1924;width:259;height:213;visibility:visible;mso-wrap-style:square;v-text-anchor:top" coordsize="259,2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" path="m206,l,136r22,67l85,212,259,57,242,35,225,16,206,xe" fillcolor="#6ccd5a" stroked="f">
              <v:path o:connecttype="custom" o:connectlocs="206,1925;0,2061;22,2128;85,2137;259,1982;242,1960;225,1941;206,1925" o:connectangles="0,0,0,0,0,0,0,0"/>
              <o:lock v:ext="edit" aspectratio="t" verticies="t" text="t" shapetype="t"/>
            </v:shape>
            <v:shape id="docshape301" o:spid="_x0000_s2085" style="position:absolute;left:7954;top:1856;width:284;height:205;visibility:visible;mso-wrap-style:square;v-text-anchor:top" coordsize="284,2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" path="m253,l25,26,,59,32,187r46,18l283,67r-1,-4l274,40,265,19,253,xe" fillcolor="#54c568" stroked="f">
              <v:path o:connecttype="custom" o:connectlocs="253,1856;25,1882;0,1915;32,2043;78,2061;283,1923;282,1919;274,1896;265,1875;253,1856" o:connectangles="0,0,0,0,0,0,0,0,0,0"/>
              <o:lock v:ext="edit" aspectratio="t" verticies="t" text="t" shapetype="t"/>
            </v:shape>
            <v:shape id="docshape302" o:spid="_x0000_s2086" style="position:absolute;left:7919;top:1661;width:302;height:221;visibility:visible;mso-wrap-style:square;v-text-anchor:top" coordsize="302,2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" path="m261,l41,25,,84,60,221,288,194r6,-19l299,151r3,-26l300,96,297,77,288,48,277,25,261,xe" fillcolor="#50c46a" stroked="f">
              <v:path o:connecttype="custom" o:connectlocs="261,1661;41,1686;0,1745;60,1882;288,1855;294,1836;299,1812;302,1786;300,1757;297,1738;288,1709;277,1686;261,1661" o:connectangles="0,0,0,0,0,0,0,0,0,0,0,0,0"/>
              <o:lock v:ext="edit" aspectratio="t" verticies="t" text="t" shapetype="t"/>
            </v:shape>
            <v:shape id="docshape303" o:spid="_x0000_s2087" style="position:absolute;left:7887;top:1463;width:311;height:223;visibility:visible;mso-wrap-style:square;v-text-anchor:top" coordsize="311,223" path="m274,l59,16,,93,74,222,294,196r9,-23l309,142r2,-20l310,96,306,69,299,46,285,17,274,xe" fillcolor="#43bf70" stroked="f">
              <v:path o:connecttype="custom" o:connectlocs="274,1464;59,1480;0,1557;74,1686;294,1660;303,1637;309,1606;311,1586;310,1560;306,1533;299,1510;285,1481;274,1464" o:connectangles="0,0,0,0,0,0,0,0,0,0,0,0,0"/>
              <o:lock v:ext="edit" aspectratio="t" verticies="t" text="t" shapetype="t"/>
            </v:shape>
            <v:shape id="docshape304" o:spid="_x0000_s2088" style="position:absolute;left:7870;top:1269;width:311;height:211;visibility:visible;mso-wrap-style:square;v-text-anchor:top" coordsize="311,2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" path="m282,l73,,,84,75,211,290,193,310,97r,-12l305,56,298,33,282,xe" fillcolor="#3ebc73" stroked="f">
              <v:path o:connecttype="custom" o:connectlocs="282,1269;73,1269;0,1353;75,1480;290,1462;310,1366;310,1354;305,1325;298,1302;282,1269" o:connectangles="0,0,0,0,0,0,0,0,0,0"/>
              <o:lock v:ext="edit" aspectratio="t" verticies="t" text="t" shapetype="t"/>
            </v:shape>
            <v:shape id="docshape305" o:spid="_x0000_s2089" style="position:absolute;left:7871;top:1060;width:310;height:209;visibility:visible;mso-wrap-style:square;v-text-anchor:top" coordsize="310,209" path="m69,l,83,73,208r209,-2l291,187r9,-24l307,133r2,-28l308,81,304,59,295,30,282,3,69,xe" fillcolor="#3fbc73" stroked="f">
              <v:path o:connecttype="custom" o:connectlocs="69,1061;0,1144;73,1269;282,1267;291,1248;300,1224;307,1194;309,1166;308,1142;304,1120;295,1091;282,1064;69,1061" o:connectangles="0,0,0,0,0,0,0,0,0,0,0,0,0"/>
              <o:lock v:ext="edit" aspectratio="t" verticies="t" text="t" shapetype="t"/>
            </v:shape>
            <v:shape id="docshape306" o:spid="_x0000_s2090" style="position:absolute;left:7871;top:852;width:312;height:212;visibility:visible;mso-wrap-style:square;v-text-anchor:top" coordsize="312,2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" path="m70,l,85,68,208r213,3l294,187r9,-23l309,134r2,-27l310,82,306,59,298,31,283,2,70,xe" fillcolor="#2eb37c" stroked="f">
              <v:path o:connecttype="custom" o:connectlocs="70,853;0,938;68,1061;281,1064;294,1040;303,1017;309,987;311,960;310,935;306,912;298,884;283,855;70,853" o:connectangles="0,0,0,0,0,0,0,0,0,0,0,0,0"/>
              <o:lock v:ext="edit" aspectratio="t" verticies="t" text="t" shapetype="t"/>
            </v:shape>
            <v:shape id="docshape307" o:spid="_x0000_s2091" style="position:absolute;left:7872;top:639;width:312;height:214;visibility:visible;mso-wrap-style:square;v-text-anchor:top" coordsize="312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" path="m73,l,90,69,213r213,l309,141r3,-28l311,88,307,65,303,48,292,22,73,xe" fillcolor="#20a386" stroked="f">
              <v:path o:connecttype="custom" o:connectlocs="73,640;0,730;69,853;282,853;309,781;312,753;311,728;307,705;303,688;292,662;73,640" o:connectangles="0,0,0,0,0,0,0,0,0,0,0"/>
              <o:lock v:ext="edit" aspectratio="t" verticies="t" text="t" shapetype="t"/>
            </v:shape>
            <v:shape id="docshape308" o:spid="_x0000_s2092" style="position:absolute;left:7889;top:429;width:316;height:231;visibility:visible;mso-wrap-style:square;v-text-anchor:top" coordsize="316,2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" path="m283,l72,9,,96,57,210r220,20l284,220r14,-25l308,167r6,-24l316,117,315,91,311,62,303,39,291,12,283,xe" fillcolor="#1fa287" stroked="f">
              <v:path o:connecttype="custom" o:connectlocs="283,430;72,439;0,526;57,640;277,660;284,650;298,625;308,597;314,573;316,547;315,521;311,492;303,469;291,442;283,430" o:connectangles="0,0,0,0,0,0,0,0,0,0,0,0,0,0,0"/>
              <o:lock v:ext="edit" aspectratio="t" verticies="t" text="t" shapetype="t"/>
            </v:shape>
            <v:shape id="docshape309" o:spid="_x0000_s2093" style="position:absolute;left:7830;top:131;width:367;height:307;visibility:visible;mso-wrap-style:square;v-text-anchor:top" coordsize="367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" path="m167,l94,13,39,44,,85,131,307,343,297r21,-64l366,206r-1,-25l339,100,301,53,247,17,167,xe" fillcolor="#21908d" stroked="f">
              <v:path o:connecttype="custom" o:connectlocs="167,132;94,145;39,176;0,217;131,439;343,429;364,365;366,338;365,313;339,232;301,185;247,149;167,132" o:connectangles="0,0,0,0,0,0,0,0,0,0,0,0,0"/>
              <o:lock v:ext="edit" aspectratio="t" verticies="t" text="t" shapetype="t"/>
            </v:shape>
            <v:shape id="docshape310" o:spid="_x0000_s2094" style="position:absolute;left:7890;top:2043;width:165;height:183;visibility:visible;mso-wrap-style:square;v-text-anchor:top" coordsize="165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" path="m96,l3,54,,80r47,81l113,182r18,-15l164,85,142,18,96,xe" fillcolor="#3fbc73" stroked="f">
              <v:path o:connecttype="custom" o:connectlocs="96,2043;3,2097;0,2123;47,2204;113,2225;131,2210;164,2128;142,2061;96,2043" o:connectangles="0,0,0,0,0,0,0,0,0"/>
              <o:lock v:ext="edit" aspectratio="t" verticies="t" text="t" shapetype="t"/>
            </v:shape>
            <v:shape id="docshape311" o:spid="_x0000_s2095" style="position:absolute;left:7821;top:1914;width:167;height:183;visibility:visible;mso-wrap-style:square;v-text-anchor:top" coordsize="167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" path="m134,l20,17,,113r73,69l166,128,134,xe" fillcolor="#45c06f" stroked="f">
              <v:path o:connecttype="custom" o:connectlocs="134,1915;20,1932;0,2028;73,2097;166,2043;134,1915" o:connectangles="0,0,0,0,0,0"/>
              <o:lock v:ext="edit" aspectratio="t" verticies="t" text="t" shapetype="t"/>
            </v:shape>
            <v:shape id="docshape312" o:spid="_x0000_s2096" style="position:absolute;left:7778;top:1744;width:203;height:188;visibility:visible;mso-wrap-style:square;v-text-anchor:top" coordsize="203,1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" path="m142,l25,18,,127r63,60l177,170r25,-33l142,xe" fillcolor="#4cc26c" stroked="f">
              <v:path o:connecttype="custom" o:connectlocs="142,1745;25,1763;0,1872;63,1932;177,1915;202,1882;142,1745" o:connectangles="0,0,0,0,0,0,0"/>
              <o:lock v:ext="edit" aspectratio="t" verticies="t" text="t" shapetype="t"/>
            </v:shape>
            <v:shape id="docshape313" o:spid="_x0000_s2097" style="position:absolute;left:7743;top:1557;width:218;height:206;visibility:visible;mso-wrap-style:square;v-text-anchor:top" coordsize="218,206" path="m143,l57,7,,142r59,64l176,188r41,-59l143,xe" fillcolor="#37b878" stroked="f">
              <v:path o:connecttype="custom" o:connectlocs="143,1557;57,1564;0,1699;59,1763;176,1745;217,1686;143,1557" o:connectangles="0,0,0,0,0,0,0"/>
              <o:lock v:ext="edit" aspectratio="t" verticies="t" text="t" shapetype="t"/>
            </v:shape>
            <v:shape id="docshape314" o:spid="_x0000_s2098" style="position:absolute;left:7732;top:1353;width:215;height:211;visibility:visible;mso-wrap-style:square;v-text-anchor:top" coordsize="215,2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" path="m139,l67,,,140r69,71l155,204r59,-77l139,xe" fillcolor="#50c46a" stroked="f">
              <v:path o:connecttype="custom" o:connectlocs="139,1353;67,1353;0,1493;69,1564;155,1557;214,1480;139,1353" o:connectangles="0,0,0,0,0,0,0"/>
              <o:lock v:ext="edit" aspectratio="t" verticies="t" text="t" shapetype="t"/>
            </v:shape>
            <v:shape id="docshape315" o:spid="_x0000_s2099" style="position:absolute;left:7732;top:1143;width:212;height:210;visibility:visible;mso-wrap-style:square;v-text-anchor:top" coordsize="212,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" path="m138,l66,2,,142r66,67l138,209r73,-84l138,xe" fillcolor="#3aba76" stroked="f">
              <v:path o:connecttype="custom" o:connectlocs="138,1144;66,1146;0,1286;66,1353;138,1353;211,1269;138,1144" o:connectangles="0,0,0,0,0,0,0"/>
              <o:lock v:ext="edit" aspectratio="t" verticies="t" text="t" shapetype="t"/>
            </v:shape>
            <v:shape id="docshape316" o:spid="_x0000_s2100" style="position:absolute;left:7728;top:937;width:212;height:208;visibility:visible;mso-wrap-style:square;v-text-anchor:top" coordsize="212,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" path="m143,l54,,,140r70,68l142,206r69,-83l143,xe" fillcolor="#2cb17e" stroked="f">
              <v:path o:connecttype="custom" o:connectlocs="143,938;54,938;0,1078;70,1146;142,1144;211,1061;143,938" o:connectangles="0,0,0,0,0,0,0"/>
              <o:lock v:ext="edit" aspectratio="t" verticies="t" text="t" shapetype="t"/>
            </v:shape>
            <v:shape id="docshape317" o:spid="_x0000_s2101" style="position:absolute;left:7723;top:729;width:219;height:209;visibility:visible;mso-wrap-style:square;v-text-anchor:top" coordsize="219,2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" path="m54,l,146r59,62l148,208r70,-85l149,,54,xe" fillcolor="#24aa83" stroked="f">
              <v:path o:connecttype="custom" o:connectlocs="54,730;0,876;59,938;148,938;218,853;149,730;54,730" o:connectangles="0,0,0,0,0,0,0"/>
              <o:lock v:ext="edit" aspectratio="t" verticies="t" text="t" shapetype="t"/>
            </v:shape>
            <v:shape id="docshape318" o:spid="_x0000_s2102" style="position:absolute;left:7724;top:515;width:222;height:215;visibility:visible;mso-wrap-style:square;v-text-anchor:top" coordsize="222,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" path="m57,l,155r53,59l148,214r73,-90l164,10,57,xe" fillcolor="#21a585" stroked="f">
              <v:path o:connecttype="custom" o:connectlocs="57,516;0,671;53,730;148,730;221,640;164,526;57,516" o:connectangles="0,0,0,0,0,0,0"/>
              <o:lock v:ext="edit" aspectratio="t" verticies="t" text="t" shapetype="t"/>
            </v:shape>
            <v:shape id="docshape319" o:spid="_x0000_s2103" style="position:absolute;left:7738;top:217;width:224;height:310;visibility:visible;mso-wrap-style:square;v-text-anchor:top" coordsize="224,3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" path="m92,l80,2,,246r44,53l151,309r72,-87l92,xe" fillcolor="#1f988b" stroked="f">
              <v:path o:connecttype="custom" o:connectlocs="92,217;80,219;0,463;44,516;151,526;223,439;92,217" o:connectangles="0,0,0,0,0,0,0"/>
              <o:lock v:ext="edit" aspectratio="t" verticies="t" text="t" shapetype="t"/>
            </v:shape>
            <v:shape id="docshape320" o:spid="_x0000_s2104" style="position:absolute;left:7772;top:2122;width:165;height:137;visibility:visible;mso-wrap-style:square;v-text-anchor:top" coordsize="165,1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" path="m118,l,69r19,39l106,136,165,81,118,xe" fillcolor="#23a983" stroked="f">
              <v:path o:connecttype="custom" o:connectlocs="118,2123;0,2192;19,2231;106,2259;165,2204;118,2123" o:connectangles="0,0,0,0,0,0"/>
              <o:lock v:ext="edit" aspectratio="t" verticies="t" text="t" shapetype="t"/>
            </v:shape>
            <v:shape id="docshape321" o:spid="_x0000_s2105" style="position:absolute;left:7728;top:2028;width:166;height:164;visibility:visible;mso-wrap-style:square;v-text-anchor:top" coordsize="166,1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" path="m93,l,33,14,150r31,14l163,95r3,-26l93,xe" fillcolor="#3aba76" stroked="f">
              <v:path o:connecttype="custom" o:connectlocs="93,2028;0,2061;14,2178;45,2192;163,2123;166,2097;93,2028" o:connectangles="0,0,0,0,0,0,0"/>
              <o:lock v:ext="edit" aspectratio="t" verticies="t" text="t" shapetype="t"/>
            </v:shape>
            <v:shape id="docshape322" o:spid="_x0000_s2106" style="position:absolute;left:7670;top:1871;width:171;height:189;visibility:visible;mso-wrap-style:square;v-text-anchor:top" coordsize="171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" path="m108,l,35,1,157r57,32l151,156,171,60,108,xe" fillcolor="#36b878" stroked="f">
              <v:path o:connecttype="custom" o:connectlocs="108,1872;0,1907;1,2029;58,2061;151,2028;171,1932;108,1872" o:connectangles="0,0,0,0,0,0,0"/>
              <o:lock v:ext="edit" aspectratio="t" verticies="t" text="t" shapetype="t"/>
            </v:shape>
            <v:shape id="docshape323" o:spid="_x0000_s2107" style="position:absolute;left:7605;top:1698;width:198;height:208;visibility:visible;mso-wrap-style:square;v-text-anchor:top" coordsize="198,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" path="m139,l41,1,,165r65,43l173,173,198,64,139,xe" fillcolor="#32b67a" stroked="f">
              <v:path o:connecttype="custom" o:connectlocs="139,1699;41,1700;0,1864;65,1907;173,1872;198,1763;139,1699" o:connectangles="0,0,0,0,0,0,0"/>
              <o:lock v:ext="edit" aspectratio="t" verticies="t" text="t" shapetype="t"/>
            </v:shape>
            <v:shape id="docshape324" o:spid="_x0000_s2108" style="position:absolute;left:7598;top:1492;width:203;height:208;visibility:visible;mso-wrap-style:square;v-text-anchor:top" coordsize="203,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" path="m133,l42,,,168r47,39l145,206,202,71,133,xe" fillcolor="#2bb17e" stroked="f">
              <v:path o:connecttype="custom" o:connectlocs="133,1493;42,1493;0,1661;47,1700;145,1699;202,1564;133,1493" o:connectangles="0,0,0,0,0,0,0"/>
              <o:lock v:ext="edit" aspectratio="t" verticies="t" text="t" shapetype="t"/>
            </v:shape>
            <v:shape id="docshape325" o:spid="_x0000_s2109" style="position:absolute;left:7595;top:1284;width:204;height:209;visibility:visible;mso-wrap-style:square;v-text-anchor:top" coordsize="204,2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" path="m29,l,169r45,40l136,209,203,69,137,2,29,xe" fillcolor="#49c16e" stroked="f">
              <v:path o:connecttype="custom" o:connectlocs="29,1284;0,1453;45,1493;136,1493;203,1353;137,1286;29,1284" o:connectangles="0,0,0,0,0,0,0"/>
              <o:lock v:ext="edit" aspectratio="t" verticies="t" text="t" shapetype="t"/>
            </v:shape>
            <v:shape id="docshape326" o:spid="_x0000_s2110" style="position:absolute;left:7594;top:1077;width:205;height:209;visibility:visible;mso-wrap-style:square;v-text-anchor:top" coordsize="205,2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" path="m134,l39,9,,178r30,28l138,208,204,68,134,xe" fillcolor="#36b779" stroked="f">
              <v:path o:connecttype="custom" o:connectlocs="134,1078;39,1087;0,1256;30,1284;138,1286;204,1146;134,1078" o:connectangles="0,0,0,0,0,0,0"/>
              <o:lock v:ext="edit" aspectratio="t" verticies="t" text="t" shapetype="t"/>
            </v:shape>
            <v:shape id="docshape327" o:spid="_x0000_s2111" style="position:absolute;left:7583;top:876;width:200;height:211;visibility:visible;mso-wrap-style:square;v-text-anchor:top" coordsize="200,2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" path="m141,l40,4,,167r51,44l146,202,200,62,141,xe" fillcolor="#27ad81" stroked="f">
              <v:path o:connecttype="custom" o:connectlocs="141,876;40,880;0,1043;51,1087;146,1078;200,938;141,876" o:connectangles="0,0,0,0,0,0,0"/>
              <o:lock v:ext="edit" aspectratio="t" verticies="t" text="t" shapetype="t"/>
            </v:shape>
            <v:shape id="docshape328" o:spid="_x0000_s2112" style="position:absolute;left:7576;top:670;width:202;height:210;visibility:visible;mso-wrap-style:square;v-text-anchor:top" coordsize="202,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" path="m46,l,171r47,39l148,206,202,60,149,1,46,xe" fillcolor="#22a785" stroked="f">
              <v:path o:connecttype="custom" o:connectlocs="46,670;0,841;47,880;148,876;202,730;149,671;46,670" o:connectangles="0,0,0,0,0,0,0"/>
              <o:lock v:ext="edit" aspectratio="t" verticies="t" text="t" shapetype="t"/>
            </v:shape>
            <v:shape id="docshape329" o:spid="_x0000_s2113" style="position:absolute;left:7471;top:156;width:346;height:515;visibility:visible;mso-wrap-style:square;v-text-anchor:top" coordsize="346,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" path="m346,61l285,18,206,,179,1,102,26,47,71,7,148,,181,159,306,110,478r41,35l254,514,311,359,267,306,346,61xe" fillcolor="#1f9a8a" stroked="f">
              <v:path o:connecttype="custom" o:connectlocs="346,218;285,175;206,157;179,158;102,183;47,228;7,305;0,338;159,463;110,635;151,670;254,671;311,516;267,463;346,218" o:connectangles="0,0,0,0,0,0,0,0,0,0,0,0,0,0,0"/>
              <o:lock v:ext="edit" aspectratio="t" verticies="t" text="t" shapetype="t"/>
            </v:shape>
            <v:shape id="docshape330" o:spid="_x0000_s2114" style="position:absolute;left:7531;top:2177;width:261;height:229;visibility:visible;mso-wrap-style:square;v-text-anchor:top" coordsize="261,229" path="m210,l,99r,11l5,134r9,29l25,186r11,19l55,228,230,148r14,-25l260,53,241,14,210,xe" fillcolor="#25ab82" stroked="f">
              <v:path o:connecttype="custom" o:connectlocs="210,2178;0,2277;0,2288;5,2312;14,2341;25,2364;36,2383;55,2406;230,2326;244,2301;260,2231;241,2192;210,2178" o:connectangles="0,0,0,0,0,0,0,0,0,0,0,0,0"/>
              <o:lock v:ext="edit" aspectratio="t" verticies="t" text="t" shapetype="t"/>
            </v:shape>
            <v:shape id="docshape331" o:spid="_x0000_s2115" style="position:absolute;left:7385;top:1864;width:356;height:412;visibility:visible;mso-wrap-style:square;v-text-anchor:top" coordsize="356,412" path="m285,165l284,43,219,,14,37,8,55,2,79,,107r1,25l5,156r9,29l23,205r13,21l59,254r21,18l285,165xm356,314l342,197,285,165,80,273r1,14l85,309r10,31l106,363r18,26l145,412,356,314xe" fillcolor="#38b977" stroked="f">
              <v:path o:connecttype="custom" o:connectlocs="285,2029;284,1907;219,1864;14,1901;8,1919;2,1943;0,1971;1,1996;5,2020;14,2049;23,2069;36,2090;59,2118;80,2136;285,2029;356,2178;342,2061;285,2029;80,2137;81,2151;85,2173;95,2204;106,2227;124,2253;145,2276;356,2178" o:connectangles="0,0,0,0,0,0,0,0,0,0,0,0,0,0,0,0,0,0,0,0,0,0,0,0,0,0"/>
              <o:lock v:ext="edit" aspectratio="t" verticies="t" text="t" shapetype="t"/>
            </v:shape>
            <v:shape id="docshape332" o:spid="_x0000_s2116" style="position:absolute;left:7349;top:1660;width:297;height:240;visibility:visible;mso-wrap-style:square;v-text-anchor:top" coordsize="297,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" path="m250,l26,8,3,72,,100r1,26l26,203r25,36l256,203,297,39,250,xe" fillcolor="#2eb37c" stroked="f">
              <v:path o:connecttype="custom" o:connectlocs="250,1661;26,1669;3,1733;0,1761;1,1787;26,1864;51,1900;256,1864;297,1700;250,1661" o:connectangles="0,0,0,0,0,0,0,0,0,0"/>
              <o:lock v:ext="edit" aspectratio="t" verticies="t" text="t" shapetype="t"/>
            </v:shape>
            <v:shape id="docshape333" o:spid="_x0000_s2117" style="position:absolute;left:7342;top:1453;width:299;height:215;visibility:visible;mso-wrap-style:square;v-text-anchor:top" coordsize="299,215" path="m253,l17,24,6,53,2,76,,98r,26l5,153r8,23l26,205r6,10l256,208,298,40,253,xe" fillcolor="#32b67a" stroked="f">
              <v:path o:connecttype="custom" o:connectlocs="253,1453;17,1477;6,1506;2,1529;0,1551;0,1577;5,1606;13,1629;26,1658;32,1668;256,1661;298,1493;253,1453" o:connectangles="0,0,0,0,0,0,0,0,0,0,0,0,0"/>
              <o:lock v:ext="edit" aspectratio="t" verticies="t" text="t" shapetype="t"/>
            </v:shape>
            <v:shape id="docshape334" o:spid="_x0000_s2118" style="position:absolute;left:7323;top:1245;width:302;height:232;visibility:visible;mso-wrap-style:square;v-text-anchor:top" coordsize="302,2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" path="m37,l7,62,,108r1,26l6,163r7,24l26,215r11,17l273,208,302,39,272,11,37,xe" fillcolor="#38b977" stroked="f">
              <v:path o:connecttype="custom" o:connectlocs="37,1245;7,1307;0,1353;1,1379;6,1408;13,1432;26,1460;37,1477;273,1453;302,1284;272,1256;37,1245" o:connectangles="0,0,0,0,0,0,0,0,0,0,0,0"/>
              <o:lock v:ext="edit" aspectratio="t" verticies="t" text="t" shapetype="t"/>
            </v:shape>
            <v:shape id="docshape335" o:spid="_x0000_s2119" style="position:absolute;left:7333;top:1042;width:300;height:213;visibility:visible;mso-wrap-style:square;v-text-anchor:top" coordsize="300,213" path="m249,l22,10,2,69,,96r1,27l5,146r9,29l26,200r235,13l300,44,249,xe" fillcolor="#28ae80" stroked="f">
              <v:path o:connecttype="custom" o:connectlocs="249,1043;22,1053;2,1112;0,1139;1,1166;5,1189;14,1218;26,1243;261,1256;300,1087;249,1043" o:connectangles="0,0,0,0,0,0,0,0,0,0,0"/>
              <o:lock v:ext="edit" aspectratio="t" verticies="t" text="t" shapetype="t"/>
            </v:shape>
            <v:shape id="docshape336" o:spid="_x0000_s2120" style="position:absolute;left:7325;top:841;width:298;height:212;visibility:visible;mso-wrap-style:square;v-text-anchor:top" coordsize="298,2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" path="m30,l18,22,9,47,3,72,,99r1,26l7,156r10,30l31,211r227,-9l298,39,251,,30,xe" fillcolor="#20a486" stroked="f">
              <v:path o:connecttype="custom" o:connectlocs="30,841;18,863;9,888;3,913;0,940;1,966;7,997;17,1027;31,1052;258,1043;298,880;251,841;30,841" o:connectangles="0,0,0,0,0,0,0,0,0,0,0,0,0"/>
              <o:lock v:ext="edit" aspectratio="t" verticies="t" text="t" shapetype="t"/>
            </v:shape>
            <v:shape id="docshape337" o:spid="_x0000_s2121" style="position:absolute;left:7326;top:623;width:296;height:218;visibility:visible;mso-wrap-style:square;v-text-anchor:top" coordsize="296,218" path="m35,l7,60,,105r1,26l6,159r7,24l29,215r221,2l296,46,255,11,35,xe" fillcolor="#1fa187" stroked="f">
              <v:path o:connecttype="custom" o:connectlocs="35,624;7,684;0,729;1,755;6,783;13,807;29,839;250,841;296,670;255,635;35,624" o:connectangles="0,0,0,0,0,0,0,0,0,0,0"/>
              <o:lock v:ext="edit" aspectratio="t" verticies="t" text="t" shapetype="t"/>
            </v:shape>
            <v:shape id="docshape338" o:spid="_x0000_s2122" style="position:absolute;left:7337;top:339;width:293;height:296;visibility:visible;mso-wrap-style:square;v-text-anchor:top" coordsize="293,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" path="m133,l75,33,32,80,7,136,,188r2,26l6,236r7,23l24,284r220,11l293,123,133,xe" fillcolor="#1f9a8a" stroked="f">
              <v:path o:connecttype="custom" o:connectlocs="133,340;75,373;32,420;7,476;0,528;2,554;6,576;13,599;24,624;244,635;293,463;133,340" o:connectangles="0,0,0,0,0,0,0,0,0,0,0,0"/>
              <o:lock v:ext="edit" aspectratio="t" verticies="t" text="t" shapetype="t"/>
            </v:shape>
            <v:rect id="docshape339" o:spid="_x0000_s2123" style="position:absolute;left:7268;top:-12;width:1192;height:31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" filled="f" strokecolor="#333" strokeweight=".30669mm">
              <o:lock v:ext="edit" aspectratio="t" verticies="t" text="t" shapetype="t"/>
            </v:rect>
            <v:rect id="docshape340" o:spid="_x0000_s2124" style="position:absolute;left:7268;top:-292;width:1192;height:280;visibility:visible;mso-wrap-style:square;v-text-anchor:top" fillcolor="#d9d9d9" stroked="f">
              <o:lock v:ext="edit" aspectratio="t" verticies="t" text="t" shapetype="t"/>
            </v:rect>
            <v:rect id="docshape341" o:spid="_x0000_s2125" style="position:absolute;left:7268;top:-292;width:1192;height:2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" filled="f" strokecolor="#333" strokeweight=".30669mm">
              <o:lock v:ext="edit" aspectratio="t" verticies="t" text="t" shapetype="t"/>
            </v:rect>
            <v:shape id="docshape342" o:spid="_x0000_s2126" style="position:absolute;left:7385;top:3141;width:931;height:45;visibility:visible;mso-wrap-style:square;v-text-anchor:top" coordsize="931,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" path="m,45l,m310,45l310,m620,45l620,m930,45l930,e" filled="f" strokecolor="#333" strokeweight=".30669mm">
              <v:path o:connecttype="custom" o:connectlocs="0,3186;0,3141;310,3186;310,3141;620,3186;620,3141;930,3186;930,3141" o:connectangles="0,0,0,0,0,0,0,0"/>
              <o:lock v:ext="edit" aspectratio="t" verticies="t" text="t" shapetype="t"/>
            </v:shape>
            <v:shape id="docshape343" o:spid="_x0000_s2127" type="#_x0000_t202" style="position:absolute;left:7659;top:-232;width:431;height:164;visibility:visible;mso-wrap-style:square;v-text-anchor:top" filled="f" stroked="f">
              <o:lock v:ext="edit" aspectratio="t" verticies="t" text="t" shapetype="t"/>
              <v:textbox inset="0,0,0,0">
                <w:txbxContent>
                  <w:p w14:paraId="285B0894" w14:textId="77777777" w:rsidR="00C544BC" w:rsidRDefault="00BD4BDE">
                    <w:pPr>
                      <w:spacing w:before="1"/>
                      <w:rPr>
                        <w:rFonts w:ascii="Arial"/>
                        <w:sz w:val="14"/>
                      </w:rPr>
                    </w:pPr>
                    <w:r>
                      <w:rPr>
                        <w:rFonts w:ascii="Arial"/>
                        <w:color w:val="1A1A1A"/>
                        <w:w w:val="105"/>
                        <w:sz w:val="14"/>
                      </w:rPr>
                      <w:t>Feb17</w:t>
                    </w:r>
                  </w:p>
                </w:txbxContent>
              </v:textbox>
            </v:shape>
            <w10:wrap anchorx="page"/>
          </v:group>
        </w:pict>
      </w:r>
      <w:r>
        <w:rPr>
          <w:noProof/>
        </w:rPr>
        <w:pict w14:anchorId="7BCB0ACB">
          <v:group id="docshapegroup344" o:spid="_x0000_s2054" style="position:absolute;left:0;text-align:left;margin-left:427.05pt;margin-top:-15pt;width:60.45pt;height:174.3pt;z-index:15733248;mso-position-horizontal-relative:page" coordorigin="8541,-300" coordsize="1209,3486">
            <o:lock v:ext="edit" aspectratio="t"/>
            <v:shape id="docshape345" o:spid="_x0000_s2055" style="position:absolute;left:8549;top:-12;width:1192;height:3153;visibility:visible;mso-wrap-style:square;v-text-anchor:top" coordsize="1192,31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" path="m,2906r1191,m,2130r1191,m,1355r1191,m,580r1191,m271,3153l271,m581,3153l581,m892,3153l892,e" filled="f" strokecolor="#ebebeb" strokeweight=".15192mm">
              <v:path o:connecttype="custom" o:connectlocs="0,2894;1191,2894;0,2118;1191,2118;0,1343;1191,1343;0,568;1191,568;271,3141;271,-12;581,3141;581,-12;892,3141;892,-12" o:connectangles="0,0,0,0,0,0,0,0,0,0,0,0,0,0"/>
              <o:lock v:ext="edit" aspectratio="t" verticies="t" text="t" shapetype="t"/>
            </v:shape>
            <v:shape id="docshape346" o:spid="_x0000_s2056" style="position:absolute;left:8549;top:-12;width:1192;height:3153;visibility:visible;mso-wrap-style:square;v-text-anchor:top" coordsize="1192,3153" path="m,2518r1191,m,1743r1191,m,967r1191,m,192r1191,m116,3153l116,m426,3153l426,m737,3153l737,t310,3153l1047,e" filled="f" strokecolor="#ebebeb" strokeweight=".30669mm">
              <v:path o:connecttype="custom" o:connectlocs="0,2506;1191,2506;0,1731;1191,1731;0,955;1191,955;0,180;1191,180;116,3141;116,-12;426,3141;426,-12;737,3141;737,-12;1047,3141;1047,-12" o:connectangles="0,0,0,0,0,0,0,0,0,0,0,0,0,0,0,0"/>
              <o:lock v:ext="edit" aspectratio="t" verticies="t" text="t" shapetype="t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docshape347" o:spid="_x0000_s2057" type="#_x0000_t75" style="position:absolute;left:8603;top:131;width:1084;height:2821;visibility:visible;mso-wrap-style:square">
              <v:imagedata r:id="rId79" o:title=""/>
              <o:lock v:ext="edit" cropping="t" verticies="t" shapetype="t"/>
            </v:shape>
            <v:rect id="docshape348" o:spid="_x0000_s2058" style="position:absolute;left:8549;top:-12;width:1192;height:31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" filled="f" strokecolor="#333" strokeweight=".30669mm">
              <o:lock v:ext="edit" aspectratio="t" verticies="t" text="t" shapetype="t"/>
            </v:rect>
            <v:rect id="docshape349" o:spid="_x0000_s2059" style="position:absolute;left:8549;top:-292;width:1192;height:280;visibility:visible;mso-wrap-style:square;v-text-anchor:top" fillcolor="#d9d9d9" stroked="f">
              <o:lock v:ext="edit" aspectratio="t" verticies="t" text="t" shapetype="t"/>
            </v:rect>
            <v:rect id="docshape350" o:spid="_x0000_s2060" style="position:absolute;left:8549;top:-292;width:1192;height:2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" filled="f" strokecolor="#333" strokeweight=".30669mm">
              <o:lock v:ext="edit" aspectratio="t" verticies="t" text="t" shapetype="t"/>
            </v:rect>
            <v:shape id="docshape351" o:spid="_x0000_s2061" style="position:absolute;left:8666;top:3141;width:931;height:45;visibility:visible;mso-wrap-style:square;v-text-anchor:top" coordsize="931,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" path="m,45l,m310,45l310,m621,45l621,m931,45l931,e" filled="f" strokecolor="#333" strokeweight=".30669mm">
              <v:path o:connecttype="custom" o:connectlocs="0,3186;0,3141;310,3186;310,3141;621,3186;621,3141;931,3186;931,3141" o:connectangles="0,0,0,0,0,0,0,0"/>
              <o:lock v:ext="edit" aspectratio="t" verticies="t" text="t" shapetype="t"/>
            </v:shape>
            <v:shape id="docshape352" o:spid="_x0000_s2062" type="#_x0000_t202" style="position:absolute;left:8935;top:-232;width:439;height:1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" filled="f" stroked="f">
              <o:lock v:ext="edit" aspectratio="t" verticies="t" text="t" shapetype="t"/>
              <v:textbox inset="0,0,0,0">
                <w:txbxContent>
                  <w:p w14:paraId="04D04FED" w14:textId="77777777" w:rsidR="00C544BC" w:rsidRDefault="00BD4BDE">
                    <w:pPr>
                      <w:spacing w:before="1"/>
                      <w:rPr>
                        <w:rFonts w:ascii="Arial"/>
                        <w:sz w:val="14"/>
                      </w:rPr>
                    </w:pPr>
                    <w:r>
                      <w:rPr>
                        <w:rFonts w:ascii="Arial"/>
                        <w:color w:val="1A1A1A"/>
                        <w:w w:val="105"/>
                        <w:sz w:val="14"/>
                      </w:rPr>
                      <w:t>Aug17</w:t>
                    </w:r>
                  </w:p>
                </w:txbxContent>
              </v:textbox>
            </v:shape>
            <w10:wrap anchorx="page"/>
          </v:group>
        </w:pict>
      </w:r>
      <w:r w:rsidR="00BD4BDE">
        <w:rPr>
          <w:rFonts w:ascii="Arial"/>
          <w:color w:val="4D4D4D"/>
          <w:w w:val="105"/>
          <w:sz w:val="14"/>
        </w:rPr>
        <w:t>2525</w:t>
      </w:r>
    </w:p>
    <w:p w14:paraId="564E0072" w14:textId="77777777" w:rsidR="00C544BC" w:rsidRDefault="00C544BC">
      <w:pPr>
        <w:pStyle w:val="BodyText"/>
        <w:spacing w:before="0"/>
        <w:ind w:left="0"/>
        <w:rPr>
          <w:rFonts w:ascii="Arial"/>
          <w:sz w:val="20"/>
        </w:rPr>
      </w:pPr>
    </w:p>
    <w:p w14:paraId="0973EE0F" w14:textId="77777777" w:rsidR="00C544BC" w:rsidRDefault="00C544BC">
      <w:pPr>
        <w:rPr>
          <w:rFonts w:ascii="Arial"/>
          <w:sz w:val="20"/>
        </w:rPr>
        <w:sectPr w:rsidR="00C544BC">
          <w:footerReference w:type="default" r:id="rId80"/>
          <w:pgSz w:w="12240" w:h="15840"/>
          <w:pgMar w:top="1500" w:right="1280" w:bottom="1100" w:left="900" w:header="0" w:footer="912" w:gutter="0"/>
          <w:pgNumType w:start="39"/>
          <w:cols w:space="720"/>
        </w:sectPr>
      </w:pPr>
    </w:p>
    <w:p w14:paraId="3F80645B" w14:textId="77777777" w:rsidR="00C544BC" w:rsidRDefault="00C544BC">
      <w:pPr>
        <w:pStyle w:val="BodyText"/>
        <w:spacing w:before="0"/>
        <w:ind w:left="0"/>
        <w:rPr>
          <w:rFonts w:ascii="Arial"/>
          <w:sz w:val="16"/>
        </w:rPr>
      </w:pPr>
    </w:p>
    <w:p w14:paraId="3B96C5A9" w14:textId="77777777" w:rsidR="00C544BC" w:rsidRDefault="00C544BC">
      <w:pPr>
        <w:pStyle w:val="BodyText"/>
        <w:spacing w:before="5"/>
        <w:ind w:left="0"/>
        <w:rPr>
          <w:rFonts w:ascii="Arial"/>
          <w:sz w:val="17"/>
        </w:rPr>
      </w:pPr>
    </w:p>
    <w:p w14:paraId="2229ACA1" w14:textId="77777777" w:rsidR="00C544BC" w:rsidRDefault="00EA02FE">
      <w:pPr>
        <w:ind w:right="38"/>
        <w:jc w:val="right"/>
        <w:rPr>
          <w:rFonts w:ascii="Arial"/>
          <w:sz w:val="14"/>
        </w:rPr>
      </w:pPr>
      <w:r>
        <w:pict w14:anchorId="54E75F86">
          <v:shape id="docshape353" o:spid="_x0000_s2053" type="#_x0000_t202" alt="" style="position:absolute;left:0;text-align:left;margin-left:73.8pt;margin-top:9.35pt;width:12pt;height:50.2pt;z-index:15734272;mso-wrap-style:square;mso-wrap-edited:f;mso-width-percent:0;mso-height-percent:0;mso-position-horizontal-relative:page;mso-width-percent:0;mso-height-percent:0;v-text-anchor:top" filled="f" stroked="f">
            <v:textbox style="layout-flow:vertical;mso-layout-flow-alt:bottom-to-top" inset="0,0,0,0">
              <w:txbxContent>
                <w:p w14:paraId="270AF711" w14:textId="77777777" w:rsidR="00C544BC" w:rsidRDefault="00BD4BDE">
                  <w:pPr>
                    <w:spacing w:before="13"/>
                    <w:ind w:left="20"/>
                    <w:rPr>
                      <w:rFonts w:ascii="Arial"/>
                      <w:sz w:val="18"/>
                    </w:rPr>
                  </w:pPr>
                  <w:r>
                    <w:rPr>
                      <w:rFonts w:ascii="Arial"/>
                      <w:sz w:val="18"/>
                    </w:rPr>
                    <w:t>UTM</w:t>
                  </w:r>
                  <w:r>
                    <w:rPr>
                      <w:rFonts w:ascii="Arial"/>
                      <w:spacing w:val="-4"/>
                      <w:sz w:val="18"/>
                    </w:rPr>
                    <w:t xml:space="preserve"> </w:t>
                  </w:r>
                  <w:r>
                    <w:rPr>
                      <w:rFonts w:ascii="Arial"/>
                      <w:sz w:val="18"/>
                    </w:rPr>
                    <w:t>Y</w:t>
                  </w:r>
                  <w:r>
                    <w:rPr>
                      <w:rFonts w:ascii="Arial"/>
                      <w:spacing w:val="-3"/>
                      <w:sz w:val="18"/>
                    </w:rPr>
                    <w:t xml:space="preserve"> </w:t>
                  </w:r>
                  <w:r>
                    <w:rPr>
                      <w:rFonts w:ascii="Arial"/>
                      <w:sz w:val="18"/>
                    </w:rPr>
                    <w:t>(km)</w:t>
                  </w:r>
                </w:p>
              </w:txbxContent>
            </v:textbox>
            <w10:wrap anchorx="page"/>
          </v:shape>
        </w:pict>
      </w:r>
      <w:r w:rsidR="00BD4BDE">
        <w:rPr>
          <w:rFonts w:ascii="Arial"/>
          <w:color w:val="4D4D4D"/>
          <w:w w:val="105"/>
          <w:sz w:val="14"/>
        </w:rPr>
        <w:t>2500</w:t>
      </w:r>
    </w:p>
    <w:p w14:paraId="33D053DD" w14:textId="77777777" w:rsidR="00C544BC" w:rsidRDefault="00C544BC">
      <w:pPr>
        <w:pStyle w:val="BodyText"/>
        <w:spacing w:before="0"/>
        <w:ind w:left="0"/>
        <w:rPr>
          <w:rFonts w:ascii="Arial"/>
          <w:sz w:val="16"/>
        </w:rPr>
      </w:pPr>
    </w:p>
    <w:p w14:paraId="5A2E01AD" w14:textId="77777777" w:rsidR="00C544BC" w:rsidRDefault="00C544BC">
      <w:pPr>
        <w:pStyle w:val="BodyText"/>
        <w:spacing w:before="0"/>
        <w:ind w:left="0"/>
        <w:rPr>
          <w:rFonts w:ascii="Arial"/>
          <w:sz w:val="16"/>
        </w:rPr>
      </w:pPr>
    </w:p>
    <w:p w14:paraId="32033320" w14:textId="77777777" w:rsidR="00C544BC" w:rsidRDefault="00C544BC">
      <w:pPr>
        <w:pStyle w:val="BodyText"/>
        <w:spacing w:before="5"/>
        <w:ind w:left="0"/>
        <w:rPr>
          <w:rFonts w:ascii="Arial"/>
          <w:sz w:val="21"/>
        </w:rPr>
      </w:pPr>
    </w:p>
    <w:p w14:paraId="3FCD0DF8" w14:textId="77777777" w:rsidR="00C544BC" w:rsidRDefault="00BD4BDE">
      <w:pPr>
        <w:ind w:right="38"/>
        <w:jc w:val="right"/>
        <w:rPr>
          <w:rFonts w:ascii="Arial"/>
          <w:sz w:val="14"/>
        </w:rPr>
      </w:pPr>
      <w:r>
        <w:rPr>
          <w:rFonts w:ascii="Arial"/>
          <w:color w:val="4D4D4D"/>
          <w:w w:val="105"/>
          <w:sz w:val="14"/>
        </w:rPr>
        <w:t>2475</w:t>
      </w:r>
    </w:p>
    <w:p w14:paraId="389DB78A" w14:textId="77777777" w:rsidR="00C544BC" w:rsidRDefault="00BD4BDE">
      <w:pPr>
        <w:spacing w:before="3"/>
        <w:rPr>
          <w:rFonts w:ascii="Arial"/>
          <w:sz w:val="19"/>
        </w:rPr>
      </w:pPr>
      <w:r>
        <w:br w:type="column"/>
      </w:r>
    </w:p>
    <w:p w14:paraId="1596F7CF" w14:textId="77777777" w:rsidR="00C544BC" w:rsidRDefault="00BD4BDE">
      <w:pPr>
        <w:ind w:left="841"/>
        <w:rPr>
          <w:rFonts w:ascii="Arial"/>
          <w:sz w:val="18"/>
        </w:rPr>
      </w:pPr>
      <w:proofErr w:type="spellStart"/>
      <w:r>
        <w:rPr>
          <w:rFonts w:ascii="Arial"/>
          <w:sz w:val="18"/>
        </w:rPr>
        <w:t>MedRL</w:t>
      </w:r>
      <w:proofErr w:type="spellEnd"/>
    </w:p>
    <w:p w14:paraId="5BAD8F66" w14:textId="77777777" w:rsidR="00C544BC" w:rsidRDefault="00EA02FE">
      <w:pPr>
        <w:spacing w:before="68"/>
        <w:ind w:right="335"/>
        <w:jc w:val="right"/>
        <w:rPr>
          <w:rFonts w:ascii="Arial"/>
          <w:sz w:val="14"/>
        </w:rPr>
      </w:pPr>
      <w:r>
        <w:pict w14:anchorId="294C8FED">
          <v:group id="docshapegroup354" o:spid="_x0000_s2050" alt="" style="position:absolute;left:0;text-align:left;margin-left:500.4pt;margin-top:3.55pt;width:14.05pt;height:70.2pt;z-index:15733760;mso-position-horizontal-relative:page" coordorigin="10008,71" coordsize="281,1404">
            <v:shape id="docshape355" o:spid="_x0000_s2051" type="#_x0000_t75" alt="" style="position:absolute;left:10008;top:70;width:281;height:1404">
              <v:imagedata r:id="rId81" o:title=""/>
            </v:shape>
            <v:shape id="docshape356" o:spid="_x0000_s2052" alt="" style="position:absolute;left:10008;top:146;width:281;height:975" coordorigin="10008,147" coordsize="281,975" o:spt="100" adj="0,,0" path="m10008,1122r56,m10008,797r56,m10008,472r56,m10008,147r56,m10233,1122r56,m10233,797r56,m10233,472r56,m10233,147r56,e" filled="f" strokecolor="white" strokeweight=".1089mm">
              <v:stroke joinstyle="round"/>
              <v:formulas/>
              <v:path arrowok="t" o:connecttype="segments"/>
            </v:shape>
            <w10:wrap anchorx="page"/>
          </v:group>
        </w:pict>
      </w:r>
      <w:r w:rsidR="00BD4BDE">
        <w:rPr>
          <w:rFonts w:ascii="Arial"/>
          <w:w w:val="105"/>
          <w:sz w:val="14"/>
        </w:rPr>
        <w:t>160</w:t>
      </w:r>
    </w:p>
    <w:p w14:paraId="2C6315AC" w14:textId="77777777" w:rsidR="00C544BC" w:rsidRDefault="00C544BC">
      <w:pPr>
        <w:pStyle w:val="BodyText"/>
        <w:spacing w:before="3"/>
        <w:ind w:left="0"/>
        <w:rPr>
          <w:rFonts w:ascii="Arial"/>
          <w:sz w:val="14"/>
        </w:rPr>
      </w:pPr>
    </w:p>
    <w:p w14:paraId="70432440" w14:textId="77777777" w:rsidR="00C544BC" w:rsidRDefault="00BD4BDE">
      <w:pPr>
        <w:ind w:right="335"/>
        <w:jc w:val="right"/>
        <w:rPr>
          <w:rFonts w:ascii="Arial"/>
          <w:sz w:val="14"/>
        </w:rPr>
      </w:pPr>
      <w:r>
        <w:rPr>
          <w:rFonts w:ascii="Arial"/>
          <w:w w:val="105"/>
          <w:sz w:val="14"/>
        </w:rPr>
        <w:t>150</w:t>
      </w:r>
    </w:p>
    <w:p w14:paraId="5AD29100" w14:textId="77777777" w:rsidR="00C544BC" w:rsidRDefault="00C544BC">
      <w:pPr>
        <w:pStyle w:val="BodyText"/>
        <w:spacing w:before="3"/>
        <w:ind w:left="0"/>
        <w:rPr>
          <w:rFonts w:ascii="Arial"/>
          <w:sz w:val="14"/>
        </w:rPr>
      </w:pPr>
    </w:p>
    <w:p w14:paraId="5B11A09D" w14:textId="77777777" w:rsidR="00C544BC" w:rsidRDefault="00BD4BDE">
      <w:pPr>
        <w:ind w:right="335"/>
        <w:jc w:val="right"/>
        <w:rPr>
          <w:rFonts w:ascii="Arial"/>
          <w:sz w:val="14"/>
        </w:rPr>
      </w:pPr>
      <w:r>
        <w:rPr>
          <w:rFonts w:ascii="Arial"/>
          <w:w w:val="105"/>
          <w:sz w:val="14"/>
        </w:rPr>
        <w:t>140</w:t>
      </w:r>
    </w:p>
    <w:p w14:paraId="4E4B8B4A" w14:textId="77777777" w:rsidR="00C544BC" w:rsidRDefault="00C544BC">
      <w:pPr>
        <w:pStyle w:val="BodyText"/>
        <w:spacing w:before="3"/>
        <w:ind w:left="0"/>
        <w:rPr>
          <w:rFonts w:ascii="Arial"/>
          <w:sz w:val="14"/>
        </w:rPr>
      </w:pPr>
    </w:p>
    <w:p w14:paraId="432B7112" w14:textId="77777777" w:rsidR="00C544BC" w:rsidRDefault="00BD4BDE">
      <w:pPr>
        <w:ind w:right="335"/>
        <w:jc w:val="right"/>
        <w:rPr>
          <w:rFonts w:ascii="Arial"/>
          <w:sz w:val="14"/>
        </w:rPr>
      </w:pPr>
      <w:r>
        <w:rPr>
          <w:rFonts w:ascii="Arial"/>
          <w:w w:val="105"/>
          <w:sz w:val="14"/>
        </w:rPr>
        <w:t>130</w:t>
      </w:r>
    </w:p>
    <w:p w14:paraId="749D9B8C" w14:textId="77777777" w:rsidR="00C544BC" w:rsidRDefault="00C544BC">
      <w:pPr>
        <w:jc w:val="right"/>
        <w:rPr>
          <w:rFonts w:ascii="Arial"/>
          <w:sz w:val="14"/>
        </w:rPr>
        <w:sectPr w:rsidR="00C544BC">
          <w:type w:val="continuous"/>
          <w:pgSz w:w="12240" w:h="15840"/>
          <w:pgMar w:top="1200" w:right="1280" w:bottom="1020" w:left="900" w:header="0" w:footer="912" w:gutter="0"/>
          <w:cols w:num="2" w:space="720" w:equalWidth="0">
            <w:col w:w="1207" w:space="7060"/>
            <w:col w:w="1793"/>
          </w:cols>
        </w:sectPr>
      </w:pPr>
    </w:p>
    <w:p w14:paraId="5D654C29" w14:textId="77777777" w:rsidR="00C544BC" w:rsidRDefault="00C544BC">
      <w:pPr>
        <w:pStyle w:val="BodyText"/>
        <w:spacing w:before="6"/>
        <w:ind w:left="0"/>
        <w:rPr>
          <w:rFonts w:ascii="Arial"/>
          <w:sz w:val="17"/>
        </w:rPr>
      </w:pPr>
    </w:p>
    <w:p w14:paraId="122795F1" w14:textId="77777777" w:rsidR="00C544BC" w:rsidRDefault="00BD4BDE">
      <w:pPr>
        <w:spacing w:before="101"/>
        <w:ind w:left="841"/>
        <w:rPr>
          <w:rFonts w:ascii="Arial"/>
          <w:sz w:val="14"/>
        </w:rPr>
      </w:pPr>
      <w:r>
        <w:rPr>
          <w:rFonts w:ascii="Arial"/>
          <w:color w:val="4D4D4D"/>
          <w:w w:val="105"/>
          <w:sz w:val="14"/>
        </w:rPr>
        <w:t>2450</w:t>
      </w:r>
    </w:p>
    <w:p w14:paraId="13AFF840" w14:textId="77777777" w:rsidR="00C544BC" w:rsidRDefault="00C544BC">
      <w:pPr>
        <w:pStyle w:val="BodyText"/>
        <w:spacing w:before="0"/>
        <w:ind w:left="0"/>
        <w:rPr>
          <w:rFonts w:ascii="Arial"/>
          <w:sz w:val="20"/>
        </w:rPr>
      </w:pPr>
    </w:p>
    <w:p w14:paraId="60D35D7B" w14:textId="77777777" w:rsidR="00C544BC" w:rsidRDefault="00C544BC">
      <w:pPr>
        <w:pStyle w:val="BodyText"/>
        <w:spacing w:before="0"/>
        <w:ind w:left="0"/>
        <w:rPr>
          <w:rFonts w:ascii="Arial"/>
        </w:rPr>
      </w:pPr>
    </w:p>
    <w:p w14:paraId="27B6144C" w14:textId="77777777" w:rsidR="00C544BC" w:rsidRDefault="00BD4BDE">
      <w:pPr>
        <w:spacing w:before="102"/>
        <w:jc w:val="center"/>
        <w:rPr>
          <w:rFonts w:ascii="Arial"/>
          <w:sz w:val="14"/>
        </w:rPr>
      </w:pPr>
      <w:r>
        <w:rPr>
          <w:rFonts w:ascii="Arial"/>
          <w:color w:val="4D4D4D"/>
          <w:w w:val="105"/>
          <w:sz w:val="14"/>
        </w:rPr>
        <w:t>390</w:t>
      </w:r>
      <w:r>
        <w:rPr>
          <w:rFonts w:ascii="Arial"/>
          <w:color w:val="4D4D4D"/>
          <w:spacing w:val="23"/>
          <w:w w:val="105"/>
          <w:sz w:val="14"/>
        </w:rPr>
        <w:t xml:space="preserve"> </w:t>
      </w:r>
      <w:r>
        <w:rPr>
          <w:rFonts w:ascii="Arial"/>
          <w:color w:val="4D4D4D"/>
          <w:w w:val="105"/>
          <w:sz w:val="14"/>
        </w:rPr>
        <w:t>400</w:t>
      </w:r>
      <w:r>
        <w:rPr>
          <w:rFonts w:ascii="Arial"/>
          <w:color w:val="4D4D4D"/>
          <w:spacing w:val="24"/>
          <w:w w:val="105"/>
          <w:sz w:val="14"/>
        </w:rPr>
        <w:t xml:space="preserve"> </w:t>
      </w:r>
      <w:r>
        <w:rPr>
          <w:rFonts w:ascii="Arial"/>
          <w:color w:val="4D4D4D"/>
          <w:w w:val="105"/>
          <w:sz w:val="14"/>
        </w:rPr>
        <w:t>410</w:t>
      </w:r>
      <w:r>
        <w:rPr>
          <w:rFonts w:ascii="Arial"/>
          <w:color w:val="4D4D4D"/>
          <w:spacing w:val="24"/>
          <w:w w:val="105"/>
          <w:sz w:val="14"/>
        </w:rPr>
        <w:t xml:space="preserve"> </w:t>
      </w:r>
      <w:r>
        <w:rPr>
          <w:rFonts w:ascii="Arial"/>
          <w:color w:val="4D4D4D"/>
          <w:w w:val="105"/>
          <w:sz w:val="14"/>
        </w:rPr>
        <w:t>420</w:t>
      </w:r>
      <w:r>
        <w:rPr>
          <w:rFonts w:ascii="Arial"/>
          <w:color w:val="4D4D4D"/>
          <w:spacing w:val="23"/>
          <w:w w:val="105"/>
          <w:sz w:val="14"/>
        </w:rPr>
        <w:t xml:space="preserve"> </w:t>
      </w:r>
      <w:r>
        <w:rPr>
          <w:rFonts w:ascii="Arial"/>
          <w:color w:val="4D4D4D"/>
          <w:w w:val="105"/>
          <w:sz w:val="14"/>
        </w:rPr>
        <w:t>390</w:t>
      </w:r>
      <w:r>
        <w:rPr>
          <w:rFonts w:ascii="Arial"/>
          <w:color w:val="4D4D4D"/>
          <w:spacing w:val="24"/>
          <w:w w:val="105"/>
          <w:sz w:val="14"/>
        </w:rPr>
        <w:t xml:space="preserve"> </w:t>
      </w:r>
      <w:r>
        <w:rPr>
          <w:rFonts w:ascii="Arial"/>
          <w:color w:val="4D4D4D"/>
          <w:w w:val="105"/>
          <w:sz w:val="14"/>
        </w:rPr>
        <w:t>400</w:t>
      </w:r>
      <w:r>
        <w:rPr>
          <w:rFonts w:ascii="Arial"/>
          <w:color w:val="4D4D4D"/>
          <w:spacing w:val="24"/>
          <w:w w:val="105"/>
          <w:sz w:val="14"/>
        </w:rPr>
        <w:t xml:space="preserve"> </w:t>
      </w:r>
      <w:r>
        <w:rPr>
          <w:rFonts w:ascii="Arial"/>
          <w:color w:val="4D4D4D"/>
          <w:w w:val="105"/>
          <w:sz w:val="14"/>
        </w:rPr>
        <w:t>410</w:t>
      </w:r>
      <w:r>
        <w:rPr>
          <w:rFonts w:ascii="Arial"/>
          <w:color w:val="4D4D4D"/>
          <w:spacing w:val="23"/>
          <w:w w:val="105"/>
          <w:sz w:val="14"/>
        </w:rPr>
        <w:t xml:space="preserve"> </w:t>
      </w:r>
      <w:proofErr w:type="gramStart"/>
      <w:r>
        <w:rPr>
          <w:rFonts w:ascii="Arial"/>
          <w:color w:val="4D4D4D"/>
          <w:w w:val="105"/>
          <w:sz w:val="14"/>
        </w:rPr>
        <w:t xml:space="preserve">420 </w:t>
      </w:r>
      <w:r>
        <w:rPr>
          <w:rFonts w:ascii="Arial"/>
          <w:color w:val="4D4D4D"/>
          <w:spacing w:val="23"/>
          <w:w w:val="105"/>
          <w:sz w:val="14"/>
        </w:rPr>
        <w:t xml:space="preserve"> </w:t>
      </w:r>
      <w:r>
        <w:rPr>
          <w:rFonts w:ascii="Arial"/>
          <w:color w:val="4D4D4D"/>
          <w:w w:val="105"/>
          <w:sz w:val="14"/>
        </w:rPr>
        <w:t>390</w:t>
      </w:r>
      <w:proofErr w:type="gramEnd"/>
      <w:r>
        <w:rPr>
          <w:rFonts w:ascii="Arial"/>
          <w:color w:val="4D4D4D"/>
          <w:spacing w:val="24"/>
          <w:w w:val="105"/>
          <w:sz w:val="14"/>
        </w:rPr>
        <w:t xml:space="preserve"> </w:t>
      </w:r>
      <w:r>
        <w:rPr>
          <w:rFonts w:ascii="Arial"/>
          <w:color w:val="4D4D4D"/>
          <w:w w:val="105"/>
          <w:sz w:val="14"/>
        </w:rPr>
        <w:t>400</w:t>
      </w:r>
      <w:r>
        <w:rPr>
          <w:rFonts w:ascii="Arial"/>
          <w:color w:val="4D4D4D"/>
          <w:spacing w:val="23"/>
          <w:w w:val="105"/>
          <w:sz w:val="14"/>
        </w:rPr>
        <w:t xml:space="preserve"> </w:t>
      </w:r>
      <w:r>
        <w:rPr>
          <w:rFonts w:ascii="Arial"/>
          <w:color w:val="4D4D4D"/>
          <w:w w:val="105"/>
          <w:sz w:val="14"/>
        </w:rPr>
        <w:t>410</w:t>
      </w:r>
      <w:r>
        <w:rPr>
          <w:rFonts w:ascii="Arial"/>
          <w:color w:val="4D4D4D"/>
          <w:spacing w:val="24"/>
          <w:w w:val="105"/>
          <w:sz w:val="14"/>
        </w:rPr>
        <w:t xml:space="preserve"> </w:t>
      </w:r>
      <w:r>
        <w:rPr>
          <w:rFonts w:ascii="Arial"/>
          <w:color w:val="4D4D4D"/>
          <w:w w:val="105"/>
          <w:sz w:val="14"/>
        </w:rPr>
        <w:t xml:space="preserve">420 </w:t>
      </w:r>
      <w:r>
        <w:rPr>
          <w:rFonts w:ascii="Arial"/>
          <w:color w:val="4D4D4D"/>
          <w:spacing w:val="22"/>
          <w:w w:val="105"/>
          <w:sz w:val="14"/>
        </w:rPr>
        <w:t xml:space="preserve"> </w:t>
      </w:r>
      <w:r>
        <w:rPr>
          <w:rFonts w:ascii="Arial"/>
          <w:color w:val="4D4D4D"/>
          <w:w w:val="105"/>
          <w:sz w:val="14"/>
        </w:rPr>
        <w:t>390</w:t>
      </w:r>
      <w:r>
        <w:rPr>
          <w:rFonts w:ascii="Arial"/>
          <w:color w:val="4D4D4D"/>
          <w:spacing w:val="24"/>
          <w:w w:val="105"/>
          <w:sz w:val="14"/>
        </w:rPr>
        <w:t xml:space="preserve"> </w:t>
      </w:r>
      <w:r>
        <w:rPr>
          <w:rFonts w:ascii="Arial"/>
          <w:color w:val="4D4D4D"/>
          <w:w w:val="105"/>
          <w:sz w:val="14"/>
        </w:rPr>
        <w:t>400</w:t>
      </w:r>
      <w:r>
        <w:rPr>
          <w:rFonts w:ascii="Arial"/>
          <w:color w:val="4D4D4D"/>
          <w:spacing w:val="24"/>
          <w:w w:val="105"/>
          <w:sz w:val="14"/>
        </w:rPr>
        <w:t xml:space="preserve"> </w:t>
      </w:r>
      <w:r>
        <w:rPr>
          <w:rFonts w:ascii="Arial"/>
          <w:color w:val="4D4D4D"/>
          <w:w w:val="105"/>
          <w:sz w:val="14"/>
        </w:rPr>
        <w:t>410</w:t>
      </w:r>
      <w:r>
        <w:rPr>
          <w:rFonts w:ascii="Arial"/>
          <w:color w:val="4D4D4D"/>
          <w:spacing w:val="24"/>
          <w:w w:val="105"/>
          <w:sz w:val="14"/>
        </w:rPr>
        <w:t xml:space="preserve"> </w:t>
      </w:r>
      <w:r>
        <w:rPr>
          <w:rFonts w:ascii="Arial"/>
          <w:color w:val="4D4D4D"/>
          <w:w w:val="105"/>
          <w:sz w:val="14"/>
        </w:rPr>
        <w:t xml:space="preserve">420 </w:t>
      </w:r>
      <w:r>
        <w:rPr>
          <w:rFonts w:ascii="Arial"/>
          <w:color w:val="4D4D4D"/>
          <w:spacing w:val="22"/>
          <w:w w:val="105"/>
          <w:sz w:val="14"/>
        </w:rPr>
        <w:t xml:space="preserve"> </w:t>
      </w:r>
      <w:r>
        <w:rPr>
          <w:rFonts w:ascii="Arial"/>
          <w:color w:val="4D4D4D"/>
          <w:w w:val="105"/>
          <w:sz w:val="14"/>
        </w:rPr>
        <w:t>390</w:t>
      </w:r>
      <w:r>
        <w:rPr>
          <w:rFonts w:ascii="Arial"/>
          <w:color w:val="4D4D4D"/>
          <w:spacing w:val="24"/>
          <w:w w:val="105"/>
          <w:sz w:val="14"/>
        </w:rPr>
        <w:t xml:space="preserve"> </w:t>
      </w:r>
      <w:r>
        <w:rPr>
          <w:rFonts w:ascii="Arial"/>
          <w:color w:val="4D4D4D"/>
          <w:w w:val="105"/>
          <w:sz w:val="14"/>
        </w:rPr>
        <w:t>400</w:t>
      </w:r>
      <w:r>
        <w:rPr>
          <w:rFonts w:ascii="Arial"/>
          <w:color w:val="4D4D4D"/>
          <w:spacing w:val="24"/>
          <w:w w:val="105"/>
          <w:sz w:val="14"/>
        </w:rPr>
        <w:t xml:space="preserve"> </w:t>
      </w:r>
      <w:r>
        <w:rPr>
          <w:rFonts w:ascii="Arial"/>
          <w:color w:val="4D4D4D"/>
          <w:w w:val="105"/>
          <w:sz w:val="14"/>
        </w:rPr>
        <w:t>410</w:t>
      </w:r>
      <w:r>
        <w:rPr>
          <w:rFonts w:ascii="Arial"/>
          <w:color w:val="4D4D4D"/>
          <w:spacing w:val="24"/>
          <w:w w:val="105"/>
          <w:sz w:val="14"/>
        </w:rPr>
        <w:t xml:space="preserve"> </w:t>
      </w:r>
      <w:r>
        <w:rPr>
          <w:rFonts w:ascii="Arial"/>
          <w:color w:val="4D4D4D"/>
          <w:w w:val="105"/>
          <w:sz w:val="14"/>
        </w:rPr>
        <w:t xml:space="preserve">420 </w:t>
      </w:r>
      <w:r>
        <w:rPr>
          <w:rFonts w:ascii="Arial"/>
          <w:color w:val="4D4D4D"/>
          <w:spacing w:val="22"/>
          <w:w w:val="105"/>
          <w:sz w:val="14"/>
        </w:rPr>
        <w:t xml:space="preserve"> </w:t>
      </w:r>
      <w:r>
        <w:rPr>
          <w:rFonts w:ascii="Arial"/>
          <w:color w:val="4D4D4D"/>
          <w:w w:val="105"/>
          <w:sz w:val="14"/>
        </w:rPr>
        <w:t>390</w:t>
      </w:r>
      <w:r>
        <w:rPr>
          <w:rFonts w:ascii="Arial"/>
          <w:color w:val="4D4D4D"/>
          <w:spacing w:val="24"/>
          <w:w w:val="105"/>
          <w:sz w:val="14"/>
        </w:rPr>
        <w:t xml:space="preserve"> </w:t>
      </w:r>
      <w:r>
        <w:rPr>
          <w:rFonts w:ascii="Arial"/>
          <w:color w:val="4D4D4D"/>
          <w:w w:val="105"/>
          <w:sz w:val="14"/>
        </w:rPr>
        <w:t>400</w:t>
      </w:r>
      <w:r>
        <w:rPr>
          <w:rFonts w:ascii="Arial"/>
          <w:color w:val="4D4D4D"/>
          <w:spacing w:val="23"/>
          <w:w w:val="105"/>
          <w:sz w:val="14"/>
        </w:rPr>
        <w:t xml:space="preserve"> </w:t>
      </w:r>
      <w:r>
        <w:rPr>
          <w:rFonts w:ascii="Arial"/>
          <w:color w:val="4D4D4D"/>
          <w:w w:val="105"/>
          <w:sz w:val="14"/>
        </w:rPr>
        <w:t>410</w:t>
      </w:r>
      <w:r>
        <w:rPr>
          <w:rFonts w:ascii="Arial"/>
          <w:color w:val="4D4D4D"/>
          <w:spacing w:val="24"/>
          <w:w w:val="105"/>
          <w:sz w:val="14"/>
        </w:rPr>
        <w:t xml:space="preserve"> </w:t>
      </w:r>
      <w:r>
        <w:rPr>
          <w:rFonts w:ascii="Arial"/>
          <w:color w:val="4D4D4D"/>
          <w:w w:val="105"/>
          <w:sz w:val="14"/>
        </w:rPr>
        <w:t>420</w:t>
      </w:r>
    </w:p>
    <w:p w14:paraId="0F356E92" w14:textId="77777777" w:rsidR="00C544BC" w:rsidRDefault="00BD4BDE">
      <w:pPr>
        <w:spacing w:before="6"/>
        <w:ind w:left="27"/>
        <w:jc w:val="center"/>
        <w:rPr>
          <w:rFonts w:ascii="Arial"/>
          <w:sz w:val="18"/>
        </w:rPr>
      </w:pPr>
      <w:r>
        <w:rPr>
          <w:rFonts w:ascii="Arial"/>
          <w:sz w:val="18"/>
        </w:rPr>
        <w:t>UTM</w:t>
      </w:r>
      <w:r>
        <w:rPr>
          <w:rFonts w:ascii="Arial"/>
          <w:spacing w:val="-3"/>
          <w:sz w:val="18"/>
        </w:rPr>
        <w:t xml:space="preserve"> </w:t>
      </w:r>
      <w:r>
        <w:rPr>
          <w:rFonts w:ascii="Arial"/>
          <w:sz w:val="18"/>
        </w:rPr>
        <w:t>X</w:t>
      </w:r>
      <w:r>
        <w:rPr>
          <w:rFonts w:ascii="Arial"/>
          <w:spacing w:val="-3"/>
          <w:sz w:val="18"/>
        </w:rPr>
        <w:t xml:space="preserve"> </w:t>
      </w:r>
      <w:r>
        <w:rPr>
          <w:rFonts w:ascii="Arial"/>
          <w:sz w:val="18"/>
        </w:rPr>
        <w:t>(km)</w:t>
      </w:r>
    </w:p>
    <w:p w14:paraId="0FDF8B0B" w14:textId="77777777" w:rsidR="00C544BC" w:rsidRDefault="00C544BC">
      <w:pPr>
        <w:pStyle w:val="BodyText"/>
        <w:spacing w:before="0"/>
        <w:ind w:left="0"/>
        <w:rPr>
          <w:rFonts w:ascii="Arial"/>
          <w:sz w:val="20"/>
        </w:rPr>
      </w:pPr>
    </w:p>
    <w:p w14:paraId="0DE5DAB9" w14:textId="77777777" w:rsidR="00C544BC" w:rsidRDefault="00C544BC">
      <w:pPr>
        <w:pStyle w:val="BodyText"/>
        <w:spacing w:before="0"/>
        <w:ind w:left="0"/>
        <w:rPr>
          <w:rFonts w:ascii="Arial"/>
          <w:sz w:val="20"/>
        </w:rPr>
      </w:pPr>
    </w:p>
    <w:p w14:paraId="4604A7C0" w14:textId="77777777" w:rsidR="00C544BC" w:rsidRDefault="00C544BC">
      <w:pPr>
        <w:pStyle w:val="BodyText"/>
        <w:spacing w:before="0"/>
        <w:ind w:left="0"/>
        <w:rPr>
          <w:rFonts w:ascii="Arial"/>
          <w:sz w:val="20"/>
        </w:rPr>
      </w:pPr>
    </w:p>
    <w:p w14:paraId="3BA44199" w14:textId="77777777" w:rsidR="00C544BC" w:rsidRDefault="00C544BC">
      <w:pPr>
        <w:pStyle w:val="BodyText"/>
        <w:spacing w:before="0"/>
        <w:ind w:left="0"/>
        <w:rPr>
          <w:rFonts w:ascii="Arial"/>
          <w:sz w:val="20"/>
        </w:rPr>
      </w:pPr>
    </w:p>
    <w:p w14:paraId="2775640C" w14:textId="77777777" w:rsidR="00C544BC" w:rsidRDefault="00C544BC">
      <w:pPr>
        <w:pStyle w:val="BodyText"/>
        <w:spacing w:before="0"/>
        <w:ind w:left="0"/>
        <w:rPr>
          <w:rFonts w:ascii="Arial"/>
          <w:sz w:val="20"/>
        </w:rPr>
      </w:pPr>
    </w:p>
    <w:p w14:paraId="5D8BF58D" w14:textId="77777777" w:rsidR="00C544BC" w:rsidRDefault="00C544BC">
      <w:pPr>
        <w:pStyle w:val="BodyText"/>
        <w:spacing w:before="0"/>
        <w:ind w:left="0"/>
        <w:rPr>
          <w:rFonts w:ascii="Arial"/>
          <w:sz w:val="20"/>
        </w:rPr>
      </w:pPr>
    </w:p>
    <w:p w14:paraId="5D581037" w14:textId="77777777" w:rsidR="00C544BC" w:rsidRDefault="00C544BC">
      <w:pPr>
        <w:pStyle w:val="BodyText"/>
        <w:spacing w:before="0"/>
        <w:ind w:left="0"/>
        <w:rPr>
          <w:rFonts w:ascii="Arial"/>
          <w:sz w:val="20"/>
        </w:rPr>
      </w:pPr>
    </w:p>
    <w:p w14:paraId="167300B3" w14:textId="77777777" w:rsidR="00C544BC" w:rsidRDefault="00C544BC">
      <w:pPr>
        <w:pStyle w:val="BodyText"/>
        <w:spacing w:before="2"/>
        <w:ind w:left="0"/>
        <w:rPr>
          <w:rFonts w:ascii="Arial"/>
        </w:rPr>
      </w:pPr>
    </w:p>
    <w:p w14:paraId="54EE8A06" w14:textId="77777777" w:rsidR="00C544BC" w:rsidRDefault="00BD4BDE">
      <w:pPr>
        <w:pStyle w:val="BodyText"/>
        <w:spacing w:before="118" w:line="355" w:lineRule="auto"/>
        <w:ind w:left="540"/>
      </w:pPr>
      <w:r>
        <w:rPr>
          <w:w w:val="95"/>
        </w:rPr>
        <w:t>Figure</w:t>
      </w:r>
      <w:r>
        <w:rPr>
          <w:spacing w:val="16"/>
          <w:w w:val="95"/>
        </w:rPr>
        <w:t xml:space="preserve"> </w:t>
      </w:r>
      <w:r>
        <w:rPr>
          <w:w w:val="95"/>
        </w:rPr>
        <w:t>S2.2:</w:t>
      </w:r>
      <w:r>
        <w:rPr>
          <w:spacing w:val="39"/>
          <w:w w:val="95"/>
        </w:rPr>
        <w:t xml:space="preserve"> </w:t>
      </w:r>
      <w:commentRangeStart w:id="44"/>
      <w:r>
        <w:rPr>
          <w:w w:val="95"/>
        </w:rPr>
        <w:t>Median</w:t>
      </w:r>
      <w:r>
        <w:rPr>
          <w:spacing w:val="16"/>
          <w:w w:val="95"/>
        </w:rPr>
        <w:t xml:space="preserve"> </w:t>
      </w:r>
      <w:r>
        <w:rPr>
          <w:w w:val="95"/>
        </w:rPr>
        <w:t>received</w:t>
      </w:r>
      <w:r>
        <w:rPr>
          <w:spacing w:val="16"/>
          <w:w w:val="95"/>
        </w:rPr>
        <w:t xml:space="preserve"> </w:t>
      </w:r>
      <w:r>
        <w:rPr>
          <w:w w:val="95"/>
        </w:rPr>
        <w:t>level</w:t>
      </w:r>
      <w:r>
        <w:rPr>
          <w:spacing w:val="17"/>
          <w:w w:val="95"/>
        </w:rPr>
        <w:t xml:space="preserve"> </w:t>
      </w:r>
      <w:r>
        <w:rPr>
          <w:w w:val="95"/>
        </w:rPr>
        <w:t>(dB</w:t>
      </w:r>
      <w:r>
        <w:rPr>
          <w:spacing w:val="15"/>
          <w:w w:val="95"/>
        </w:rPr>
        <w:t xml:space="preserve"> </w:t>
      </w:r>
      <w:r>
        <w:rPr>
          <w:w w:val="95"/>
        </w:rPr>
        <w:t>re.</w:t>
      </w:r>
      <w:r>
        <w:rPr>
          <w:spacing w:val="39"/>
          <w:w w:val="95"/>
        </w:rPr>
        <w:t xml:space="preserve"> </w:t>
      </w:r>
      <w:r>
        <w:rPr>
          <w:w w:val="95"/>
        </w:rPr>
        <w:t>1</w:t>
      </w:r>
      <w:r>
        <w:rPr>
          <w:spacing w:val="16"/>
          <w:w w:val="95"/>
        </w:rPr>
        <w:t xml:space="preserve"> </w:t>
      </w:r>
      <w:r>
        <w:rPr>
          <w:rFonts w:ascii="Georgia" w:hAnsi="Georgia"/>
          <w:i/>
          <w:w w:val="95"/>
        </w:rPr>
        <w:t>µ</w:t>
      </w:r>
      <w:r>
        <w:rPr>
          <w:w w:val="95"/>
        </w:rPr>
        <w:t>Pa)</w:t>
      </w:r>
      <w:r>
        <w:rPr>
          <w:spacing w:val="16"/>
          <w:w w:val="95"/>
        </w:rPr>
        <w:t xml:space="preserve"> </w:t>
      </w:r>
      <w:r>
        <w:rPr>
          <w:w w:val="95"/>
        </w:rPr>
        <w:t>when</w:t>
      </w:r>
      <w:r>
        <w:rPr>
          <w:spacing w:val="15"/>
          <w:w w:val="95"/>
        </w:rPr>
        <w:t xml:space="preserve"> </w:t>
      </w:r>
      <w:r>
        <w:rPr>
          <w:w w:val="95"/>
        </w:rPr>
        <w:t>MFAS</w:t>
      </w:r>
      <w:r>
        <w:rPr>
          <w:spacing w:val="16"/>
          <w:w w:val="95"/>
        </w:rPr>
        <w:t xml:space="preserve"> </w:t>
      </w:r>
      <w:r>
        <w:rPr>
          <w:w w:val="95"/>
        </w:rPr>
        <w:t>was</w:t>
      </w:r>
      <w:r>
        <w:rPr>
          <w:spacing w:val="15"/>
          <w:w w:val="95"/>
        </w:rPr>
        <w:t xml:space="preserve"> </w:t>
      </w:r>
      <w:r>
        <w:rPr>
          <w:w w:val="95"/>
        </w:rPr>
        <w:t>present</w:t>
      </w:r>
      <w:r>
        <w:rPr>
          <w:spacing w:val="15"/>
          <w:w w:val="95"/>
        </w:rPr>
        <w:t xml:space="preserve"> </w:t>
      </w:r>
      <w:r>
        <w:rPr>
          <w:w w:val="95"/>
        </w:rPr>
        <w:t>(color</w:t>
      </w:r>
      <w:r>
        <w:rPr>
          <w:spacing w:val="15"/>
          <w:w w:val="95"/>
        </w:rPr>
        <w:t xml:space="preserve"> </w:t>
      </w:r>
      <w:r>
        <w:rPr>
          <w:w w:val="95"/>
        </w:rPr>
        <w:t>scale)</w:t>
      </w:r>
      <w:r>
        <w:rPr>
          <w:spacing w:val="17"/>
          <w:w w:val="95"/>
        </w:rPr>
        <w:t xml:space="preserve"> </w:t>
      </w:r>
      <w:r>
        <w:rPr>
          <w:w w:val="95"/>
        </w:rPr>
        <w:t>for</w:t>
      </w:r>
      <w:r>
        <w:rPr>
          <w:spacing w:val="-54"/>
          <w:w w:val="95"/>
        </w:rPr>
        <w:t xml:space="preserve"> </w:t>
      </w:r>
      <w:r>
        <w:t>all</w:t>
      </w:r>
      <w:r>
        <w:rPr>
          <w:spacing w:val="14"/>
        </w:rPr>
        <w:t xml:space="preserve"> </w:t>
      </w:r>
      <w:r>
        <w:t>hydrophones</w:t>
      </w:r>
      <w:r>
        <w:rPr>
          <w:spacing w:val="15"/>
        </w:rPr>
        <w:t xml:space="preserve"> </w:t>
      </w:r>
      <w:r>
        <w:t>and</w:t>
      </w:r>
      <w:r>
        <w:rPr>
          <w:spacing w:val="16"/>
        </w:rPr>
        <w:t xml:space="preserve"> </w:t>
      </w:r>
      <w:r>
        <w:t>SCCs</w:t>
      </w:r>
      <w:commentRangeEnd w:id="44"/>
      <w:r w:rsidR="00B16A1A">
        <w:rPr>
          <w:rStyle w:val="CommentReference"/>
        </w:rPr>
        <w:commentReference w:id="44"/>
      </w:r>
      <w:r>
        <w:t>.</w:t>
      </w:r>
    </w:p>
    <w:p w14:paraId="5E31EE75" w14:textId="77777777" w:rsidR="00C544BC" w:rsidRDefault="00C544BC">
      <w:pPr>
        <w:spacing w:line="355" w:lineRule="auto"/>
        <w:sectPr w:rsidR="00C544BC">
          <w:type w:val="continuous"/>
          <w:pgSz w:w="12240" w:h="15840"/>
          <w:pgMar w:top="1200" w:right="1280" w:bottom="1020" w:left="900" w:header="0" w:footer="912" w:gutter="0"/>
          <w:cols w:space="720"/>
        </w:sectPr>
      </w:pPr>
    </w:p>
    <w:p w14:paraId="3C95D605" w14:textId="77777777" w:rsidR="00C544BC" w:rsidRDefault="00BD4BDE">
      <w:pPr>
        <w:pStyle w:val="BodyText"/>
        <w:spacing w:before="0"/>
        <w:ind w:left="247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E9025DD" wp14:editId="2B099017">
            <wp:extent cx="3514439" cy="2204275"/>
            <wp:effectExtent l="0" t="0" r="0" b="0"/>
            <wp:docPr id="11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.pn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14439" cy="220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05DA6" w14:textId="77777777" w:rsidR="00C544BC" w:rsidRDefault="00C544BC">
      <w:pPr>
        <w:pStyle w:val="BodyText"/>
        <w:spacing w:before="0"/>
        <w:ind w:left="0"/>
        <w:rPr>
          <w:sz w:val="20"/>
        </w:rPr>
      </w:pPr>
    </w:p>
    <w:p w14:paraId="4F558F5B" w14:textId="77777777" w:rsidR="00C544BC" w:rsidRDefault="00C544BC">
      <w:pPr>
        <w:pStyle w:val="BodyText"/>
        <w:spacing w:before="7"/>
        <w:ind w:left="0"/>
        <w:rPr>
          <w:sz w:val="18"/>
        </w:rPr>
      </w:pPr>
    </w:p>
    <w:p w14:paraId="20697F09" w14:textId="77777777" w:rsidR="00C544BC" w:rsidRDefault="00BD4BDE">
      <w:pPr>
        <w:pStyle w:val="BodyText"/>
        <w:spacing w:before="117" w:line="355" w:lineRule="auto"/>
        <w:ind w:left="512" w:right="152" w:firstLine="27"/>
        <w:jc w:val="both"/>
      </w:pPr>
      <w:r>
        <w:rPr>
          <w:w w:val="95"/>
        </w:rPr>
        <w:t xml:space="preserve">Figure S2.3: Boxplot of observed probability of a </w:t>
      </w:r>
      <w:commentRangeStart w:id="45"/>
      <w:r>
        <w:rPr>
          <w:w w:val="95"/>
        </w:rPr>
        <w:t>GVP for all hydrophones and SCCs (vertical</w:t>
      </w:r>
      <w:r>
        <w:rPr>
          <w:spacing w:val="-55"/>
          <w:w w:val="95"/>
        </w:rPr>
        <w:t xml:space="preserve"> </w:t>
      </w:r>
      <w:r>
        <w:rPr>
          <w:w w:val="95"/>
        </w:rPr>
        <w:t xml:space="preserve">axis) during baseline period, when naval activity was present, and when MFAS </w:t>
      </w:r>
      <w:commentRangeEnd w:id="45"/>
      <w:r w:rsidR="00BF242F">
        <w:rPr>
          <w:rStyle w:val="CommentReference"/>
        </w:rPr>
        <w:commentReference w:id="45"/>
      </w:r>
      <w:r>
        <w:rPr>
          <w:w w:val="95"/>
        </w:rPr>
        <w:t>was present</w:t>
      </w:r>
      <w:r>
        <w:rPr>
          <w:spacing w:val="1"/>
          <w:w w:val="95"/>
        </w:rPr>
        <w:t xml:space="preserve"> </w:t>
      </w:r>
      <w:r>
        <w:rPr>
          <w:w w:val="95"/>
        </w:rPr>
        <w:t>(horizontal axis). Each data point represents one hydrophone during one SCC and one phase</w:t>
      </w:r>
      <w:r>
        <w:rPr>
          <w:spacing w:val="-54"/>
          <w:w w:val="95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training</w:t>
      </w:r>
      <w:r>
        <w:rPr>
          <w:spacing w:val="15"/>
        </w:rPr>
        <w:t xml:space="preserve"> </w:t>
      </w:r>
      <w:r>
        <w:t>exercise.</w:t>
      </w:r>
    </w:p>
    <w:p w14:paraId="0A3B421B" w14:textId="77777777" w:rsidR="00C544BC" w:rsidRDefault="00C544BC">
      <w:pPr>
        <w:spacing w:line="355" w:lineRule="auto"/>
        <w:jc w:val="both"/>
        <w:sectPr w:rsidR="00C544BC">
          <w:pgSz w:w="12240" w:h="15840"/>
          <w:pgMar w:top="1500" w:right="1280" w:bottom="1100" w:left="900" w:header="0" w:footer="912" w:gutter="0"/>
          <w:cols w:space="720"/>
        </w:sectPr>
      </w:pPr>
    </w:p>
    <w:p w14:paraId="1E63C460" w14:textId="77777777" w:rsidR="00C544BC" w:rsidRDefault="00C544BC">
      <w:pPr>
        <w:pStyle w:val="BodyText"/>
        <w:spacing w:before="0"/>
        <w:ind w:left="0"/>
        <w:rPr>
          <w:sz w:val="20"/>
        </w:rPr>
      </w:pPr>
    </w:p>
    <w:p w14:paraId="7471640C" w14:textId="77777777" w:rsidR="00C544BC" w:rsidRDefault="00C544BC">
      <w:pPr>
        <w:pStyle w:val="BodyText"/>
        <w:spacing w:before="0"/>
        <w:ind w:left="0"/>
        <w:rPr>
          <w:sz w:val="20"/>
        </w:rPr>
      </w:pPr>
    </w:p>
    <w:p w14:paraId="3D182402" w14:textId="77777777" w:rsidR="00C544BC" w:rsidRDefault="00C544BC">
      <w:pPr>
        <w:pStyle w:val="BodyText"/>
        <w:spacing w:before="4" w:after="1"/>
        <w:ind w:left="0"/>
        <w:rPr>
          <w:sz w:val="13"/>
        </w:rPr>
      </w:pPr>
    </w:p>
    <w:p w14:paraId="622A401C" w14:textId="77777777" w:rsidR="00C544BC" w:rsidRDefault="00BD4BDE">
      <w:pPr>
        <w:pStyle w:val="BodyText"/>
        <w:spacing w:before="0"/>
        <w:ind w:left="621"/>
        <w:rPr>
          <w:sz w:val="20"/>
        </w:rPr>
      </w:pPr>
      <w:r>
        <w:rPr>
          <w:noProof/>
          <w:sz w:val="20"/>
        </w:rPr>
        <w:drawing>
          <wp:inline distT="0" distB="0" distL="0" distR="0" wp14:anchorId="28E97F20" wp14:editId="20BEAE04">
            <wp:extent cx="5837110" cy="2724150"/>
            <wp:effectExtent l="0" t="0" r="0" b="0"/>
            <wp:docPr id="13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9.jpe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711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A54C8" w14:textId="77777777" w:rsidR="00C544BC" w:rsidRDefault="00C544BC">
      <w:pPr>
        <w:pStyle w:val="BodyText"/>
        <w:spacing w:before="0"/>
        <w:ind w:left="0"/>
        <w:rPr>
          <w:sz w:val="20"/>
        </w:rPr>
      </w:pPr>
    </w:p>
    <w:p w14:paraId="7DC331A1" w14:textId="77777777" w:rsidR="00C544BC" w:rsidRDefault="00C544BC">
      <w:pPr>
        <w:pStyle w:val="BodyText"/>
        <w:spacing w:before="0"/>
        <w:ind w:left="0"/>
        <w:rPr>
          <w:sz w:val="20"/>
        </w:rPr>
      </w:pPr>
    </w:p>
    <w:p w14:paraId="4453D770" w14:textId="77777777" w:rsidR="00C544BC" w:rsidRDefault="00C544BC">
      <w:pPr>
        <w:pStyle w:val="BodyText"/>
        <w:spacing w:before="0"/>
        <w:ind w:left="0"/>
        <w:rPr>
          <w:sz w:val="20"/>
        </w:rPr>
      </w:pPr>
    </w:p>
    <w:p w14:paraId="5F7CB788" w14:textId="77777777" w:rsidR="00C544BC" w:rsidRDefault="00C544BC">
      <w:pPr>
        <w:pStyle w:val="BodyText"/>
        <w:spacing w:before="0"/>
        <w:ind w:left="0"/>
        <w:rPr>
          <w:sz w:val="20"/>
        </w:rPr>
      </w:pPr>
    </w:p>
    <w:p w14:paraId="4E99C00F" w14:textId="77777777" w:rsidR="00C544BC" w:rsidRDefault="00C544BC">
      <w:pPr>
        <w:pStyle w:val="BodyText"/>
        <w:spacing w:before="0"/>
        <w:ind w:left="0"/>
        <w:rPr>
          <w:sz w:val="20"/>
        </w:rPr>
      </w:pPr>
    </w:p>
    <w:p w14:paraId="7B69EF9D" w14:textId="77777777" w:rsidR="00C544BC" w:rsidRDefault="00C544BC">
      <w:pPr>
        <w:pStyle w:val="BodyText"/>
        <w:spacing w:before="0"/>
        <w:ind w:left="0"/>
        <w:rPr>
          <w:sz w:val="16"/>
        </w:rPr>
      </w:pPr>
    </w:p>
    <w:p w14:paraId="2A1A5704" w14:textId="77777777" w:rsidR="00C544BC" w:rsidRDefault="00BD4BDE">
      <w:pPr>
        <w:pStyle w:val="BodyText"/>
        <w:spacing w:before="118" w:line="355" w:lineRule="auto"/>
        <w:ind w:left="540"/>
      </w:pPr>
      <w:r>
        <w:t>Figure</w:t>
      </w:r>
      <w:r>
        <w:rPr>
          <w:spacing w:val="-1"/>
        </w:rPr>
        <w:t xml:space="preserve"> </w:t>
      </w:r>
      <w:r>
        <w:t>S2.4:</w:t>
      </w:r>
      <w:r>
        <w:rPr>
          <w:spacing w:val="18"/>
        </w:rPr>
        <w:t xml:space="preserve"> </w:t>
      </w:r>
      <w:r>
        <w:t>PMRF</w:t>
      </w:r>
      <w:r>
        <w:rPr>
          <w:spacing w:val="-1"/>
        </w:rPr>
        <w:t xml:space="preserve"> </w:t>
      </w:r>
      <w:r>
        <w:t>range</w:t>
      </w:r>
      <w:r>
        <w:rPr>
          <w:spacing w:val="-1"/>
        </w:rPr>
        <w:t xml:space="preserve"> </w:t>
      </w:r>
      <w:r>
        <w:t>tessellations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six</w:t>
      </w:r>
      <w:r>
        <w:rPr>
          <w:spacing w:val="-1"/>
        </w:rPr>
        <w:t xml:space="preserve"> </w:t>
      </w:r>
      <w:r>
        <w:t>recorded</w:t>
      </w:r>
      <w:r>
        <w:rPr>
          <w:spacing w:val="-1"/>
        </w:rPr>
        <w:t xml:space="preserve"> </w:t>
      </w:r>
      <w:r>
        <w:t>SCCs.</w:t>
      </w:r>
      <w:r>
        <w:rPr>
          <w:spacing w:val="19"/>
        </w:rPr>
        <w:t xml:space="preserve"> </w:t>
      </w:r>
      <w:r>
        <w:t>Black</w:t>
      </w:r>
      <w:r>
        <w:rPr>
          <w:spacing w:val="-1"/>
        </w:rPr>
        <w:t xml:space="preserve"> </w:t>
      </w:r>
      <w:r>
        <w:t>lines</w:t>
      </w:r>
      <w:r>
        <w:rPr>
          <w:spacing w:val="-1"/>
        </w:rPr>
        <w:t xml:space="preserve"> </w:t>
      </w:r>
      <w:r>
        <w:t>indicate</w:t>
      </w:r>
      <w:r>
        <w:rPr>
          <w:spacing w:val="-57"/>
        </w:rPr>
        <w:t xml:space="preserve"> </w:t>
      </w:r>
      <w:r>
        <w:rPr>
          <w:w w:val="95"/>
        </w:rPr>
        <w:t>boundaries</w:t>
      </w:r>
      <w:r>
        <w:rPr>
          <w:spacing w:val="10"/>
          <w:w w:val="95"/>
        </w:rPr>
        <w:t xml:space="preserve"> </w:t>
      </w:r>
      <w:r>
        <w:rPr>
          <w:w w:val="95"/>
        </w:rPr>
        <w:t>of</w:t>
      </w:r>
      <w:r>
        <w:rPr>
          <w:spacing w:val="11"/>
          <w:w w:val="95"/>
        </w:rPr>
        <w:t xml:space="preserve"> </w:t>
      </w:r>
      <w:r>
        <w:rPr>
          <w:w w:val="95"/>
        </w:rPr>
        <w:t>hydrophone</w:t>
      </w:r>
      <w:r>
        <w:rPr>
          <w:spacing w:val="10"/>
          <w:w w:val="95"/>
        </w:rPr>
        <w:t xml:space="preserve"> </w:t>
      </w:r>
      <w:r>
        <w:rPr>
          <w:w w:val="95"/>
        </w:rPr>
        <w:t>tiles.</w:t>
      </w:r>
      <w:r>
        <w:rPr>
          <w:spacing w:val="33"/>
          <w:w w:val="95"/>
        </w:rPr>
        <w:t xml:space="preserve"> </w:t>
      </w:r>
      <w:r>
        <w:rPr>
          <w:w w:val="95"/>
        </w:rPr>
        <w:t>Black</w:t>
      </w:r>
      <w:r>
        <w:rPr>
          <w:spacing w:val="11"/>
          <w:w w:val="95"/>
        </w:rPr>
        <w:t xml:space="preserve"> </w:t>
      </w:r>
      <w:r>
        <w:rPr>
          <w:w w:val="95"/>
        </w:rPr>
        <w:t>dots</w:t>
      </w:r>
      <w:r>
        <w:rPr>
          <w:spacing w:val="11"/>
          <w:w w:val="95"/>
        </w:rPr>
        <w:t xml:space="preserve"> </w:t>
      </w:r>
      <w:r>
        <w:rPr>
          <w:w w:val="95"/>
        </w:rPr>
        <w:t>indicate</w:t>
      </w:r>
      <w:r>
        <w:rPr>
          <w:spacing w:val="11"/>
          <w:w w:val="95"/>
        </w:rPr>
        <w:t xml:space="preserve"> </w:t>
      </w:r>
      <w:r>
        <w:rPr>
          <w:w w:val="95"/>
        </w:rPr>
        <w:t>approximate</w:t>
      </w:r>
      <w:r>
        <w:rPr>
          <w:spacing w:val="11"/>
          <w:w w:val="95"/>
        </w:rPr>
        <w:t xml:space="preserve"> </w:t>
      </w:r>
      <w:r>
        <w:rPr>
          <w:w w:val="95"/>
        </w:rPr>
        <w:t>hydrophone</w:t>
      </w:r>
      <w:r>
        <w:rPr>
          <w:spacing w:val="11"/>
          <w:w w:val="95"/>
        </w:rPr>
        <w:t xml:space="preserve"> </w:t>
      </w:r>
      <w:r>
        <w:rPr>
          <w:w w:val="95"/>
        </w:rPr>
        <w:t>locations.</w:t>
      </w:r>
    </w:p>
    <w:p w14:paraId="4F890D64" w14:textId="77777777" w:rsidR="00C544BC" w:rsidRDefault="00C544BC">
      <w:pPr>
        <w:spacing w:line="355" w:lineRule="auto"/>
        <w:sectPr w:rsidR="00C544BC">
          <w:pgSz w:w="12240" w:h="15840"/>
          <w:pgMar w:top="1500" w:right="1280" w:bottom="1100" w:left="900" w:header="0" w:footer="912" w:gutter="0"/>
          <w:cols w:space="720"/>
        </w:sectPr>
      </w:pPr>
    </w:p>
    <w:p w14:paraId="57D3A678" w14:textId="77777777" w:rsidR="00C544BC" w:rsidRDefault="00C544BC">
      <w:pPr>
        <w:pStyle w:val="BodyText"/>
        <w:spacing w:before="3"/>
        <w:ind w:left="0"/>
        <w:rPr>
          <w:sz w:val="5"/>
        </w:rPr>
      </w:pPr>
    </w:p>
    <w:p w14:paraId="6DA62E12" w14:textId="77777777" w:rsidR="00C544BC" w:rsidRDefault="00BD4BDE">
      <w:pPr>
        <w:pStyle w:val="BodyText"/>
        <w:spacing w:before="0"/>
        <w:ind w:left="671"/>
        <w:rPr>
          <w:sz w:val="20"/>
        </w:rPr>
      </w:pPr>
      <w:r>
        <w:rPr>
          <w:noProof/>
          <w:sz w:val="20"/>
        </w:rPr>
        <w:drawing>
          <wp:inline distT="0" distB="0" distL="0" distR="0" wp14:anchorId="4E269C8E" wp14:editId="3A50C9E7">
            <wp:extent cx="5845968" cy="5798343"/>
            <wp:effectExtent l="0" t="0" r="0" b="0"/>
            <wp:docPr id="15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0.jpe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5968" cy="5798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258A2" w14:textId="77777777" w:rsidR="00C544BC" w:rsidRDefault="00C544BC">
      <w:pPr>
        <w:pStyle w:val="BodyText"/>
        <w:spacing w:before="0"/>
        <w:ind w:left="0"/>
        <w:rPr>
          <w:sz w:val="20"/>
        </w:rPr>
      </w:pPr>
    </w:p>
    <w:p w14:paraId="5B4F0E80" w14:textId="77777777" w:rsidR="00C544BC" w:rsidRDefault="00BD4BDE">
      <w:pPr>
        <w:pStyle w:val="BodyText"/>
        <w:spacing w:before="253" w:line="355" w:lineRule="auto"/>
        <w:ind w:left="540" w:right="152"/>
      </w:pPr>
      <w:bookmarkStart w:id="46" w:name="_bookmark5"/>
      <w:bookmarkEnd w:id="46"/>
      <w:r>
        <w:t>Figure S2.5: Observed (horizontal axis) versus M1 predicted (vertical axis) probability of</w:t>
      </w:r>
      <w:r>
        <w:rPr>
          <w:spacing w:val="-57"/>
        </w:rPr>
        <w:t xml:space="preserve"> </w:t>
      </w:r>
      <w:r>
        <w:t>detecting</w:t>
      </w:r>
      <w:r>
        <w:rPr>
          <w:spacing w:val="8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GVP</w:t>
      </w:r>
      <w:r>
        <w:rPr>
          <w:spacing w:val="10"/>
        </w:rPr>
        <w:t xml:space="preserve"> </w:t>
      </w:r>
      <w:r>
        <w:t>at</w:t>
      </w:r>
      <w:r>
        <w:rPr>
          <w:spacing w:val="9"/>
        </w:rPr>
        <w:t xml:space="preserve"> </w:t>
      </w:r>
      <w:r>
        <w:t>each</w:t>
      </w:r>
      <w:r>
        <w:rPr>
          <w:spacing w:val="9"/>
        </w:rPr>
        <w:t xml:space="preserve"> </w:t>
      </w:r>
      <w:r>
        <w:t>hydrophone</w:t>
      </w:r>
      <w:r>
        <w:rPr>
          <w:spacing w:val="9"/>
        </w:rPr>
        <w:t xml:space="preserve"> </w:t>
      </w:r>
      <w:r>
        <w:t>during</w:t>
      </w:r>
      <w:r>
        <w:rPr>
          <w:spacing w:val="10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baseline</w:t>
      </w:r>
      <w:r>
        <w:rPr>
          <w:spacing w:val="9"/>
        </w:rPr>
        <w:t xml:space="preserve"> </w:t>
      </w:r>
      <w:r>
        <w:t>period.</w:t>
      </w:r>
    </w:p>
    <w:p w14:paraId="02EC2191" w14:textId="77777777" w:rsidR="00C544BC" w:rsidRDefault="00C544BC">
      <w:pPr>
        <w:pStyle w:val="BodyText"/>
        <w:spacing w:before="1"/>
        <w:ind w:left="0"/>
        <w:rPr>
          <w:sz w:val="27"/>
        </w:rPr>
      </w:pPr>
    </w:p>
    <w:p w14:paraId="37D05BB8" w14:textId="4933E7C0" w:rsidR="00C544BC" w:rsidRDefault="00BD4BDE">
      <w:pPr>
        <w:tabs>
          <w:tab w:val="left" w:pos="804"/>
        </w:tabs>
        <w:spacing w:before="118"/>
        <w:ind w:left="150"/>
        <w:rPr>
          <w:sz w:val="24"/>
        </w:rPr>
      </w:pPr>
      <w:r>
        <w:rPr>
          <w:rFonts w:ascii="Trebuchet MS"/>
          <w:sz w:val="12"/>
        </w:rPr>
        <w:t>682</w:t>
      </w:r>
      <w:r>
        <w:rPr>
          <w:rFonts w:ascii="Trebuchet MS"/>
          <w:sz w:val="12"/>
        </w:rPr>
        <w:tab/>
      </w:r>
    </w:p>
    <w:p w14:paraId="4F5B637C" w14:textId="77777777" w:rsidR="00C544BC" w:rsidRDefault="00C544BC">
      <w:pPr>
        <w:rPr>
          <w:sz w:val="24"/>
        </w:rPr>
        <w:sectPr w:rsidR="00C544BC">
          <w:pgSz w:w="12240" w:h="15840"/>
          <w:pgMar w:top="1500" w:right="1280" w:bottom="1100" w:left="900" w:header="0" w:footer="912" w:gutter="0"/>
          <w:cols w:space="720"/>
        </w:sectPr>
      </w:pPr>
    </w:p>
    <w:p w14:paraId="00045B07" w14:textId="77777777" w:rsidR="00C544BC" w:rsidRDefault="00C544BC">
      <w:pPr>
        <w:pStyle w:val="BodyText"/>
        <w:spacing w:before="0"/>
        <w:ind w:left="0"/>
        <w:rPr>
          <w:sz w:val="20"/>
        </w:rPr>
      </w:pPr>
    </w:p>
    <w:p w14:paraId="4224B9E4" w14:textId="77777777" w:rsidR="00C544BC" w:rsidRDefault="00C544BC">
      <w:pPr>
        <w:pStyle w:val="BodyText"/>
        <w:spacing w:before="0"/>
        <w:ind w:left="0"/>
        <w:rPr>
          <w:sz w:val="20"/>
        </w:rPr>
      </w:pPr>
    </w:p>
    <w:p w14:paraId="15FC28F6" w14:textId="77777777" w:rsidR="00C544BC" w:rsidRDefault="00C544BC">
      <w:pPr>
        <w:pStyle w:val="BodyText"/>
        <w:spacing w:before="0"/>
        <w:ind w:left="0"/>
        <w:rPr>
          <w:sz w:val="20"/>
        </w:rPr>
      </w:pPr>
    </w:p>
    <w:p w14:paraId="05BC3180" w14:textId="77777777" w:rsidR="00C544BC" w:rsidRDefault="00C544BC">
      <w:pPr>
        <w:pStyle w:val="BodyText"/>
        <w:spacing w:before="10"/>
        <w:ind w:left="0"/>
        <w:rPr>
          <w:sz w:val="25"/>
        </w:rPr>
      </w:pPr>
    </w:p>
    <w:p w14:paraId="1FC39D98" w14:textId="77777777" w:rsidR="00C544BC" w:rsidRDefault="00BD4BDE">
      <w:pPr>
        <w:pStyle w:val="BodyText"/>
        <w:spacing w:before="0"/>
        <w:ind w:left="533"/>
        <w:rPr>
          <w:sz w:val="20"/>
        </w:rPr>
      </w:pPr>
      <w:r>
        <w:rPr>
          <w:noProof/>
          <w:sz w:val="20"/>
        </w:rPr>
        <w:drawing>
          <wp:inline distT="0" distB="0" distL="0" distR="0" wp14:anchorId="485E8659" wp14:editId="6D54DF98">
            <wp:extent cx="5507736" cy="3982212"/>
            <wp:effectExtent l="0" t="0" r="0" b="0"/>
            <wp:docPr id="17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1.pn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7736" cy="398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19C7F" w14:textId="77777777" w:rsidR="00C544BC" w:rsidRDefault="00C544BC">
      <w:pPr>
        <w:rPr>
          <w:sz w:val="20"/>
        </w:rPr>
        <w:sectPr w:rsidR="00C544BC">
          <w:pgSz w:w="12240" w:h="15840"/>
          <w:pgMar w:top="1500" w:right="1280" w:bottom="1100" w:left="900" w:header="0" w:footer="912" w:gutter="0"/>
          <w:cols w:space="720"/>
        </w:sectPr>
      </w:pPr>
    </w:p>
    <w:p w14:paraId="3D5D8A88" w14:textId="462523DE" w:rsidR="00C544BC" w:rsidRDefault="00BD4BDE">
      <w:pPr>
        <w:spacing w:before="59"/>
        <w:ind w:left="150"/>
        <w:rPr>
          <w:sz w:val="24"/>
        </w:rPr>
      </w:pPr>
      <w:r>
        <w:rPr>
          <w:rFonts w:ascii="Trebuchet MS"/>
          <w:spacing w:val="-1"/>
          <w:w w:val="115"/>
          <w:sz w:val="12"/>
        </w:rPr>
        <w:t>683</w:t>
      </w:r>
    </w:p>
    <w:p w14:paraId="48984771" w14:textId="77777777" w:rsidR="00C544BC" w:rsidRDefault="00C544BC">
      <w:pPr>
        <w:pStyle w:val="BodyText"/>
        <w:spacing w:before="8"/>
        <w:ind w:left="0"/>
        <w:rPr>
          <w:sz w:val="33"/>
        </w:rPr>
      </w:pPr>
    </w:p>
    <w:p w14:paraId="14F99132" w14:textId="77777777" w:rsidR="00C544BC" w:rsidRDefault="00BD4BDE">
      <w:pPr>
        <w:ind w:left="150"/>
        <w:rPr>
          <w:rFonts w:ascii="Trebuchet MS"/>
          <w:sz w:val="12"/>
        </w:rPr>
      </w:pPr>
      <w:r>
        <w:rPr>
          <w:rFonts w:ascii="Trebuchet MS"/>
          <w:sz w:val="12"/>
        </w:rPr>
        <w:t>684</w:t>
      </w:r>
    </w:p>
    <w:p w14:paraId="4543E828" w14:textId="77777777" w:rsidR="00C544BC" w:rsidRDefault="00C544BC">
      <w:pPr>
        <w:pStyle w:val="BodyText"/>
        <w:spacing w:before="0"/>
        <w:ind w:left="0"/>
        <w:rPr>
          <w:rFonts w:ascii="Trebuchet MS"/>
          <w:sz w:val="18"/>
        </w:rPr>
      </w:pPr>
    </w:p>
    <w:p w14:paraId="592E1AD3" w14:textId="77777777" w:rsidR="00C544BC" w:rsidRDefault="00C544BC">
      <w:pPr>
        <w:pStyle w:val="BodyText"/>
        <w:spacing w:before="10"/>
        <w:ind w:left="0"/>
        <w:rPr>
          <w:rFonts w:ascii="Trebuchet MS"/>
        </w:rPr>
      </w:pPr>
    </w:p>
    <w:p w14:paraId="58C7F7C1" w14:textId="77777777" w:rsidR="00C544BC" w:rsidRDefault="00BD4BDE">
      <w:pPr>
        <w:spacing w:before="1"/>
        <w:ind w:left="150"/>
        <w:rPr>
          <w:rFonts w:ascii="Trebuchet MS"/>
          <w:sz w:val="12"/>
        </w:rPr>
      </w:pPr>
      <w:r>
        <w:rPr>
          <w:rFonts w:ascii="Trebuchet MS"/>
          <w:sz w:val="12"/>
        </w:rPr>
        <w:t>685</w:t>
      </w:r>
    </w:p>
    <w:p w14:paraId="0A787E8F" w14:textId="77777777" w:rsidR="00C544BC" w:rsidRDefault="00C544BC">
      <w:pPr>
        <w:pStyle w:val="BodyText"/>
        <w:spacing w:before="0"/>
        <w:ind w:left="0"/>
        <w:rPr>
          <w:rFonts w:ascii="Trebuchet MS"/>
          <w:sz w:val="18"/>
        </w:rPr>
      </w:pPr>
    </w:p>
    <w:p w14:paraId="4B9BE673" w14:textId="77777777" w:rsidR="00C544BC" w:rsidRDefault="00BD4BDE">
      <w:pPr>
        <w:spacing w:before="129"/>
        <w:ind w:left="150"/>
        <w:rPr>
          <w:rFonts w:ascii="Trebuchet MS"/>
          <w:sz w:val="12"/>
        </w:rPr>
      </w:pPr>
      <w:r>
        <w:rPr>
          <w:rFonts w:ascii="Trebuchet MS"/>
          <w:sz w:val="12"/>
        </w:rPr>
        <w:t>686</w:t>
      </w:r>
    </w:p>
    <w:p w14:paraId="36E4B3F4" w14:textId="77777777" w:rsidR="00C544BC" w:rsidRDefault="00C544BC">
      <w:pPr>
        <w:pStyle w:val="BodyText"/>
        <w:spacing w:before="0"/>
        <w:ind w:left="0"/>
        <w:rPr>
          <w:rFonts w:ascii="Trebuchet MS"/>
          <w:sz w:val="18"/>
        </w:rPr>
      </w:pPr>
    </w:p>
    <w:p w14:paraId="7ED859E0" w14:textId="77777777" w:rsidR="00C544BC" w:rsidRDefault="00C544BC">
      <w:pPr>
        <w:pStyle w:val="BodyText"/>
        <w:spacing w:before="11"/>
        <w:ind w:left="0"/>
        <w:rPr>
          <w:rFonts w:ascii="Trebuchet MS"/>
        </w:rPr>
      </w:pPr>
    </w:p>
    <w:p w14:paraId="4CFCD618" w14:textId="77777777" w:rsidR="00C544BC" w:rsidRDefault="00BD4BDE">
      <w:pPr>
        <w:ind w:left="150"/>
        <w:rPr>
          <w:rFonts w:ascii="Trebuchet MS"/>
          <w:sz w:val="12"/>
        </w:rPr>
      </w:pPr>
      <w:r>
        <w:rPr>
          <w:rFonts w:ascii="Trebuchet MS"/>
          <w:sz w:val="12"/>
        </w:rPr>
        <w:t>687</w:t>
      </w:r>
    </w:p>
    <w:p w14:paraId="1AAE29F7" w14:textId="77777777" w:rsidR="00C544BC" w:rsidRDefault="00BD4BDE">
      <w:pPr>
        <w:rPr>
          <w:rFonts w:ascii="Trebuchet MS"/>
          <w:sz w:val="34"/>
        </w:rPr>
      </w:pPr>
      <w:r>
        <w:br w:type="column"/>
      </w:r>
    </w:p>
    <w:p w14:paraId="268CBB01" w14:textId="7062513B" w:rsidR="00C544BC" w:rsidRDefault="00C544BC">
      <w:pPr>
        <w:spacing w:before="302"/>
        <w:ind w:right="89"/>
        <w:jc w:val="center"/>
        <w:rPr>
          <w:sz w:val="24"/>
        </w:rPr>
      </w:pPr>
    </w:p>
    <w:p w14:paraId="7FEED9C5" w14:textId="77777777" w:rsidR="00C544BC" w:rsidRDefault="00C544BC">
      <w:pPr>
        <w:pStyle w:val="BodyText"/>
        <w:spacing w:before="3"/>
        <w:ind w:left="0"/>
        <w:rPr>
          <w:sz w:val="23"/>
        </w:rPr>
      </w:pPr>
    </w:p>
    <w:p w14:paraId="782973F8" w14:textId="5FD458DF" w:rsidR="00C544BC" w:rsidRDefault="009B4D47" w:rsidP="009B4D47">
      <w:pPr>
        <w:pStyle w:val="BodyText"/>
        <w:spacing w:before="0" w:line="355" w:lineRule="auto"/>
        <w:ind w:left="64" w:right="195"/>
      </w:pPr>
      <w:r>
        <w:rPr>
          <w:w w:val="95"/>
        </w:rPr>
        <w:t xml:space="preserve">Figure S2.6: </w:t>
      </w:r>
      <w:r w:rsidR="00BD4BDE">
        <w:rPr>
          <w:w w:val="95"/>
        </w:rPr>
        <w:t>Spline</w:t>
      </w:r>
      <w:r w:rsidR="00BD4BDE">
        <w:rPr>
          <w:spacing w:val="21"/>
          <w:w w:val="95"/>
        </w:rPr>
        <w:t xml:space="preserve"> </w:t>
      </w:r>
      <w:r w:rsidR="00BD4BDE">
        <w:rPr>
          <w:w w:val="95"/>
        </w:rPr>
        <w:t>for</w:t>
      </w:r>
      <w:r w:rsidR="00BD4BDE">
        <w:rPr>
          <w:spacing w:val="22"/>
          <w:w w:val="95"/>
        </w:rPr>
        <w:t xml:space="preserve"> </w:t>
      </w:r>
      <w:r w:rsidR="00BD4BDE">
        <w:rPr>
          <w:w w:val="95"/>
        </w:rPr>
        <w:t>the</w:t>
      </w:r>
      <w:r w:rsidR="00BD4BDE">
        <w:rPr>
          <w:spacing w:val="22"/>
          <w:w w:val="95"/>
        </w:rPr>
        <w:t xml:space="preserve"> </w:t>
      </w:r>
      <w:r w:rsidR="00BD4BDE">
        <w:rPr>
          <w:w w:val="95"/>
        </w:rPr>
        <w:t>relationship</w:t>
      </w:r>
      <w:r w:rsidR="00BD4BDE">
        <w:rPr>
          <w:spacing w:val="21"/>
          <w:w w:val="95"/>
        </w:rPr>
        <w:t xml:space="preserve"> </w:t>
      </w:r>
      <w:r w:rsidR="00BD4BDE">
        <w:rPr>
          <w:w w:val="95"/>
        </w:rPr>
        <w:t>between</w:t>
      </w:r>
      <w:r w:rsidR="00BD4BDE">
        <w:rPr>
          <w:spacing w:val="22"/>
          <w:w w:val="95"/>
        </w:rPr>
        <w:t xml:space="preserve"> </w:t>
      </w:r>
      <w:r w:rsidR="00BD4BDE">
        <w:rPr>
          <w:w w:val="95"/>
        </w:rPr>
        <w:t>P(GVP)</w:t>
      </w:r>
      <w:r w:rsidR="00BD4BDE">
        <w:rPr>
          <w:spacing w:val="23"/>
          <w:w w:val="95"/>
        </w:rPr>
        <w:t xml:space="preserve"> </w:t>
      </w:r>
      <w:r w:rsidR="00BD4BDE">
        <w:rPr>
          <w:w w:val="95"/>
        </w:rPr>
        <w:t>and</w:t>
      </w:r>
      <w:r w:rsidR="00BD4BDE">
        <w:rPr>
          <w:spacing w:val="21"/>
          <w:w w:val="95"/>
        </w:rPr>
        <w:t xml:space="preserve"> </w:t>
      </w:r>
      <w:r w:rsidR="00BD4BDE">
        <w:rPr>
          <w:w w:val="95"/>
        </w:rPr>
        <w:t>depth</w:t>
      </w:r>
      <w:r w:rsidR="00BD4BDE">
        <w:rPr>
          <w:spacing w:val="21"/>
          <w:w w:val="95"/>
        </w:rPr>
        <w:t xml:space="preserve"> </w:t>
      </w:r>
      <w:r w:rsidR="00BD4BDE">
        <w:rPr>
          <w:w w:val="95"/>
        </w:rPr>
        <w:t>from</w:t>
      </w:r>
      <w:r w:rsidR="00BD4BDE">
        <w:rPr>
          <w:spacing w:val="23"/>
          <w:w w:val="95"/>
        </w:rPr>
        <w:t xml:space="preserve"> </w:t>
      </w:r>
      <w:r w:rsidR="00BD4BDE">
        <w:rPr>
          <w:w w:val="95"/>
        </w:rPr>
        <w:t>M1</w:t>
      </w:r>
      <w:r w:rsidR="00BD4BDE">
        <w:rPr>
          <w:spacing w:val="22"/>
          <w:w w:val="95"/>
        </w:rPr>
        <w:t xml:space="preserve"> </w:t>
      </w:r>
      <w:r w:rsidR="00BD4BDE">
        <w:rPr>
          <w:w w:val="95"/>
        </w:rPr>
        <w:t>on</w:t>
      </w:r>
      <w:r w:rsidR="00BD4BDE">
        <w:rPr>
          <w:spacing w:val="21"/>
          <w:w w:val="95"/>
        </w:rPr>
        <w:t xml:space="preserve"> </w:t>
      </w:r>
      <w:r w:rsidR="00BD4BDE">
        <w:rPr>
          <w:w w:val="95"/>
        </w:rPr>
        <w:t>the</w:t>
      </w:r>
      <w:r w:rsidR="00BD4BDE">
        <w:rPr>
          <w:spacing w:val="23"/>
          <w:w w:val="95"/>
        </w:rPr>
        <w:t xml:space="preserve"> </w:t>
      </w:r>
      <w:r w:rsidR="00BD4BDE">
        <w:rPr>
          <w:w w:val="95"/>
        </w:rPr>
        <w:t>logit-link</w:t>
      </w:r>
      <w:r w:rsidR="00BD4BDE">
        <w:rPr>
          <w:spacing w:val="-54"/>
          <w:w w:val="95"/>
        </w:rPr>
        <w:t xml:space="preserve"> </w:t>
      </w:r>
      <w:r w:rsidR="00BD4BDE">
        <w:t>scale.</w:t>
      </w:r>
      <w:r w:rsidR="00BD4BDE">
        <w:rPr>
          <w:spacing w:val="37"/>
        </w:rPr>
        <w:t xml:space="preserve"> </w:t>
      </w:r>
      <w:r w:rsidR="00BD4BDE">
        <w:t>Solid</w:t>
      </w:r>
      <w:r w:rsidR="00BD4BDE">
        <w:rPr>
          <w:spacing w:val="13"/>
        </w:rPr>
        <w:t xml:space="preserve"> </w:t>
      </w:r>
      <w:r w:rsidR="00BD4BDE">
        <w:t>line:</w:t>
      </w:r>
      <w:r w:rsidR="00BD4BDE">
        <w:rPr>
          <w:spacing w:val="37"/>
        </w:rPr>
        <w:t xml:space="preserve"> </w:t>
      </w:r>
      <w:r w:rsidR="00BD4BDE">
        <w:t>best</w:t>
      </w:r>
      <w:r w:rsidR="00BD4BDE">
        <w:rPr>
          <w:spacing w:val="14"/>
        </w:rPr>
        <w:t xml:space="preserve"> </w:t>
      </w:r>
      <w:r w:rsidR="00BD4BDE">
        <w:t>fit;</w:t>
      </w:r>
      <w:r w:rsidR="00BD4BDE">
        <w:rPr>
          <w:spacing w:val="12"/>
        </w:rPr>
        <w:t xml:space="preserve"> </w:t>
      </w:r>
      <w:r w:rsidR="00BD4BDE">
        <w:t>dashed</w:t>
      </w:r>
      <w:r w:rsidR="00BD4BDE">
        <w:rPr>
          <w:spacing w:val="13"/>
        </w:rPr>
        <w:t xml:space="preserve"> </w:t>
      </w:r>
      <w:r w:rsidR="00BD4BDE">
        <w:t>lines:</w:t>
      </w:r>
      <w:r w:rsidR="00BD4BDE">
        <w:rPr>
          <w:spacing w:val="38"/>
        </w:rPr>
        <w:t xml:space="preserve"> </w:t>
      </w:r>
      <w:r w:rsidR="00BD4BDE">
        <w:t>95%</w:t>
      </w:r>
      <w:r w:rsidR="00BD4BDE">
        <w:rPr>
          <w:spacing w:val="12"/>
        </w:rPr>
        <w:t xml:space="preserve"> </w:t>
      </w:r>
      <w:r w:rsidR="00BD4BDE">
        <w:t>CIs.</w:t>
      </w:r>
    </w:p>
    <w:p w14:paraId="6952ED9F" w14:textId="77777777" w:rsidR="00C544BC" w:rsidRDefault="00C544BC">
      <w:pPr>
        <w:jc w:val="center"/>
        <w:sectPr w:rsidR="00C544BC">
          <w:type w:val="continuous"/>
          <w:pgSz w:w="12240" w:h="15840"/>
          <w:pgMar w:top="1200" w:right="1280" w:bottom="1020" w:left="900" w:header="0" w:footer="912" w:gutter="0"/>
          <w:cols w:num="2" w:space="720" w:equalWidth="0">
            <w:col w:w="456" w:space="40"/>
            <w:col w:w="9564"/>
          </w:cols>
        </w:sectPr>
      </w:pPr>
    </w:p>
    <w:p w14:paraId="2D72E8C5" w14:textId="77777777" w:rsidR="00C544BC" w:rsidRDefault="00C544BC">
      <w:pPr>
        <w:pStyle w:val="BodyText"/>
        <w:spacing w:before="0"/>
        <w:ind w:left="0"/>
        <w:rPr>
          <w:sz w:val="20"/>
        </w:rPr>
      </w:pPr>
    </w:p>
    <w:p w14:paraId="2C5898A5" w14:textId="77777777" w:rsidR="00C544BC" w:rsidRDefault="00C544BC">
      <w:pPr>
        <w:pStyle w:val="BodyText"/>
        <w:spacing w:before="0"/>
        <w:ind w:left="0"/>
        <w:rPr>
          <w:sz w:val="20"/>
        </w:rPr>
      </w:pPr>
    </w:p>
    <w:p w14:paraId="5DE4CBEE" w14:textId="77777777" w:rsidR="00C544BC" w:rsidRDefault="00C544BC">
      <w:pPr>
        <w:pStyle w:val="BodyText"/>
        <w:spacing w:before="0"/>
        <w:ind w:left="0"/>
        <w:rPr>
          <w:sz w:val="20"/>
        </w:rPr>
      </w:pPr>
    </w:p>
    <w:p w14:paraId="2D704912" w14:textId="77777777" w:rsidR="00C544BC" w:rsidRDefault="00C544BC">
      <w:pPr>
        <w:pStyle w:val="BodyText"/>
        <w:spacing w:before="3"/>
        <w:ind w:left="0"/>
        <w:rPr>
          <w:sz w:val="22"/>
        </w:rPr>
      </w:pPr>
    </w:p>
    <w:p w14:paraId="47B008B0" w14:textId="77777777" w:rsidR="00C544BC" w:rsidRDefault="00BD4BDE">
      <w:pPr>
        <w:pStyle w:val="BodyText"/>
        <w:spacing w:before="0"/>
        <w:ind w:left="687"/>
        <w:rPr>
          <w:sz w:val="20"/>
        </w:rPr>
      </w:pPr>
      <w:r>
        <w:rPr>
          <w:noProof/>
          <w:sz w:val="20"/>
        </w:rPr>
        <w:drawing>
          <wp:inline distT="0" distB="0" distL="0" distR="0" wp14:anchorId="6C12AD32" wp14:editId="238B556C">
            <wp:extent cx="5507736" cy="3982212"/>
            <wp:effectExtent l="0" t="0" r="0" b="0"/>
            <wp:docPr id="19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2.pn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7736" cy="398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A16E9" w14:textId="19DDE107" w:rsidR="00C544BC" w:rsidRDefault="00BD4BDE">
      <w:pPr>
        <w:spacing w:before="106"/>
        <w:ind w:left="150"/>
        <w:rPr>
          <w:sz w:val="24"/>
        </w:rPr>
      </w:pPr>
      <w:r>
        <w:rPr>
          <w:rFonts w:ascii="Trebuchet MS"/>
          <w:w w:val="120"/>
          <w:sz w:val="12"/>
        </w:rPr>
        <w:t xml:space="preserve">688 </w:t>
      </w:r>
      <w:r>
        <w:rPr>
          <w:rFonts w:ascii="Trebuchet MS"/>
          <w:spacing w:val="6"/>
          <w:w w:val="120"/>
          <w:sz w:val="12"/>
        </w:rPr>
        <w:t xml:space="preserve"> </w:t>
      </w:r>
    </w:p>
    <w:p w14:paraId="005DD3B9" w14:textId="77777777" w:rsidR="00C544BC" w:rsidRDefault="00C544BC">
      <w:pPr>
        <w:pStyle w:val="BodyText"/>
        <w:spacing w:before="3"/>
        <w:ind w:left="0"/>
        <w:rPr>
          <w:sz w:val="23"/>
        </w:rPr>
      </w:pPr>
    </w:p>
    <w:p w14:paraId="2A9002FA" w14:textId="700E9A2A" w:rsidR="00C544BC" w:rsidRDefault="00BD4BDE">
      <w:pPr>
        <w:tabs>
          <w:tab w:val="left" w:pos="5172"/>
        </w:tabs>
        <w:ind w:left="150"/>
        <w:rPr>
          <w:sz w:val="24"/>
        </w:rPr>
      </w:pPr>
      <w:r>
        <w:rPr>
          <w:rFonts w:ascii="Trebuchet MS"/>
          <w:w w:val="120"/>
          <w:sz w:val="12"/>
        </w:rPr>
        <w:t>689</w:t>
      </w:r>
      <w:r>
        <w:rPr>
          <w:rFonts w:ascii="Trebuchet MS"/>
          <w:w w:val="120"/>
          <w:sz w:val="12"/>
        </w:rPr>
        <w:tab/>
      </w:r>
    </w:p>
    <w:p w14:paraId="71CEEF16" w14:textId="77777777" w:rsidR="00C544BC" w:rsidRDefault="00C544BC">
      <w:pPr>
        <w:pStyle w:val="BodyText"/>
        <w:spacing w:before="8"/>
        <w:ind w:left="0"/>
        <w:rPr>
          <w:sz w:val="14"/>
        </w:rPr>
      </w:pPr>
    </w:p>
    <w:p w14:paraId="4A49601F" w14:textId="2A58F690" w:rsidR="00C544BC" w:rsidRDefault="00BD4BDE" w:rsidP="009B4D47">
      <w:pPr>
        <w:pStyle w:val="BodyText"/>
        <w:spacing w:before="117"/>
      </w:pPr>
      <w:r>
        <w:rPr>
          <w:rFonts w:ascii="Trebuchet MS"/>
          <w:sz w:val="12"/>
        </w:rPr>
        <w:t xml:space="preserve">690   </w:t>
      </w:r>
      <w:r>
        <w:rPr>
          <w:rFonts w:ascii="Trebuchet MS"/>
          <w:spacing w:val="33"/>
          <w:sz w:val="12"/>
        </w:rPr>
        <w:t xml:space="preserve"> </w:t>
      </w:r>
      <w:r w:rsidR="009B4D47">
        <w:rPr>
          <w:w w:val="95"/>
        </w:rPr>
        <w:t xml:space="preserve">Figure S2.7: </w:t>
      </w:r>
      <w:r>
        <w:rPr>
          <w:w w:val="95"/>
        </w:rPr>
        <w:t>Spline</w:t>
      </w:r>
      <w:r>
        <w:rPr>
          <w:spacing w:val="12"/>
          <w:w w:val="95"/>
        </w:rPr>
        <w:t xml:space="preserve"> </w:t>
      </w:r>
      <w:r>
        <w:rPr>
          <w:w w:val="95"/>
        </w:rPr>
        <w:t>for</w:t>
      </w:r>
      <w:r>
        <w:rPr>
          <w:spacing w:val="12"/>
          <w:w w:val="95"/>
        </w:rPr>
        <w:t xml:space="preserve"> </w:t>
      </w:r>
      <w:r>
        <w:rPr>
          <w:w w:val="95"/>
        </w:rPr>
        <w:t>the</w:t>
      </w:r>
      <w:r>
        <w:rPr>
          <w:spacing w:val="13"/>
          <w:w w:val="95"/>
        </w:rPr>
        <w:t xml:space="preserve"> </w:t>
      </w:r>
      <w:r>
        <w:rPr>
          <w:w w:val="95"/>
        </w:rPr>
        <w:t>relationship</w:t>
      </w:r>
      <w:r>
        <w:rPr>
          <w:spacing w:val="11"/>
          <w:w w:val="95"/>
        </w:rPr>
        <w:t xml:space="preserve"> </w:t>
      </w:r>
      <w:r>
        <w:rPr>
          <w:w w:val="95"/>
        </w:rPr>
        <w:t>between</w:t>
      </w:r>
      <w:r>
        <w:rPr>
          <w:spacing w:val="12"/>
          <w:w w:val="95"/>
        </w:rPr>
        <w:t xml:space="preserve"> </w:t>
      </w:r>
      <w:r>
        <w:rPr>
          <w:w w:val="95"/>
        </w:rPr>
        <w:t>P(GVP)</w:t>
      </w:r>
      <w:r>
        <w:rPr>
          <w:spacing w:val="13"/>
          <w:w w:val="95"/>
        </w:rPr>
        <w:t xml:space="preserve"> </w:t>
      </w:r>
      <w:r>
        <w:rPr>
          <w:w w:val="95"/>
        </w:rPr>
        <w:t>and</w:t>
      </w:r>
      <w:r>
        <w:rPr>
          <w:spacing w:val="12"/>
          <w:w w:val="95"/>
        </w:rPr>
        <w:t xml:space="preserve"> </w:t>
      </w:r>
      <w:r>
        <w:rPr>
          <w:w w:val="95"/>
        </w:rPr>
        <w:t>maximum</w:t>
      </w:r>
      <w:r>
        <w:rPr>
          <w:spacing w:val="12"/>
          <w:w w:val="95"/>
        </w:rPr>
        <w:t xml:space="preserve"> </w:t>
      </w:r>
      <w:r>
        <w:rPr>
          <w:w w:val="95"/>
        </w:rPr>
        <w:t>received</w:t>
      </w:r>
      <w:r>
        <w:rPr>
          <w:spacing w:val="13"/>
          <w:w w:val="95"/>
        </w:rPr>
        <w:t xml:space="preserve"> </w:t>
      </w:r>
      <w:r>
        <w:rPr>
          <w:w w:val="95"/>
        </w:rPr>
        <w:t>level</w:t>
      </w:r>
      <w:r>
        <w:rPr>
          <w:spacing w:val="12"/>
          <w:w w:val="95"/>
        </w:rPr>
        <w:t xml:space="preserve"> </w:t>
      </w:r>
      <w:proofErr w:type="gramStart"/>
      <w:r>
        <w:rPr>
          <w:w w:val="95"/>
        </w:rPr>
        <w:t>from</w:t>
      </w:r>
      <w:r w:rsidR="009B4D47">
        <w:rPr>
          <w:w w:val="95"/>
        </w:rPr>
        <w:t xml:space="preserve"> </w:t>
      </w:r>
      <w:r>
        <w:rPr>
          <w:spacing w:val="12"/>
          <w:w w:val="95"/>
        </w:rPr>
        <w:t xml:space="preserve"> </w:t>
      </w:r>
      <w:r w:rsidR="009B4D47">
        <w:rPr>
          <w:rFonts w:ascii="Trebuchet MS"/>
          <w:sz w:val="12"/>
        </w:rPr>
        <w:t>691</w:t>
      </w:r>
      <w:proofErr w:type="gramEnd"/>
      <w:r w:rsidR="009B4D47">
        <w:rPr>
          <w:rFonts w:ascii="Trebuchet MS"/>
          <w:sz w:val="12"/>
        </w:rPr>
        <w:t xml:space="preserve">     </w:t>
      </w:r>
      <w:r>
        <w:rPr>
          <w:w w:val="95"/>
        </w:rPr>
        <w:t>M3</w:t>
      </w:r>
      <w:r w:rsidR="009B4D47">
        <w:rPr>
          <w:w w:val="95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logit-link</w:t>
      </w:r>
      <w:r>
        <w:rPr>
          <w:spacing w:val="-6"/>
        </w:rPr>
        <w:t xml:space="preserve"> </w:t>
      </w:r>
      <w:r>
        <w:t>scale.</w:t>
      </w:r>
      <w:r>
        <w:rPr>
          <w:spacing w:val="13"/>
        </w:rPr>
        <w:t xml:space="preserve"> </w:t>
      </w:r>
      <w:r>
        <w:t>Solid</w:t>
      </w:r>
      <w:r>
        <w:rPr>
          <w:spacing w:val="-6"/>
        </w:rPr>
        <w:t xml:space="preserve"> </w:t>
      </w:r>
      <w:r>
        <w:t>line:</w:t>
      </w:r>
      <w:r>
        <w:rPr>
          <w:spacing w:val="13"/>
        </w:rPr>
        <w:t xml:space="preserve"> </w:t>
      </w:r>
      <w:r>
        <w:t>best</w:t>
      </w:r>
      <w:r>
        <w:rPr>
          <w:spacing w:val="-5"/>
        </w:rPr>
        <w:t xml:space="preserve"> </w:t>
      </w:r>
      <w:r>
        <w:t>fit;</w:t>
      </w:r>
      <w:r>
        <w:rPr>
          <w:spacing w:val="-6"/>
        </w:rPr>
        <w:t xml:space="preserve"> </w:t>
      </w:r>
      <w:r>
        <w:t>dashed</w:t>
      </w:r>
      <w:r>
        <w:rPr>
          <w:spacing w:val="-5"/>
        </w:rPr>
        <w:t xml:space="preserve"> </w:t>
      </w:r>
      <w:r>
        <w:t>lines:</w:t>
      </w:r>
      <w:r>
        <w:rPr>
          <w:spacing w:val="13"/>
        </w:rPr>
        <w:t xml:space="preserve"> </w:t>
      </w:r>
      <w:r>
        <w:t>95%</w:t>
      </w:r>
      <w:r>
        <w:rPr>
          <w:spacing w:val="-5"/>
        </w:rPr>
        <w:t xml:space="preserve"> </w:t>
      </w:r>
      <w:r>
        <w:t>CIs.</w:t>
      </w:r>
    </w:p>
    <w:p w14:paraId="7BF95907" w14:textId="77777777" w:rsidR="00C544BC" w:rsidRDefault="00C544BC">
      <w:pPr>
        <w:sectPr w:rsidR="00C544BC">
          <w:pgSz w:w="12240" w:h="15840"/>
          <w:pgMar w:top="1500" w:right="1280" w:bottom="1100" w:left="900" w:header="0" w:footer="912" w:gutter="0"/>
          <w:cols w:space="720"/>
        </w:sectPr>
      </w:pPr>
    </w:p>
    <w:p w14:paraId="27D96498" w14:textId="77777777" w:rsidR="00C544BC" w:rsidRDefault="00C544BC">
      <w:pPr>
        <w:pStyle w:val="BodyText"/>
        <w:spacing w:before="0"/>
        <w:ind w:left="0"/>
        <w:rPr>
          <w:sz w:val="2"/>
        </w:rPr>
      </w:pPr>
    </w:p>
    <w:p w14:paraId="59F4E938" w14:textId="77777777" w:rsidR="00C544BC" w:rsidRDefault="00BD4BDE">
      <w:pPr>
        <w:pStyle w:val="BodyText"/>
        <w:spacing w:before="0"/>
        <w:ind w:left="622"/>
        <w:rPr>
          <w:sz w:val="20"/>
        </w:rPr>
      </w:pPr>
      <w:r>
        <w:rPr>
          <w:noProof/>
          <w:sz w:val="20"/>
        </w:rPr>
        <w:drawing>
          <wp:inline distT="0" distB="0" distL="0" distR="0" wp14:anchorId="3358C642" wp14:editId="6FBAAA64">
            <wp:extent cx="5772721" cy="2862833"/>
            <wp:effectExtent l="0" t="0" r="0" b="0"/>
            <wp:docPr id="21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3.jpe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2721" cy="2862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3E68E" w14:textId="77777777" w:rsidR="00C544BC" w:rsidRDefault="00C544BC">
      <w:pPr>
        <w:pStyle w:val="BodyText"/>
        <w:spacing w:before="0"/>
        <w:ind w:left="0"/>
        <w:rPr>
          <w:sz w:val="29"/>
        </w:rPr>
      </w:pPr>
    </w:p>
    <w:p w14:paraId="61D0ADED" w14:textId="153A0360" w:rsidR="00C544BC" w:rsidRDefault="00BD4BDE">
      <w:pPr>
        <w:pStyle w:val="BodyText"/>
        <w:spacing w:before="118" w:line="355" w:lineRule="auto"/>
        <w:ind w:left="540" w:right="150"/>
        <w:jc w:val="both"/>
      </w:pPr>
      <w:bookmarkStart w:id="47" w:name="_bookmark6"/>
      <w:bookmarkEnd w:id="47"/>
      <w:r>
        <w:rPr>
          <w:spacing w:val="-1"/>
        </w:rPr>
        <w:t>Figure</w:t>
      </w:r>
      <w:r>
        <w:rPr>
          <w:spacing w:val="-10"/>
        </w:rPr>
        <w:t xml:space="preserve"> </w:t>
      </w:r>
      <w:r>
        <w:t>S2.</w:t>
      </w:r>
      <w:r w:rsidR="000A3681">
        <w:t>8</w:t>
      </w:r>
      <w:r>
        <w:t>:</w:t>
      </w:r>
      <w:r>
        <w:rPr>
          <w:spacing w:val="8"/>
        </w:rPr>
        <w:t xml:space="preserve"> </w:t>
      </w:r>
      <w:r>
        <w:t>Example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five</w:t>
      </w:r>
      <w:r>
        <w:rPr>
          <w:spacing w:val="-9"/>
        </w:rPr>
        <w:t xml:space="preserve"> </w:t>
      </w:r>
      <w:r>
        <w:t>iterations</w:t>
      </w:r>
      <w:r>
        <w:rPr>
          <w:spacing w:val="-9"/>
        </w:rPr>
        <w:t xml:space="preserve"> </w:t>
      </w:r>
      <w:r>
        <w:t>(colored</w:t>
      </w:r>
      <w:r>
        <w:rPr>
          <w:spacing w:val="-10"/>
        </w:rPr>
        <w:t xml:space="preserve"> </w:t>
      </w:r>
      <w:r>
        <w:t>lines)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5,000</w:t>
      </w:r>
      <w:r>
        <w:rPr>
          <w:spacing w:val="-10"/>
        </w:rPr>
        <w:t xml:space="preserve"> </w:t>
      </w:r>
      <w:r>
        <w:t>posterior</w:t>
      </w:r>
      <w:r>
        <w:rPr>
          <w:spacing w:val="-9"/>
        </w:rPr>
        <w:t xml:space="preserve"> </w:t>
      </w:r>
      <w:r>
        <w:t>samples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expected change in the probability of detecting a group vocal period (vertical axis) with</w:t>
      </w:r>
      <w:r>
        <w:rPr>
          <w:spacing w:val="1"/>
        </w:rPr>
        <w:t xml:space="preserve"> </w:t>
      </w:r>
      <w:r>
        <w:rPr>
          <w:w w:val="95"/>
        </w:rPr>
        <w:t>increasing MFAS received level (horizontal axis) relative to when naval training activity but</w:t>
      </w:r>
      <w:r>
        <w:rPr>
          <w:spacing w:val="1"/>
          <w:w w:val="95"/>
        </w:rPr>
        <w:t xml:space="preserve"> </w:t>
      </w:r>
      <w:r>
        <w:rPr>
          <w:spacing w:val="-1"/>
        </w:rPr>
        <w:t>no</w:t>
      </w:r>
      <w:r>
        <w:rPr>
          <w:spacing w:val="-9"/>
        </w:rPr>
        <w:t xml:space="preserve"> </w:t>
      </w:r>
      <w:r>
        <w:rPr>
          <w:spacing w:val="-1"/>
        </w:rPr>
        <w:t>MFAS</w:t>
      </w:r>
      <w:r>
        <w:rPr>
          <w:spacing w:val="-10"/>
        </w:rPr>
        <w:t xml:space="preserve"> </w:t>
      </w:r>
      <w:r>
        <w:rPr>
          <w:spacing w:val="-1"/>
        </w:rPr>
        <w:t>was</w:t>
      </w:r>
      <w:r>
        <w:rPr>
          <w:spacing w:val="-9"/>
        </w:rPr>
        <w:t xml:space="preserve"> </w:t>
      </w:r>
      <w:r>
        <w:rPr>
          <w:spacing w:val="-1"/>
        </w:rPr>
        <w:t>present</w:t>
      </w:r>
      <w:r>
        <w:rPr>
          <w:spacing w:val="-10"/>
        </w:rPr>
        <w:t xml:space="preserve"> </w:t>
      </w:r>
      <w:r>
        <w:rPr>
          <w:spacing w:val="-1"/>
        </w:rPr>
        <w:t>on</w:t>
      </w:r>
      <w:r>
        <w:rPr>
          <w:spacing w:val="-9"/>
        </w:rPr>
        <w:t xml:space="preserve"> </w:t>
      </w:r>
      <w:r>
        <w:rPr>
          <w:spacing w:val="-1"/>
        </w:rPr>
        <w:t>the</w:t>
      </w:r>
      <w:r>
        <w:rPr>
          <w:spacing w:val="-10"/>
        </w:rPr>
        <w:t xml:space="preserve"> </w:t>
      </w:r>
      <w:r>
        <w:rPr>
          <w:spacing w:val="-1"/>
        </w:rPr>
        <w:t>range</w:t>
      </w:r>
      <w:r>
        <w:rPr>
          <w:spacing w:val="-10"/>
        </w:rPr>
        <w:t xml:space="preserve"> </w:t>
      </w:r>
      <w:r>
        <w:rPr>
          <w:spacing w:val="-1"/>
        </w:rPr>
        <w:t>(left</w:t>
      </w:r>
      <w:r>
        <w:rPr>
          <w:spacing w:val="-9"/>
        </w:rPr>
        <w:t xml:space="preserve"> </w:t>
      </w:r>
      <w:r>
        <w:rPr>
          <w:spacing w:val="-1"/>
        </w:rPr>
        <w:t>panel)</w:t>
      </w:r>
      <w:r>
        <w:rPr>
          <w:spacing w:val="-9"/>
        </w:rPr>
        <w:t xml:space="preserve"> </w:t>
      </w:r>
      <w:r>
        <w:rPr>
          <w:spacing w:val="-1"/>
        </w:rPr>
        <w:t>and</w:t>
      </w:r>
      <w:r>
        <w:rPr>
          <w:spacing w:val="-10"/>
        </w:rPr>
        <w:t xml:space="preserve"> </w:t>
      </w:r>
      <w:r>
        <w:rPr>
          <w:spacing w:val="-1"/>
        </w:rPr>
        <w:t>to</w:t>
      </w:r>
      <w:r>
        <w:rPr>
          <w:spacing w:val="-10"/>
        </w:rPr>
        <w:t xml:space="preserve"> </w:t>
      </w:r>
      <w:r>
        <w:rPr>
          <w:spacing w:val="-1"/>
        </w:rPr>
        <w:t>when</w:t>
      </w:r>
      <w:r>
        <w:rPr>
          <w:spacing w:val="-9"/>
        </w:rPr>
        <w:t xml:space="preserve"> </w:t>
      </w:r>
      <w:r>
        <w:rPr>
          <w:spacing w:val="-1"/>
        </w:rPr>
        <w:t>neither</w:t>
      </w:r>
      <w:r>
        <w:rPr>
          <w:spacing w:val="-9"/>
        </w:rPr>
        <w:t xml:space="preserve"> </w:t>
      </w:r>
      <w:r>
        <w:t>naval</w:t>
      </w:r>
      <w:r>
        <w:rPr>
          <w:spacing w:val="-9"/>
        </w:rPr>
        <w:t xml:space="preserve"> </w:t>
      </w:r>
      <w:r>
        <w:t>training</w:t>
      </w:r>
      <w:r>
        <w:rPr>
          <w:spacing w:val="-10"/>
        </w:rPr>
        <w:t xml:space="preserve"> </w:t>
      </w:r>
      <w:r>
        <w:t>activity</w:t>
      </w:r>
      <w:r>
        <w:rPr>
          <w:spacing w:val="-58"/>
        </w:rPr>
        <w:t xml:space="preserve"> </w:t>
      </w:r>
      <w:r>
        <w:t>nor</w:t>
      </w:r>
      <w:r>
        <w:rPr>
          <w:spacing w:val="13"/>
        </w:rPr>
        <w:t xml:space="preserve"> </w:t>
      </w:r>
      <w:r>
        <w:t>MFAS</w:t>
      </w:r>
      <w:r>
        <w:rPr>
          <w:spacing w:val="14"/>
        </w:rPr>
        <w:t xml:space="preserve"> </w:t>
      </w:r>
      <w:r>
        <w:t>were</w:t>
      </w:r>
      <w:r>
        <w:rPr>
          <w:spacing w:val="15"/>
        </w:rPr>
        <w:t xml:space="preserve"> </w:t>
      </w:r>
      <w:r>
        <w:t>present</w:t>
      </w:r>
      <w:r>
        <w:rPr>
          <w:spacing w:val="14"/>
        </w:rPr>
        <w:t xml:space="preserve"> </w:t>
      </w:r>
      <w:r>
        <w:t>on</w:t>
      </w:r>
      <w:r>
        <w:rPr>
          <w:spacing w:val="14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range.</w:t>
      </w:r>
    </w:p>
    <w:p w14:paraId="1DAD3CDC" w14:textId="77777777" w:rsidR="00C544BC" w:rsidRDefault="00C544BC">
      <w:pPr>
        <w:spacing w:line="355" w:lineRule="auto"/>
        <w:jc w:val="both"/>
        <w:sectPr w:rsidR="00C544BC">
          <w:pgSz w:w="12240" w:h="15840"/>
          <w:pgMar w:top="1500" w:right="1280" w:bottom="1100" w:left="900" w:header="0" w:footer="912" w:gutter="0"/>
          <w:cols w:space="720"/>
        </w:sectPr>
      </w:pPr>
    </w:p>
    <w:p w14:paraId="1A047CA5" w14:textId="77777777" w:rsidR="00C544BC" w:rsidRDefault="00BD4BDE">
      <w:pPr>
        <w:spacing w:before="122"/>
        <w:ind w:left="150"/>
        <w:rPr>
          <w:b/>
          <w:sz w:val="34"/>
        </w:rPr>
      </w:pPr>
      <w:r>
        <w:rPr>
          <w:rFonts w:ascii="Trebuchet MS"/>
          <w:sz w:val="12"/>
        </w:rPr>
        <w:lastRenderedPageBreak/>
        <w:t xml:space="preserve">692    </w:t>
      </w:r>
      <w:r>
        <w:rPr>
          <w:rFonts w:ascii="Trebuchet MS"/>
          <w:spacing w:val="19"/>
          <w:sz w:val="12"/>
        </w:rPr>
        <w:t xml:space="preserve"> </w:t>
      </w:r>
      <w:r>
        <w:rPr>
          <w:b/>
          <w:w w:val="105"/>
          <w:sz w:val="34"/>
        </w:rPr>
        <w:t xml:space="preserve">S3: </w:t>
      </w:r>
      <w:r>
        <w:rPr>
          <w:b/>
          <w:spacing w:val="8"/>
          <w:w w:val="105"/>
          <w:sz w:val="34"/>
        </w:rPr>
        <w:t xml:space="preserve"> </w:t>
      </w:r>
      <w:r>
        <w:rPr>
          <w:b/>
          <w:w w:val="105"/>
          <w:sz w:val="34"/>
        </w:rPr>
        <w:t>Single</w:t>
      </w:r>
      <w:r>
        <w:rPr>
          <w:b/>
          <w:spacing w:val="51"/>
          <w:w w:val="105"/>
          <w:sz w:val="34"/>
        </w:rPr>
        <w:t xml:space="preserve"> </w:t>
      </w:r>
      <w:r>
        <w:rPr>
          <w:b/>
          <w:w w:val="105"/>
          <w:sz w:val="34"/>
        </w:rPr>
        <w:t>GAM</w:t>
      </w:r>
    </w:p>
    <w:p w14:paraId="392E8CAD" w14:textId="77777777" w:rsidR="00C544BC" w:rsidRDefault="00C544BC">
      <w:pPr>
        <w:pStyle w:val="BodyText"/>
        <w:spacing w:before="12"/>
        <w:ind w:left="0"/>
        <w:rPr>
          <w:b/>
          <w:sz w:val="29"/>
        </w:rPr>
      </w:pPr>
    </w:p>
    <w:p w14:paraId="49D78E4E" w14:textId="77777777" w:rsidR="00C544BC" w:rsidRDefault="00BD4BDE">
      <w:pPr>
        <w:pStyle w:val="BodyText"/>
        <w:spacing w:before="117"/>
      </w:pPr>
      <w:r>
        <w:rPr>
          <w:rFonts w:ascii="Trebuchet MS" w:hAnsi="Trebuchet MS"/>
          <w:sz w:val="12"/>
        </w:rPr>
        <w:t xml:space="preserve">693    </w:t>
      </w:r>
      <w:r>
        <w:rPr>
          <w:rFonts w:ascii="Trebuchet MS" w:hAnsi="Trebuchet MS"/>
          <w:spacing w:val="10"/>
          <w:sz w:val="12"/>
        </w:rPr>
        <w:t xml:space="preserve"> </w:t>
      </w:r>
      <w:r>
        <w:rPr>
          <w:w w:val="95"/>
        </w:rPr>
        <w:t>A</w:t>
      </w:r>
      <w:r>
        <w:rPr>
          <w:spacing w:val="10"/>
          <w:w w:val="95"/>
        </w:rPr>
        <w:t xml:space="preserve"> </w:t>
      </w:r>
      <w:r>
        <w:rPr>
          <w:w w:val="95"/>
        </w:rPr>
        <w:t>single</w:t>
      </w:r>
      <w:r>
        <w:rPr>
          <w:spacing w:val="11"/>
          <w:w w:val="95"/>
        </w:rPr>
        <w:t xml:space="preserve"> </w:t>
      </w:r>
      <w:r>
        <w:rPr>
          <w:w w:val="95"/>
        </w:rPr>
        <w:t>GAM</w:t>
      </w:r>
      <w:r>
        <w:rPr>
          <w:spacing w:val="11"/>
          <w:w w:val="95"/>
        </w:rPr>
        <w:t xml:space="preserve"> </w:t>
      </w:r>
      <w:r>
        <w:rPr>
          <w:w w:val="95"/>
        </w:rPr>
        <w:t>could</w:t>
      </w:r>
      <w:r>
        <w:rPr>
          <w:spacing w:val="12"/>
          <w:w w:val="95"/>
        </w:rPr>
        <w:t xml:space="preserve"> </w:t>
      </w:r>
      <w:r>
        <w:rPr>
          <w:w w:val="95"/>
        </w:rPr>
        <w:t>be</w:t>
      </w:r>
      <w:r>
        <w:rPr>
          <w:spacing w:val="11"/>
          <w:w w:val="95"/>
        </w:rPr>
        <w:t xml:space="preserve"> </w:t>
      </w:r>
      <w:r>
        <w:rPr>
          <w:w w:val="95"/>
        </w:rPr>
        <w:t>used</w:t>
      </w:r>
      <w:r>
        <w:rPr>
          <w:spacing w:val="10"/>
          <w:w w:val="95"/>
        </w:rPr>
        <w:t xml:space="preserve"> </w:t>
      </w:r>
      <w:r>
        <w:rPr>
          <w:w w:val="95"/>
        </w:rPr>
        <w:t>to</w:t>
      </w:r>
      <w:r>
        <w:rPr>
          <w:spacing w:val="11"/>
          <w:w w:val="95"/>
        </w:rPr>
        <w:t xml:space="preserve"> </w:t>
      </w:r>
      <w:r>
        <w:rPr>
          <w:w w:val="95"/>
        </w:rPr>
        <w:t>quantify</w:t>
      </w:r>
      <w:r>
        <w:rPr>
          <w:spacing w:val="11"/>
          <w:w w:val="95"/>
        </w:rPr>
        <w:t xml:space="preserve"> </w:t>
      </w:r>
      <w:r>
        <w:rPr>
          <w:w w:val="95"/>
        </w:rPr>
        <w:t>the</w:t>
      </w:r>
      <w:r>
        <w:rPr>
          <w:spacing w:val="10"/>
          <w:w w:val="95"/>
        </w:rPr>
        <w:t xml:space="preserve"> </w:t>
      </w:r>
      <w:r>
        <w:rPr>
          <w:w w:val="95"/>
        </w:rPr>
        <w:t>effect</w:t>
      </w:r>
      <w:r>
        <w:rPr>
          <w:spacing w:val="11"/>
          <w:w w:val="95"/>
        </w:rPr>
        <w:t xml:space="preserve"> </w:t>
      </w:r>
      <w:r>
        <w:rPr>
          <w:w w:val="95"/>
        </w:rPr>
        <w:t>of</w:t>
      </w:r>
      <w:r>
        <w:rPr>
          <w:spacing w:val="11"/>
          <w:w w:val="95"/>
        </w:rPr>
        <w:t xml:space="preserve"> </w:t>
      </w:r>
      <w:r>
        <w:rPr>
          <w:w w:val="95"/>
        </w:rPr>
        <w:t>naval</w:t>
      </w:r>
      <w:r>
        <w:rPr>
          <w:spacing w:val="10"/>
          <w:w w:val="95"/>
        </w:rPr>
        <w:t xml:space="preserve"> </w:t>
      </w:r>
      <w:r>
        <w:rPr>
          <w:w w:val="95"/>
        </w:rPr>
        <w:t>sonar</w:t>
      </w:r>
      <w:r>
        <w:rPr>
          <w:spacing w:val="11"/>
          <w:w w:val="95"/>
        </w:rPr>
        <w:t xml:space="preserve"> </w:t>
      </w:r>
      <w:r>
        <w:rPr>
          <w:w w:val="95"/>
        </w:rPr>
        <w:t>on</w:t>
      </w:r>
      <w:r>
        <w:rPr>
          <w:spacing w:val="11"/>
          <w:w w:val="95"/>
        </w:rPr>
        <w:t xml:space="preserve"> </w:t>
      </w:r>
      <w:r>
        <w:rPr>
          <w:w w:val="95"/>
        </w:rPr>
        <w:t>Blainville’s</w:t>
      </w:r>
      <w:r>
        <w:rPr>
          <w:spacing w:val="10"/>
          <w:w w:val="95"/>
        </w:rPr>
        <w:t xml:space="preserve"> </w:t>
      </w:r>
      <w:r>
        <w:rPr>
          <w:w w:val="95"/>
        </w:rPr>
        <w:t>beaked</w:t>
      </w:r>
    </w:p>
    <w:p w14:paraId="6D7B2EC9" w14:textId="77777777" w:rsidR="00C544BC" w:rsidRDefault="00BD4BDE">
      <w:pPr>
        <w:pStyle w:val="BodyText"/>
        <w:spacing w:before="155"/>
      </w:pPr>
      <w:r>
        <w:rPr>
          <w:rFonts w:ascii="Trebuchet MS"/>
          <w:sz w:val="12"/>
        </w:rPr>
        <w:t xml:space="preserve">694    </w:t>
      </w:r>
      <w:r>
        <w:rPr>
          <w:rFonts w:ascii="Trebuchet MS"/>
          <w:spacing w:val="11"/>
          <w:sz w:val="12"/>
        </w:rPr>
        <w:t xml:space="preserve"> </w:t>
      </w:r>
      <w:r>
        <w:rPr>
          <w:w w:val="95"/>
        </w:rPr>
        <w:t>whales.</w:t>
      </w:r>
      <w:r>
        <w:rPr>
          <w:spacing w:val="19"/>
          <w:w w:val="95"/>
        </w:rPr>
        <w:t xml:space="preserve"> </w:t>
      </w:r>
      <w:r>
        <w:rPr>
          <w:w w:val="95"/>
        </w:rPr>
        <w:t>Here, we</w:t>
      </w:r>
      <w:r>
        <w:rPr>
          <w:spacing w:val="1"/>
          <w:w w:val="95"/>
        </w:rPr>
        <w:t xml:space="preserve"> </w:t>
      </w:r>
      <w:r>
        <w:rPr>
          <w:w w:val="95"/>
        </w:rPr>
        <w:t>present</w:t>
      </w:r>
      <w:r>
        <w:rPr>
          <w:spacing w:val="-1"/>
          <w:w w:val="95"/>
        </w:rPr>
        <w:t xml:space="preserve"> </w:t>
      </w:r>
      <w:r>
        <w:rPr>
          <w:w w:val="95"/>
        </w:rPr>
        <w:t>such a model and compare the results</w:t>
      </w:r>
      <w:r>
        <w:rPr>
          <w:spacing w:val="-1"/>
          <w:w w:val="95"/>
        </w:rPr>
        <w:t xml:space="preserve"> </w:t>
      </w:r>
      <w:r>
        <w:rPr>
          <w:w w:val="95"/>
        </w:rPr>
        <w:t>to the results obtained using</w:t>
      </w:r>
    </w:p>
    <w:p w14:paraId="29BEB6CD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695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the</w:t>
      </w:r>
      <w:r>
        <w:rPr>
          <w:spacing w:val="17"/>
          <w:w w:val="95"/>
        </w:rPr>
        <w:t xml:space="preserve"> </w:t>
      </w:r>
      <w:r>
        <w:rPr>
          <w:w w:val="95"/>
        </w:rPr>
        <w:t>multi-stage</w:t>
      </w:r>
      <w:r>
        <w:rPr>
          <w:spacing w:val="17"/>
          <w:w w:val="95"/>
        </w:rPr>
        <w:t xml:space="preserve"> </w:t>
      </w:r>
      <w:r>
        <w:rPr>
          <w:w w:val="95"/>
        </w:rPr>
        <w:t>model</w:t>
      </w:r>
      <w:r>
        <w:rPr>
          <w:spacing w:val="17"/>
          <w:w w:val="95"/>
        </w:rPr>
        <w:t xml:space="preserve"> </w:t>
      </w:r>
      <w:r>
        <w:rPr>
          <w:w w:val="95"/>
        </w:rPr>
        <w:t>presented</w:t>
      </w:r>
      <w:r>
        <w:rPr>
          <w:spacing w:val="17"/>
          <w:w w:val="95"/>
        </w:rPr>
        <w:t xml:space="preserve"> </w:t>
      </w:r>
      <w:r>
        <w:rPr>
          <w:w w:val="95"/>
        </w:rPr>
        <w:t>in</w:t>
      </w:r>
      <w:r>
        <w:rPr>
          <w:spacing w:val="17"/>
          <w:w w:val="95"/>
        </w:rPr>
        <w:t xml:space="preserve"> </w:t>
      </w:r>
      <w:r>
        <w:rPr>
          <w:w w:val="95"/>
        </w:rPr>
        <w:t>the</w:t>
      </w:r>
      <w:r>
        <w:rPr>
          <w:spacing w:val="18"/>
          <w:w w:val="95"/>
        </w:rPr>
        <w:t xml:space="preserve"> </w:t>
      </w:r>
      <w:r>
        <w:rPr>
          <w:w w:val="95"/>
        </w:rPr>
        <w:t>main</w:t>
      </w:r>
      <w:r>
        <w:rPr>
          <w:spacing w:val="17"/>
          <w:w w:val="95"/>
        </w:rPr>
        <w:t xml:space="preserve"> </w:t>
      </w:r>
      <w:r>
        <w:rPr>
          <w:w w:val="95"/>
        </w:rPr>
        <w:t>text</w:t>
      </w:r>
      <w:r>
        <w:rPr>
          <w:spacing w:val="16"/>
          <w:w w:val="95"/>
        </w:rPr>
        <w:t xml:space="preserve"> </w:t>
      </w:r>
      <w:r>
        <w:rPr>
          <w:w w:val="95"/>
        </w:rPr>
        <w:t>of</w:t>
      </w:r>
      <w:r>
        <w:rPr>
          <w:spacing w:val="18"/>
          <w:w w:val="95"/>
        </w:rPr>
        <w:t xml:space="preserve"> </w:t>
      </w:r>
      <w:r>
        <w:rPr>
          <w:w w:val="95"/>
        </w:rPr>
        <w:t>the</w:t>
      </w:r>
      <w:r>
        <w:rPr>
          <w:spacing w:val="17"/>
          <w:w w:val="95"/>
        </w:rPr>
        <w:t xml:space="preserve"> </w:t>
      </w:r>
      <w:r>
        <w:rPr>
          <w:w w:val="95"/>
        </w:rPr>
        <w:t>manuscript.</w:t>
      </w:r>
    </w:p>
    <w:p w14:paraId="1477B1F7" w14:textId="77777777" w:rsidR="00C544BC" w:rsidRDefault="00C544BC">
      <w:pPr>
        <w:pStyle w:val="BodyText"/>
        <w:spacing w:before="3"/>
        <w:ind w:left="0"/>
        <w:rPr>
          <w:sz w:val="23"/>
        </w:rPr>
      </w:pPr>
    </w:p>
    <w:p w14:paraId="4EF2FBE3" w14:textId="77777777" w:rsidR="00C544BC" w:rsidRDefault="00BD4BDE">
      <w:pPr>
        <w:pStyle w:val="BodyText"/>
        <w:spacing w:before="0"/>
        <w:ind w:left="528"/>
      </w:pPr>
      <w:r>
        <w:t>We</w:t>
      </w:r>
      <w:r>
        <w:rPr>
          <w:spacing w:val="4"/>
        </w:rPr>
        <w:t xml:space="preserve"> </w:t>
      </w:r>
      <w:r>
        <w:t>modelled</w:t>
      </w:r>
      <w:r>
        <w:rPr>
          <w:spacing w:val="3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probability</w:t>
      </w:r>
      <w:r>
        <w:rPr>
          <w:spacing w:val="4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GVP</w:t>
      </w:r>
      <w:r>
        <w:rPr>
          <w:spacing w:val="4"/>
        </w:rPr>
        <w:t xml:space="preserve"> </w:t>
      </w:r>
      <w:r>
        <w:t>at</w:t>
      </w:r>
      <w:r>
        <w:rPr>
          <w:spacing w:val="4"/>
        </w:rPr>
        <w:t xml:space="preserve"> </w:t>
      </w:r>
      <w:r>
        <w:t>tile</w:t>
      </w:r>
      <w:r>
        <w:rPr>
          <w:spacing w:val="4"/>
        </w:rPr>
        <w:t xml:space="preserve"> </w:t>
      </w:r>
      <w:proofErr w:type="spellStart"/>
      <w:r>
        <w:rPr>
          <w:rFonts w:ascii="Georgia"/>
          <w:i/>
        </w:rPr>
        <w:t>i</w:t>
      </w:r>
      <w:proofErr w:type="spellEnd"/>
      <w:r>
        <w:rPr>
          <w:rFonts w:ascii="Georgia"/>
          <w:i/>
          <w:spacing w:val="6"/>
        </w:rPr>
        <w:t xml:space="preserve"> </w:t>
      </w:r>
      <w:r>
        <w:t>in</w:t>
      </w:r>
      <w:r>
        <w:rPr>
          <w:spacing w:val="3"/>
        </w:rPr>
        <w:t xml:space="preserve"> </w:t>
      </w:r>
      <w:r>
        <w:t>SCC</w:t>
      </w:r>
      <w:r>
        <w:rPr>
          <w:spacing w:val="4"/>
        </w:rPr>
        <w:t xml:space="preserve"> </w:t>
      </w:r>
      <w:r>
        <w:rPr>
          <w:rFonts w:ascii="Georgia"/>
          <w:i/>
        </w:rPr>
        <w:t>s</w:t>
      </w:r>
      <w:r>
        <w:rPr>
          <w:rFonts w:ascii="Georgia"/>
          <w:i/>
          <w:spacing w:val="6"/>
        </w:rPr>
        <w:t xml:space="preserve"> </w:t>
      </w:r>
      <w:r>
        <w:t>at</w:t>
      </w:r>
      <w:r>
        <w:rPr>
          <w:spacing w:val="3"/>
        </w:rPr>
        <w:t xml:space="preserve"> </w:t>
      </w:r>
      <w:r>
        <w:t>time</w:t>
      </w:r>
      <w:r>
        <w:rPr>
          <w:spacing w:val="4"/>
        </w:rPr>
        <w:t xml:space="preserve"> </w:t>
      </w:r>
      <w:r>
        <w:rPr>
          <w:rFonts w:ascii="Georgia"/>
          <w:i/>
        </w:rPr>
        <w:t>t</w:t>
      </w:r>
      <w:r>
        <w:rPr>
          <w:rFonts w:ascii="Georgia"/>
          <w:i/>
          <w:spacing w:val="6"/>
        </w:rPr>
        <w:t xml:space="preserve"> </w:t>
      </w:r>
      <w:r>
        <w:t>as</w:t>
      </w:r>
      <w:r>
        <w:rPr>
          <w:spacing w:val="4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Bernoulli</w:t>
      </w:r>
      <w:r>
        <w:rPr>
          <w:spacing w:val="4"/>
        </w:rPr>
        <w:t xml:space="preserve"> </w:t>
      </w:r>
      <w:r>
        <w:t>trial:</w:t>
      </w:r>
    </w:p>
    <w:p w14:paraId="5AB62548" w14:textId="77777777" w:rsidR="00C544BC" w:rsidRDefault="00BD4BDE">
      <w:pPr>
        <w:pStyle w:val="BodyText"/>
        <w:spacing w:before="144"/>
        <w:ind w:left="540"/>
      </w:pPr>
      <w:proofErr w:type="spellStart"/>
      <w:proofErr w:type="gramStart"/>
      <w:r>
        <w:rPr>
          <w:w w:val="95"/>
        </w:rPr>
        <w:t>GVP</w:t>
      </w:r>
      <w:r>
        <w:rPr>
          <w:rFonts w:ascii="Calibri" w:hAnsi="Calibri"/>
          <w:i/>
          <w:w w:val="95"/>
          <w:vertAlign w:val="subscript"/>
        </w:rPr>
        <w:t>i,s</w:t>
      </w:r>
      <w:proofErr w:type="gramEnd"/>
      <w:r>
        <w:rPr>
          <w:rFonts w:ascii="Calibri" w:hAnsi="Calibri"/>
          <w:i/>
          <w:w w:val="95"/>
          <w:vertAlign w:val="subscript"/>
        </w:rPr>
        <w:t>,t</w:t>
      </w:r>
      <w:proofErr w:type="spellEnd"/>
      <w:r>
        <w:rPr>
          <w:rFonts w:ascii="Calibri" w:hAnsi="Calibri"/>
          <w:i/>
          <w:spacing w:val="27"/>
          <w:w w:val="95"/>
        </w:rPr>
        <w:t xml:space="preserve"> </w:t>
      </w:r>
      <w:r>
        <w:rPr>
          <w:rFonts w:ascii="Lucida Sans Unicode" w:hAnsi="Lucida Sans Unicode"/>
          <w:w w:val="95"/>
        </w:rPr>
        <w:t>∼</w:t>
      </w:r>
      <w:r>
        <w:rPr>
          <w:rFonts w:ascii="Lucida Sans Unicode" w:hAnsi="Lucida Sans Unicode"/>
          <w:spacing w:val="-3"/>
          <w:w w:val="95"/>
        </w:rPr>
        <w:t xml:space="preserve"> </w:t>
      </w:r>
      <w:r>
        <w:rPr>
          <w:w w:val="95"/>
        </w:rPr>
        <w:t>Bin(1</w:t>
      </w:r>
      <w:r>
        <w:rPr>
          <w:rFonts w:ascii="Georgia" w:hAnsi="Georgia"/>
          <w:i/>
          <w:w w:val="95"/>
        </w:rPr>
        <w:t>,</w:t>
      </w:r>
      <w:r>
        <w:rPr>
          <w:rFonts w:ascii="Georgia" w:hAnsi="Georgia"/>
          <w:i/>
          <w:spacing w:val="-13"/>
          <w:w w:val="95"/>
        </w:rPr>
        <w:t xml:space="preserve"> </w:t>
      </w:r>
      <w:r>
        <w:rPr>
          <w:rFonts w:ascii="Georgia" w:hAnsi="Georgia"/>
          <w:i/>
          <w:w w:val="95"/>
        </w:rPr>
        <w:t>µ</w:t>
      </w:r>
      <w:proofErr w:type="spellStart"/>
      <w:r>
        <w:rPr>
          <w:rFonts w:ascii="Calibri" w:hAnsi="Calibri"/>
          <w:i/>
          <w:w w:val="95"/>
          <w:vertAlign w:val="subscript"/>
        </w:rPr>
        <w:t>i,s,t</w:t>
      </w:r>
      <w:proofErr w:type="spellEnd"/>
      <w:r>
        <w:rPr>
          <w:w w:val="95"/>
        </w:rPr>
        <w:t>).</w:t>
      </w:r>
      <w:r>
        <w:rPr>
          <w:spacing w:val="51"/>
          <w:w w:val="95"/>
        </w:rPr>
        <w:t xml:space="preserve"> </w:t>
      </w:r>
      <w:r>
        <w:rPr>
          <w:w w:val="95"/>
        </w:rPr>
        <w:t>The</w:t>
      </w:r>
      <w:r>
        <w:rPr>
          <w:spacing w:val="24"/>
          <w:w w:val="95"/>
        </w:rPr>
        <w:t xml:space="preserve"> </w:t>
      </w:r>
      <w:r>
        <w:rPr>
          <w:w w:val="95"/>
        </w:rPr>
        <w:t>linear</w:t>
      </w:r>
      <w:r>
        <w:rPr>
          <w:spacing w:val="25"/>
          <w:w w:val="95"/>
        </w:rPr>
        <w:t xml:space="preserve"> </w:t>
      </w:r>
      <w:r>
        <w:rPr>
          <w:w w:val="95"/>
        </w:rPr>
        <w:t>predictor</w:t>
      </w:r>
      <w:r>
        <w:rPr>
          <w:spacing w:val="23"/>
          <w:w w:val="95"/>
        </w:rPr>
        <w:t xml:space="preserve"> </w:t>
      </w:r>
      <w:r>
        <w:rPr>
          <w:w w:val="95"/>
        </w:rPr>
        <w:t>on</w:t>
      </w:r>
      <w:r>
        <w:rPr>
          <w:spacing w:val="23"/>
          <w:w w:val="95"/>
        </w:rPr>
        <w:t xml:space="preserve"> </w:t>
      </w:r>
      <w:r>
        <w:rPr>
          <w:w w:val="95"/>
        </w:rPr>
        <w:t>the</w:t>
      </w:r>
      <w:r>
        <w:rPr>
          <w:spacing w:val="25"/>
          <w:w w:val="95"/>
        </w:rPr>
        <w:t xml:space="preserve"> </w:t>
      </w:r>
      <w:r>
        <w:rPr>
          <w:w w:val="95"/>
        </w:rPr>
        <w:t>logit</w:t>
      </w:r>
      <w:r>
        <w:rPr>
          <w:spacing w:val="23"/>
          <w:w w:val="95"/>
        </w:rPr>
        <w:t xml:space="preserve"> </w:t>
      </w:r>
      <w:r>
        <w:rPr>
          <w:w w:val="95"/>
        </w:rPr>
        <w:t>scale</w:t>
      </w:r>
      <w:r>
        <w:rPr>
          <w:spacing w:val="24"/>
          <w:w w:val="95"/>
        </w:rPr>
        <w:t xml:space="preserve"> </w:t>
      </w:r>
      <w:r>
        <w:rPr>
          <w:w w:val="95"/>
        </w:rPr>
        <w:t>was</w:t>
      </w:r>
      <w:r>
        <w:rPr>
          <w:spacing w:val="24"/>
          <w:w w:val="95"/>
        </w:rPr>
        <w:t xml:space="preserve"> </w:t>
      </w:r>
      <w:r>
        <w:rPr>
          <w:w w:val="95"/>
        </w:rPr>
        <w:t>given</w:t>
      </w:r>
      <w:r>
        <w:rPr>
          <w:spacing w:val="24"/>
          <w:w w:val="95"/>
        </w:rPr>
        <w:t xml:space="preserve"> </w:t>
      </w:r>
      <w:r>
        <w:rPr>
          <w:w w:val="95"/>
        </w:rPr>
        <w:t>as:</w:t>
      </w:r>
    </w:p>
    <w:p w14:paraId="18C111A0" w14:textId="77777777" w:rsidR="00C544BC" w:rsidRDefault="00C544BC">
      <w:pPr>
        <w:pStyle w:val="BodyText"/>
        <w:spacing w:before="3"/>
        <w:ind w:left="0"/>
        <w:rPr>
          <w:sz w:val="38"/>
        </w:rPr>
      </w:pPr>
    </w:p>
    <w:p w14:paraId="41CDF221" w14:textId="77777777" w:rsidR="00C544BC" w:rsidRDefault="00BD4BDE">
      <w:pPr>
        <w:ind w:left="758"/>
        <w:rPr>
          <w:sz w:val="24"/>
        </w:rPr>
      </w:pPr>
      <w:r>
        <w:rPr>
          <w:sz w:val="24"/>
        </w:rPr>
        <w:t>logit</w:t>
      </w:r>
      <w:r>
        <w:rPr>
          <w:spacing w:val="-7"/>
          <w:sz w:val="24"/>
        </w:rPr>
        <w:t xml:space="preserve"> </w:t>
      </w:r>
      <w:r>
        <w:rPr>
          <w:sz w:val="24"/>
        </w:rPr>
        <w:t>(</w:t>
      </w:r>
      <w:r>
        <w:rPr>
          <w:rFonts w:ascii="Georgia" w:hAnsi="Georgia"/>
          <w:i/>
          <w:sz w:val="24"/>
        </w:rPr>
        <w:t>µ</w:t>
      </w:r>
      <w:proofErr w:type="spellStart"/>
      <w:proofErr w:type="gramStart"/>
      <w:r>
        <w:rPr>
          <w:rFonts w:ascii="Calibri" w:hAnsi="Calibri"/>
          <w:i/>
          <w:sz w:val="24"/>
          <w:vertAlign w:val="subscript"/>
        </w:rPr>
        <w:t>i,s</w:t>
      </w:r>
      <w:proofErr w:type="gramEnd"/>
      <w:r>
        <w:rPr>
          <w:rFonts w:ascii="Calibri" w:hAnsi="Calibri"/>
          <w:i/>
          <w:sz w:val="24"/>
          <w:vertAlign w:val="subscript"/>
        </w:rPr>
        <w:t>,t</w:t>
      </w:r>
      <w:proofErr w:type="spellEnd"/>
      <w:r>
        <w:rPr>
          <w:sz w:val="24"/>
        </w:rPr>
        <w:t>)</w:t>
      </w:r>
      <w:r>
        <w:rPr>
          <w:spacing w:val="31"/>
          <w:sz w:val="24"/>
        </w:rPr>
        <w:t xml:space="preserve"> </w:t>
      </w:r>
      <w:r>
        <w:rPr>
          <w:sz w:val="24"/>
        </w:rPr>
        <w:t>=</w:t>
      </w:r>
      <w:r>
        <w:rPr>
          <w:spacing w:val="31"/>
          <w:sz w:val="24"/>
        </w:rPr>
        <w:t xml:space="preserve"> </w:t>
      </w:r>
      <w:r>
        <w:rPr>
          <w:rFonts w:ascii="Georgia" w:hAnsi="Georgia"/>
          <w:i/>
          <w:sz w:val="24"/>
        </w:rPr>
        <w:t>β</w:t>
      </w:r>
      <w:r>
        <w:rPr>
          <w:sz w:val="24"/>
          <w:vertAlign w:val="subscript"/>
        </w:rPr>
        <w:t>0</w:t>
      </w:r>
      <w:r>
        <w:rPr>
          <w:spacing w:val="27"/>
          <w:sz w:val="24"/>
        </w:rPr>
        <w:t xml:space="preserve"> </w:t>
      </w:r>
      <w:r>
        <w:rPr>
          <w:sz w:val="24"/>
        </w:rPr>
        <w:t>+</w:t>
      </w:r>
      <w:r>
        <w:rPr>
          <w:spacing w:val="13"/>
          <w:sz w:val="24"/>
        </w:rPr>
        <w:t xml:space="preserve"> </w:t>
      </w:r>
      <w:r>
        <w:rPr>
          <w:rFonts w:ascii="Georgia" w:hAnsi="Georgia"/>
          <w:i/>
          <w:sz w:val="24"/>
        </w:rPr>
        <w:t>β</w:t>
      </w:r>
      <w:r>
        <w:rPr>
          <w:sz w:val="24"/>
          <w:vertAlign w:val="subscript"/>
        </w:rPr>
        <w:t>1</w:t>
      </w:r>
      <w:r>
        <w:rPr>
          <w:sz w:val="24"/>
        </w:rPr>
        <w:t>NavTrain</w:t>
      </w:r>
      <w:r>
        <w:rPr>
          <w:rFonts w:ascii="Calibri" w:hAnsi="Calibri"/>
          <w:i/>
          <w:sz w:val="24"/>
          <w:vertAlign w:val="subscript"/>
        </w:rPr>
        <w:t>t</w:t>
      </w:r>
      <w:r>
        <w:rPr>
          <w:rFonts w:ascii="Calibri" w:hAnsi="Calibri"/>
          <w:i/>
          <w:spacing w:val="31"/>
          <w:sz w:val="24"/>
        </w:rPr>
        <w:t xml:space="preserve"> </w:t>
      </w:r>
      <w:r>
        <w:rPr>
          <w:sz w:val="24"/>
        </w:rPr>
        <w:t>+</w:t>
      </w:r>
      <w:r>
        <w:rPr>
          <w:spacing w:val="13"/>
          <w:sz w:val="24"/>
        </w:rPr>
        <w:t xml:space="preserve"> </w:t>
      </w:r>
      <w:r>
        <w:rPr>
          <w:rFonts w:ascii="Georgia" w:hAnsi="Georgia"/>
          <w:i/>
          <w:sz w:val="24"/>
        </w:rPr>
        <w:t>f</w:t>
      </w:r>
      <w:r>
        <w:rPr>
          <w:rFonts w:ascii="Georgia" w:hAnsi="Georgia"/>
          <w:i/>
          <w:spacing w:val="-24"/>
          <w:sz w:val="24"/>
        </w:rPr>
        <w:t xml:space="preserve"> </w:t>
      </w:r>
      <w:r>
        <w:rPr>
          <w:sz w:val="24"/>
        </w:rPr>
        <w:t>(</w:t>
      </w:r>
      <w:proofErr w:type="spellStart"/>
      <w:r>
        <w:rPr>
          <w:sz w:val="24"/>
        </w:rPr>
        <w:t>MRF</w:t>
      </w:r>
      <w:r>
        <w:rPr>
          <w:rFonts w:ascii="Calibri" w:hAnsi="Calibri"/>
          <w:i/>
          <w:sz w:val="24"/>
          <w:vertAlign w:val="subscript"/>
        </w:rPr>
        <w:t>i,s</w:t>
      </w:r>
      <w:proofErr w:type="spellEnd"/>
      <w:r>
        <w:rPr>
          <w:sz w:val="24"/>
        </w:rPr>
        <w:t>)</w:t>
      </w:r>
      <w:r>
        <w:rPr>
          <w:spacing w:val="13"/>
          <w:sz w:val="24"/>
        </w:rPr>
        <w:t xml:space="preserve"> </w:t>
      </w:r>
      <w:r>
        <w:rPr>
          <w:sz w:val="24"/>
        </w:rPr>
        <w:t>+</w:t>
      </w:r>
      <w:r>
        <w:rPr>
          <w:spacing w:val="13"/>
          <w:sz w:val="24"/>
        </w:rPr>
        <w:t xml:space="preserve"> </w:t>
      </w:r>
      <w:r>
        <w:rPr>
          <w:rFonts w:ascii="Georgia" w:hAnsi="Georgia"/>
          <w:i/>
          <w:sz w:val="24"/>
        </w:rPr>
        <w:t>f</w:t>
      </w:r>
      <w:r>
        <w:rPr>
          <w:rFonts w:ascii="Georgia" w:hAnsi="Georgia"/>
          <w:i/>
          <w:spacing w:val="-23"/>
          <w:sz w:val="24"/>
        </w:rPr>
        <w:t xml:space="preserve"> </w:t>
      </w:r>
      <w:r>
        <w:rPr>
          <w:sz w:val="24"/>
        </w:rPr>
        <w:t>(</w:t>
      </w:r>
      <w:proofErr w:type="spellStart"/>
      <w:r>
        <w:rPr>
          <w:sz w:val="24"/>
        </w:rPr>
        <w:t>Depth</w:t>
      </w:r>
      <w:r>
        <w:rPr>
          <w:rFonts w:ascii="Calibri" w:hAnsi="Calibri"/>
          <w:i/>
          <w:sz w:val="24"/>
          <w:vertAlign w:val="subscript"/>
        </w:rPr>
        <w:t>i</w:t>
      </w:r>
      <w:proofErr w:type="spellEnd"/>
      <w:r>
        <w:rPr>
          <w:sz w:val="24"/>
        </w:rPr>
        <w:t>)</w:t>
      </w:r>
      <w:r>
        <w:rPr>
          <w:spacing w:val="13"/>
          <w:sz w:val="24"/>
        </w:rPr>
        <w:t xml:space="preserve"> </w:t>
      </w:r>
      <w:r>
        <w:rPr>
          <w:sz w:val="24"/>
        </w:rPr>
        <w:t>+</w:t>
      </w:r>
      <w:r>
        <w:rPr>
          <w:spacing w:val="13"/>
          <w:sz w:val="24"/>
        </w:rPr>
        <w:t xml:space="preserve"> </w:t>
      </w:r>
      <w:r>
        <w:rPr>
          <w:rFonts w:ascii="Georgia" w:hAnsi="Georgia"/>
          <w:i/>
          <w:sz w:val="24"/>
        </w:rPr>
        <w:t>f</w:t>
      </w:r>
      <w:r>
        <w:rPr>
          <w:rFonts w:ascii="Georgia" w:hAnsi="Georgia"/>
          <w:i/>
          <w:spacing w:val="-24"/>
          <w:sz w:val="24"/>
        </w:rPr>
        <w:t xml:space="preserve"> </w:t>
      </w:r>
      <w:r>
        <w:rPr>
          <w:sz w:val="24"/>
        </w:rPr>
        <w:t>(</w:t>
      </w:r>
      <w:proofErr w:type="spellStart"/>
      <w:r>
        <w:rPr>
          <w:sz w:val="24"/>
        </w:rPr>
        <w:t>MaxRL</w:t>
      </w:r>
      <w:r>
        <w:rPr>
          <w:rFonts w:ascii="Calibri" w:hAnsi="Calibri"/>
          <w:i/>
          <w:sz w:val="24"/>
          <w:vertAlign w:val="subscript"/>
        </w:rPr>
        <w:t>i</w:t>
      </w:r>
      <w:proofErr w:type="spellEnd"/>
      <w:r>
        <w:rPr>
          <w:rFonts w:ascii="Georgia" w:hAnsi="Georgia"/>
          <w:i/>
          <w:sz w:val="24"/>
        </w:rPr>
        <w:t>,</w:t>
      </w:r>
      <w:r>
        <w:rPr>
          <w:rFonts w:ascii="Georgia" w:hAnsi="Georgia"/>
          <w:i/>
          <w:spacing w:val="-3"/>
          <w:sz w:val="24"/>
        </w:rPr>
        <w:t xml:space="preserve"> </w:t>
      </w:r>
      <w:r>
        <w:rPr>
          <w:rFonts w:ascii="Georgia" w:hAnsi="Georgia"/>
          <w:i/>
          <w:sz w:val="24"/>
        </w:rPr>
        <w:t>t</w:t>
      </w:r>
      <w:r>
        <w:rPr>
          <w:sz w:val="24"/>
        </w:rPr>
        <w:t>)</w:t>
      </w:r>
      <w:proofErr w:type="spellStart"/>
      <w:r>
        <w:rPr>
          <w:sz w:val="24"/>
        </w:rPr>
        <w:t>Sonar</w:t>
      </w:r>
      <w:r>
        <w:rPr>
          <w:rFonts w:ascii="Calibri" w:hAnsi="Calibri"/>
          <w:i/>
          <w:sz w:val="24"/>
          <w:vertAlign w:val="subscript"/>
        </w:rPr>
        <w:t>t</w:t>
      </w:r>
      <w:proofErr w:type="spellEnd"/>
      <w:r>
        <w:rPr>
          <w:rFonts w:ascii="Calibri" w:hAnsi="Calibri"/>
          <w:i/>
          <w:spacing w:val="31"/>
          <w:sz w:val="24"/>
        </w:rPr>
        <w:t xml:space="preserve"> </w:t>
      </w:r>
      <w:r>
        <w:rPr>
          <w:sz w:val="24"/>
        </w:rPr>
        <w:t>+</w:t>
      </w:r>
      <w:r>
        <w:rPr>
          <w:spacing w:val="12"/>
          <w:sz w:val="24"/>
        </w:rPr>
        <w:t xml:space="preserve"> </w:t>
      </w:r>
      <w:r>
        <w:rPr>
          <w:sz w:val="24"/>
        </w:rPr>
        <w:t>log</w:t>
      </w:r>
      <w:r>
        <w:rPr>
          <w:rFonts w:ascii="Calibri" w:hAnsi="Calibri"/>
          <w:i/>
          <w:sz w:val="24"/>
          <w:vertAlign w:val="subscript"/>
        </w:rPr>
        <w:t>e</w:t>
      </w:r>
      <w:r>
        <w:rPr>
          <w:rFonts w:ascii="Calibri" w:hAnsi="Calibri"/>
          <w:i/>
          <w:spacing w:val="14"/>
          <w:sz w:val="24"/>
        </w:rPr>
        <w:t xml:space="preserve"> </w:t>
      </w:r>
      <w:r>
        <w:rPr>
          <w:rFonts w:ascii="Georgia" w:hAnsi="Georgia"/>
          <w:i/>
          <w:sz w:val="24"/>
        </w:rPr>
        <w:t>A</w:t>
      </w:r>
      <w:r>
        <w:rPr>
          <w:rFonts w:ascii="Calibri" w:hAnsi="Calibri"/>
          <w:i/>
          <w:sz w:val="24"/>
          <w:vertAlign w:val="subscript"/>
        </w:rPr>
        <w:t>i</w:t>
      </w:r>
      <w:r>
        <w:rPr>
          <w:sz w:val="24"/>
        </w:rPr>
        <w:t>)</w:t>
      </w:r>
    </w:p>
    <w:p w14:paraId="14CEAF03" w14:textId="77777777" w:rsidR="00C544BC" w:rsidRDefault="00C544BC">
      <w:pPr>
        <w:pStyle w:val="BodyText"/>
        <w:spacing w:before="10"/>
        <w:ind w:left="0"/>
        <w:rPr>
          <w:sz w:val="40"/>
        </w:rPr>
      </w:pPr>
    </w:p>
    <w:p w14:paraId="581CC374" w14:textId="77777777" w:rsidR="00C544BC" w:rsidRDefault="00BD4BDE">
      <w:pPr>
        <w:pStyle w:val="BodyText"/>
        <w:spacing w:before="1"/>
      </w:pPr>
      <w:r>
        <w:rPr>
          <w:rFonts w:ascii="Trebuchet MS" w:hAnsi="Trebuchet MS"/>
          <w:sz w:val="12"/>
        </w:rPr>
        <w:t xml:space="preserve">696    </w:t>
      </w:r>
      <w:r>
        <w:rPr>
          <w:rFonts w:ascii="Trebuchet MS" w:hAnsi="Trebuchet MS"/>
          <w:spacing w:val="11"/>
          <w:sz w:val="12"/>
        </w:rPr>
        <w:t xml:space="preserve"> </w:t>
      </w:r>
      <w:r>
        <w:rPr>
          <w:spacing w:val="-1"/>
        </w:rPr>
        <w:t>where</w:t>
      </w:r>
      <w:r>
        <w:rPr>
          <w:spacing w:val="-9"/>
        </w:rPr>
        <w:t xml:space="preserve"> </w:t>
      </w:r>
      <w:r>
        <w:rPr>
          <w:rFonts w:ascii="Georgia" w:hAnsi="Georgia"/>
          <w:i/>
          <w:spacing w:val="-1"/>
        </w:rPr>
        <w:t>β</w:t>
      </w:r>
      <w:r>
        <w:rPr>
          <w:spacing w:val="-1"/>
          <w:vertAlign w:val="subscript"/>
        </w:rPr>
        <w:t>0</w:t>
      </w:r>
      <w:r>
        <w:rPr>
          <w:spacing w:val="-3"/>
        </w:rPr>
        <w:t xml:space="preserve"> </w:t>
      </w:r>
      <w:r>
        <w:rPr>
          <w:spacing w:val="-1"/>
        </w:rPr>
        <w:t>is</w:t>
      </w:r>
      <w:r>
        <w:rPr>
          <w:spacing w:val="-10"/>
        </w:rPr>
        <w:t xml:space="preserve"> </w:t>
      </w:r>
      <w:r>
        <w:rPr>
          <w:spacing w:val="-1"/>
        </w:rPr>
        <w:t>an</w:t>
      </w:r>
      <w:r>
        <w:rPr>
          <w:spacing w:val="-9"/>
        </w:rPr>
        <w:t xml:space="preserve"> </w:t>
      </w:r>
      <w:r>
        <w:rPr>
          <w:spacing w:val="-1"/>
        </w:rPr>
        <w:t>intercept,</w:t>
      </w:r>
      <w:r>
        <w:rPr>
          <w:spacing w:val="-9"/>
        </w:rPr>
        <w:t xml:space="preserve"> </w:t>
      </w:r>
      <w:r>
        <w:rPr>
          <w:rFonts w:ascii="Georgia" w:hAnsi="Georgia"/>
          <w:i/>
        </w:rPr>
        <w:t>β</w:t>
      </w:r>
      <w:r>
        <w:rPr>
          <w:vertAlign w:val="subscript"/>
        </w:rPr>
        <w:t>1</w:t>
      </w:r>
      <w:r>
        <w:t>NavTrain</w:t>
      </w:r>
      <w:r>
        <w:rPr>
          <w:rFonts w:ascii="Calibri" w:hAnsi="Calibri"/>
          <w:i/>
          <w:vertAlign w:val="subscript"/>
        </w:rPr>
        <w:t>t</w:t>
      </w:r>
      <w:r>
        <w:rPr>
          <w:rFonts w:ascii="Calibri" w:hAnsi="Calibri"/>
          <w:i/>
          <w:spacing w:val="3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effect</w:t>
      </w:r>
      <w:r>
        <w:rPr>
          <w:spacing w:val="-9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naval</w:t>
      </w:r>
      <w:r>
        <w:rPr>
          <w:spacing w:val="-10"/>
        </w:rPr>
        <w:t xml:space="preserve"> </w:t>
      </w:r>
      <w:r>
        <w:t>training</w:t>
      </w:r>
      <w:r>
        <w:rPr>
          <w:spacing w:val="-9"/>
        </w:rPr>
        <w:t xml:space="preserve"> </w:t>
      </w:r>
      <w:r>
        <w:t>times</w:t>
      </w:r>
      <w:r>
        <w:rPr>
          <w:spacing w:val="-9"/>
        </w:rPr>
        <w:t xml:space="preserve"> </w:t>
      </w:r>
      <w:r>
        <w:t>an</w:t>
      </w:r>
      <w:r>
        <w:rPr>
          <w:spacing w:val="-10"/>
        </w:rPr>
        <w:t xml:space="preserve"> </w:t>
      </w:r>
      <w:r>
        <w:t>indicator</w:t>
      </w:r>
    </w:p>
    <w:p w14:paraId="62833046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697    </w:t>
      </w:r>
      <w:r>
        <w:rPr>
          <w:rFonts w:ascii="Trebuchet MS"/>
          <w:spacing w:val="13"/>
          <w:sz w:val="12"/>
        </w:rPr>
        <w:t xml:space="preserve"> </w:t>
      </w:r>
      <w:r>
        <w:rPr>
          <w:w w:val="90"/>
        </w:rPr>
        <w:t>variable</w:t>
      </w:r>
      <w:r>
        <w:rPr>
          <w:spacing w:val="46"/>
          <w:w w:val="90"/>
        </w:rPr>
        <w:t xml:space="preserve"> </w:t>
      </w:r>
      <w:r>
        <w:rPr>
          <w:w w:val="90"/>
        </w:rPr>
        <w:t>for</w:t>
      </w:r>
      <w:r>
        <w:rPr>
          <w:spacing w:val="45"/>
          <w:w w:val="90"/>
        </w:rPr>
        <w:t xml:space="preserve"> </w:t>
      </w:r>
      <w:r>
        <w:rPr>
          <w:w w:val="90"/>
        </w:rPr>
        <w:t>whether</w:t>
      </w:r>
      <w:r>
        <w:rPr>
          <w:spacing w:val="46"/>
          <w:w w:val="90"/>
        </w:rPr>
        <w:t xml:space="preserve"> </w:t>
      </w:r>
      <w:r>
        <w:rPr>
          <w:w w:val="90"/>
        </w:rPr>
        <w:t>naval</w:t>
      </w:r>
      <w:r>
        <w:rPr>
          <w:spacing w:val="44"/>
          <w:w w:val="90"/>
        </w:rPr>
        <w:t xml:space="preserve"> </w:t>
      </w:r>
      <w:r>
        <w:rPr>
          <w:w w:val="90"/>
        </w:rPr>
        <w:t>training</w:t>
      </w:r>
      <w:r>
        <w:rPr>
          <w:spacing w:val="44"/>
          <w:w w:val="90"/>
        </w:rPr>
        <w:t xml:space="preserve"> </w:t>
      </w:r>
      <w:r>
        <w:rPr>
          <w:w w:val="90"/>
        </w:rPr>
        <w:t>was</w:t>
      </w:r>
      <w:r>
        <w:rPr>
          <w:spacing w:val="46"/>
          <w:w w:val="90"/>
        </w:rPr>
        <w:t xml:space="preserve"> </w:t>
      </w:r>
      <w:r>
        <w:rPr>
          <w:w w:val="90"/>
        </w:rPr>
        <w:t>present</w:t>
      </w:r>
      <w:r>
        <w:rPr>
          <w:spacing w:val="45"/>
          <w:w w:val="90"/>
        </w:rPr>
        <w:t xml:space="preserve"> </w:t>
      </w:r>
      <w:r>
        <w:rPr>
          <w:w w:val="90"/>
        </w:rPr>
        <w:t>or</w:t>
      </w:r>
      <w:r>
        <w:rPr>
          <w:spacing w:val="45"/>
          <w:w w:val="90"/>
        </w:rPr>
        <w:t xml:space="preserve"> </w:t>
      </w:r>
      <w:r>
        <w:rPr>
          <w:w w:val="90"/>
        </w:rPr>
        <w:t>absent</w:t>
      </w:r>
      <w:r>
        <w:rPr>
          <w:spacing w:val="44"/>
          <w:w w:val="90"/>
        </w:rPr>
        <w:t xml:space="preserve"> </w:t>
      </w:r>
      <w:r>
        <w:rPr>
          <w:w w:val="90"/>
        </w:rPr>
        <w:t>at</w:t>
      </w:r>
      <w:r>
        <w:rPr>
          <w:spacing w:val="44"/>
          <w:w w:val="90"/>
        </w:rPr>
        <w:t xml:space="preserve"> </w:t>
      </w:r>
      <w:r>
        <w:rPr>
          <w:w w:val="90"/>
        </w:rPr>
        <w:t>time</w:t>
      </w:r>
      <w:r>
        <w:rPr>
          <w:spacing w:val="46"/>
          <w:w w:val="90"/>
        </w:rPr>
        <w:t xml:space="preserve"> </w:t>
      </w:r>
      <w:r>
        <w:rPr>
          <w:rFonts w:ascii="Georgia"/>
          <w:i/>
          <w:w w:val="90"/>
        </w:rPr>
        <w:t>t</w:t>
      </w:r>
      <w:r>
        <w:rPr>
          <w:w w:val="90"/>
        </w:rPr>
        <w:t>,</w:t>
      </w:r>
      <w:r>
        <w:rPr>
          <w:spacing w:val="45"/>
          <w:w w:val="90"/>
        </w:rPr>
        <w:t xml:space="preserve"> </w:t>
      </w:r>
      <w:r>
        <w:rPr>
          <w:rFonts w:ascii="Georgia"/>
          <w:i/>
          <w:w w:val="90"/>
        </w:rPr>
        <w:t>f</w:t>
      </w:r>
      <w:r>
        <w:rPr>
          <w:rFonts w:ascii="Georgia"/>
          <w:i/>
          <w:spacing w:val="-20"/>
          <w:w w:val="90"/>
        </w:rPr>
        <w:t xml:space="preserve"> </w:t>
      </w:r>
      <w:r>
        <w:rPr>
          <w:w w:val="90"/>
        </w:rPr>
        <w:t>(</w:t>
      </w:r>
      <w:proofErr w:type="spellStart"/>
      <w:proofErr w:type="gramStart"/>
      <w:r>
        <w:rPr>
          <w:w w:val="90"/>
        </w:rPr>
        <w:t>MRF</w:t>
      </w:r>
      <w:r>
        <w:rPr>
          <w:rFonts w:ascii="Calibri"/>
          <w:i/>
          <w:w w:val="90"/>
          <w:vertAlign w:val="subscript"/>
        </w:rPr>
        <w:t>i,s</w:t>
      </w:r>
      <w:proofErr w:type="spellEnd"/>
      <w:proofErr w:type="gramEnd"/>
      <w:r>
        <w:rPr>
          <w:w w:val="90"/>
        </w:rPr>
        <w:t>)</w:t>
      </w:r>
      <w:r>
        <w:rPr>
          <w:spacing w:val="44"/>
          <w:w w:val="90"/>
        </w:rPr>
        <w:t xml:space="preserve"> </w:t>
      </w:r>
      <w:r>
        <w:rPr>
          <w:w w:val="90"/>
        </w:rPr>
        <w:t>denotes</w:t>
      </w:r>
      <w:r>
        <w:rPr>
          <w:spacing w:val="45"/>
          <w:w w:val="90"/>
        </w:rPr>
        <w:t xml:space="preserve"> </w:t>
      </w:r>
      <w:r>
        <w:rPr>
          <w:w w:val="90"/>
        </w:rPr>
        <w:t>the</w:t>
      </w:r>
    </w:p>
    <w:p w14:paraId="5DDFE64A" w14:textId="77777777" w:rsidR="00C544BC" w:rsidRDefault="00BD4BDE">
      <w:pPr>
        <w:pStyle w:val="BodyText"/>
        <w:spacing w:line="355" w:lineRule="auto"/>
        <w:ind w:right="172"/>
      </w:pPr>
      <w:r>
        <w:rPr>
          <w:rFonts w:ascii="Trebuchet MS"/>
          <w:sz w:val="12"/>
        </w:rPr>
        <w:t xml:space="preserve">698     </w:t>
      </w:r>
      <w:r>
        <w:rPr>
          <w:w w:val="90"/>
        </w:rPr>
        <w:t>Markov</w:t>
      </w:r>
      <w:r>
        <w:rPr>
          <w:spacing w:val="1"/>
          <w:w w:val="90"/>
        </w:rPr>
        <w:t xml:space="preserve"> </w:t>
      </w:r>
      <w:r>
        <w:rPr>
          <w:w w:val="90"/>
        </w:rPr>
        <w:t>random</w:t>
      </w:r>
      <w:r>
        <w:rPr>
          <w:spacing w:val="48"/>
        </w:rPr>
        <w:t xml:space="preserve"> </w:t>
      </w:r>
      <w:r>
        <w:rPr>
          <w:w w:val="90"/>
        </w:rPr>
        <w:t>field</w:t>
      </w:r>
      <w:r>
        <w:rPr>
          <w:spacing w:val="48"/>
        </w:rPr>
        <w:t xml:space="preserve"> </w:t>
      </w:r>
      <w:r>
        <w:rPr>
          <w:w w:val="90"/>
        </w:rPr>
        <w:t>used</w:t>
      </w:r>
      <w:r>
        <w:rPr>
          <w:spacing w:val="48"/>
        </w:rPr>
        <w:t xml:space="preserve"> </w:t>
      </w:r>
      <w:r>
        <w:rPr>
          <w:w w:val="90"/>
        </w:rPr>
        <w:t>to</w:t>
      </w:r>
      <w:r>
        <w:rPr>
          <w:spacing w:val="48"/>
        </w:rPr>
        <w:t xml:space="preserve"> </w:t>
      </w:r>
      <w:r>
        <w:rPr>
          <w:w w:val="90"/>
        </w:rPr>
        <w:t>smooth</w:t>
      </w:r>
      <w:r>
        <w:rPr>
          <w:spacing w:val="48"/>
        </w:rPr>
        <w:t xml:space="preserve"> </w:t>
      </w:r>
      <w:r>
        <w:rPr>
          <w:w w:val="90"/>
        </w:rPr>
        <w:t>space,</w:t>
      </w:r>
      <w:r>
        <w:rPr>
          <w:spacing w:val="48"/>
        </w:rPr>
        <w:t xml:space="preserve"> </w:t>
      </w:r>
      <w:r>
        <w:rPr>
          <w:rFonts w:ascii="Georgia"/>
          <w:i/>
          <w:w w:val="90"/>
        </w:rPr>
        <w:t xml:space="preserve">f </w:t>
      </w:r>
      <w:r>
        <w:rPr>
          <w:w w:val="90"/>
        </w:rPr>
        <w:t>(</w:t>
      </w:r>
      <w:proofErr w:type="spellStart"/>
      <w:r>
        <w:rPr>
          <w:w w:val="90"/>
        </w:rPr>
        <w:t>Depth</w:t>
      </w:r>
      <w:r>
        <w:rPr>
          <w:rFonts w:ascii="Calibri"/>
          <w:i/>
          <w:w w:val="90"/>
          <w:vertAlign w:val="subscript"/>
        </w:rPr>
        <w:t>i</w:t>
      </w:r>
      <w:proofErr w:type="spellEnd"/>
      <w:r>
        <w:rPr>
          <w:w w:val="90"/>
        </w:rPr>
        <w:t>)</w:t>
      </w:r>
      <w:r>
        <w:rPr>
          <w:spacing w:val="48"/>
        </w:rPr>
        <w:t xml:space="preserve"> </w:t>
      </w:r>
      <w:r>
        <w:rPr>
          <w:w w:val="90"/>
        </w:rPr>
        <w:t>is</w:t>
      </w:r>
      <w:r>
        <w:rPr>
          <w:spacing w:val="48"/>
        </w:rPr>
        <w:t xml:space="preserve"> </w:t>
      </w:r>
      <w:r>
        <w:rPr>
          <w:w w:val="90"/>
        </w:rPr>
        <w:t>a</w:t>
      </w:r>
      <w:r>
        <w:rPr>
          <w:spacing w:val="48"/>
        </w:rPr>
        <w:t xml:space="preserve"> </w:t>
      </w:r>
      <w:r>
        <w:rPr>
          <w:w w:val="90"/>
        </w:rPr>
        <w:t>smooth</w:t>
      </w:r>
      <w:r>
        <w:rPr>
          <w:spacing w:val="48"/>
        </w:rPr>
        <w:t xml:space="preserve"> </w:t>
      </w:r>
      <w:r>
        <w:rPr>
          <w:w w:val="90"/>
        </w:rPr>
        <w:t>of</w:t>
      </w:r>
      <w:r>
        <w:rPr>
          <w:spacing w:val="48"/>
        </w:rPr>
        <w:t xml:space="preserve"> </w:t>
      </w:r>
      <w:r>
        <w:rPr>
          <w:w w:val="90"/>
        </w:rPr>
        <w:t>depth</w:t>
      </w:r>
      <w:r>
        <w:rPr>
          <w:spacing w:val="48"/>
        </w:rPr>
        <w:t xml:space="preserve"> </w:t>
      </w:r>
      <w:r>
        <w:rPr>
          <w:w w:val="90"/>
        </w:rPr>
        <w:t>(using</w:t>
      </w:r>
      <w:r>
        <w:rPr>
          <w:spacing w:val="48"/>
        </w:rPr>
        <w:t xml:space="preserve"> </w:t>
      </w:r>
      <w:r>
        <w:rPr>
          <w:w w:val="90"/>
        </w:rPr>
        <w:t>a</w:t>
      </w:r>
      <w:r>
        <w:rPr>
          <w:spacing w:val="48"/>
        </w:rPr>
        <w:t xml:space="preserve"> </w:t>
      </w:r>
      <w:r>
        <w:rPr>
          <w:w w:val="90"/>
        </w:rPr>
        <w:t>thin</w:t>
      </w:r>
      <w:r>
        <w:rPr>
          <w:spacing w:val="1"/>
          <w:w w:val="90"/>
        </w:rPr>
        <w:t xml:space="preserve"> </w:t>
      </w:r>
      <w:r>
        <w:rPr>
          <w:rFonts w:ascii="Trebuchet MS"/>
          <w:sz w:val="12"/>
        </w:rPr>
        <w:t xml:space="preserve">699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0"/>
        </w:rPr>
        <w:t>plate</w:t>
      </w:r>
      <w:r>
        <w:rPr>
          <w:spacing w:val="47"/>
          <w:w w:val="90"/>
        </w:rPr>
        <w:t xml:space="preserve"> </w:t>
      </w:r>
      <w:r>
        <w:rPr>
          <w:w w:val="90"/>
        </w:rPr>
        <w:t>spline;</w:t>
      </w:r>
      <w:r>
        <w:rPr>
          <w:spacing w:val="47"/>
          <w:w w:val="90"/>
        </w:rPr>
        <w:t xml:space="preserve"> </w:t>
      </w:r>
      <w:r>
        <w:rPr>
          <w:w w:val="90"/>
        </w:rPr>
        <w:t>Wood</w:t>
      </w:r>
      <w:r>
        <w:rPr>
          <w:spacing w:val="48"/>
          <w:w w:val="90"/>
        </w:rPr>
        <w:t xml:space="preserve"> </w:t>
      </w:r>
      <w:r>
        <w:rPr>
          <w:w w:val="90"/>
        </w:rPr>
        <w:t>et</w:t>
      </w:r>
      <w:r>
        <w:rPr>
          <w:spacing w:val="48"/>
          <w:w w:val="90"/>
        </w:rPr>
        <w:t xml:space="preserve"> </w:t>
      </w:r>
      <w:r>
        <w:rPr>
          <w:w w:val="90"/>
        </w:rPr>
        <w:t>al.</w:t>
      </w:r>
      <w:r>
        <w:rPr>
          <w:spacing w:val="46"/>
          <w:w w:val="90"/>
        </w:rPr>
        <w:t xml:space="preserve"> </w:t>
      </w:r>
      <w:r>
        <w:rPr>
          <w:w w:val="90"/>
        </w:rPr>
        <w:t>2003),</w:t>
      </w:r>
      <w:r>
        <w:rPr>
          <w:spacing w:val="47"/>
          <w:w w:val="90"/>
        </w:rPr>
        <w:t xml:space="preserve"> </w:t>
      </w:r>
      <w:r>
        <w:rPr>
          <w:rFonts w:ascii="Georgia"/>
          <w:i/>
          <w:w w:val="90"/>
        </w:rPr>
        <w:t>f</w:t>
      </w:r>
      <w:r>
        <w:rPr>
          <w:rFonts w:ascii="Georgia"/>
          <w:i/>
          <w:spacing w:val="-20"/>
          <w:w w:val="90"/>
        </w:rPr>
        <w:t xml:space="preserve"> </w:t>
      </w:r>
      <w:r>
        <w:rPr>
          <w:w w:val="90"/>
        </w:rPr>
        <w:t>(</w:t>
      </w:r>
      <w:proofErr w:type="spellStart"/>
      <w:r>
        <w:rPr>
          <w:w w:val="90"/>
        </w:rPr>
        <w:t>MaxRL</w:t>
      </w:r>
      <w:r>
        <w:rPr>
          <w:rFonts w:ascii="Calibri"/>
          <w:i/>
          <w:w w:val="90"/>
          <w:vertAlign w:val="subscript"/>
        </w:rPr>
        <w:t>i,t</w:t>
      </w:r>
      <w:proofErr w:type="spellEnd"/>
      <w:r>
        <w:rPr>
          <w:w w:val="90"/>
        </w:rPr>
        <w:t>)</w:t>
      </w:r>
      <w:proofErr w:type="spellStart"/>
      <w:r>
        <w:rPr>
          <w:w w:val="90"/>
        </w:rPr>
        <w:t>Sonar</w:t>
      </w:r>
      <w:r>
        <w:rPr>
          <w:rFonts w:ascii="Calibri"/>
          <w:i/>
          <w:w w:val="90"/>
          <w:vertAlign w:val="subscript"/>
        </w:rPr>
        <w:t>t</w:t>
      </w:r>
      <w:proofErr w:type="spellEnd"/>
      <w:r>
        <w:rPr>
          <w:rFonts w:ascii="Calibri"/>
          <w:i/>
          <w:spacing w:val="18"/>
          <w:w w:val="90"/>
        </w:rPr>
        <w:t xml:space="preserve"> </w:t>
      </w:r>
      <w:r>
        <w:rPr>
          <w:w w:val="90"/>
        </w:rPr>
        <w:t>is</w:t>
      </w:r>
      <w:r>
        <w:rPr>
          <w:spacing w:val="46"/>
          <w:w w:val="90"/>
        </w:rPr>
        <w:t xml:space="preserve"> </w:t>
      </w:r>
      <w:r>
        <w:rPr>
          <w:w w:val="90"/>
        </w:rPr>
        <w:t>a</w:t>
      </w:r>
      <w:r>
        <w:rPr>
          <w:spacing w:val="48"/>
          <w:w w:val="90"/>
        </w:rPr>
        <w:t xml:space="preserve"> </w:t>
      </w:r>
      <w:r>
        <w:rPr>
          <w:w w:val="90"/>
        </w:rPr>
        <w:t>smooth</w:t>
      </w:r>
      <w:r>
        <w:rPr>
          <w:spacing w:val="46"/>
          <w:w w:val="90"/>
        </w:rPr>
        <w:t xml:space="preserve"> </w:t>
      </w:r>
      <w:r>
        <w:rPr>
          <w:w w:val="90"/>
        </w:rPr>
        <w:t>of</w:t>
      </w:r>
      <w:r>
        <w:rPr>
          <w:spacing w:val="48"/>
          <w:w w:val="90"/>
        </w:rPr>
        <w:t xml:space="preserve"> </w:t>
      </w:r>
      <w:r>
        <w:rPr>
          <w:w w:val="90"/>
        </w:rPr>
        <w:t>sonar</w:t>
      </w:r>
      <w:r>
        <w:rPr>
          <w:spacing w:val="48"/>
          <w:w w:val="90"/>
        </w:rPr>
        <w:t xml:space="preserve"> </w:t>
      </w:r>
      <w:r>
        <w:rPr>
          <w:w w:val="90"/>
        </w:rPr>
        <w:t>received</w:t>
      </w:r>
      <w:r>
        <w:rPr>
          <w:spacing w:val="48"/>
          <w:w w:val="90"/>
        </w:rPr>
        <w:t xml:space="preserve"> </w:t>
      </w:r>
      <w:r>
        <w:rPr>
          <w:w w:val="90"/>
        </w:rPr>
        <w:t>level</w:t>
      </w:r>
      <w:r>
        <w:rPr>
          <w:spacing w:val="47"/>
          <w:w w:val="90"/>
        </w:rPr>
        <w:t xml:space="preserve"> </w:t>
      </w:r>
      <w:r>
        <w:rPr>
          <w:w w:val="90"/>
        </w:rPr>
        <w:t>(using</w:t>
      </w:r>
      <w:r>
        <w:rPr>
          <w:spacing w:val="1"/>
          <w:w w:val="90"/>
        </w:rPr>
        <w:t xml:space="preserve"> </w:t>
      </w:r>
      <w:r>
        <w:rPr>
          <w:rFonts w:ascii="Trebuchet MS"/>
          <w:sz w:val="12"/>
        </w:rPr>
        <w:t xml:space="preserve">700    </w:t>
      </w:r>
      <w:r>
        <w:rPr>
          <w:rFonts w:ascii="Trebuchet MS"/>
          <w:spacing w:val="19"/>
          <w:sz w:val="12"/>
        </w:rPr>
        <w:t xml:space="preserve"> </w:t>
      </w:r>
      <w:r>
        <w:rPr>
          <w:spacing w:val="-1"/>
        </w:rPr>
        <w:t>a</w:t>
      </w:r>
      <w:r>
        <w:rPr>
          <w:spacing w:val="-9"/>
        </w:rPr>
        <w:t xml:space="preserve"> </w:t>
      </w:r>
      <w:r>
        <w:rPr>
          <w:spacing w:val="-1"/>
        </w:rPr>
        <w:t>thin</w:t>
      </w:r>
      <w:r>
        <w:rPr>
          <w:spacing w:val="-10"/>
        </w:rPr>
        <w:t xml:space="preserve"> </w:t>
      </w:r>
      <w:r>
        <w:rPr>
          <w:spacing w:val="-1"/>
        </w:rPr>
        <w:t>plate</w:t>
      </w:r>
      <w:r>
        <w:rPr>
          <w:spacing w:val="-9"/>
        </w:rPr>
        <w:t xml:space="preserve"> </w:t>
      </w:r>
      <w:r>
        <w:rPr>
          <w:spacing w:val="-1"/>
        </w:rPr>
        <w:t>spline)</w:t>
      </w:r>
      <w:r>
        <w:rPr>
          <w:spacing w:val="-10"/>
        </w:rPr>
        <w:t xml:space="preserve"> </w:t>
      </w:r>
      <w:r>
        <w:rPr>
          <w:spacing w:val="-1"/>
        </w:rPr>
        <w:t>times</w:t>
      </w:r>
      <w:r>
        <w:rPr>
          <w:spacing w:val="-9"/>
        </w:rPr>
        <w:t xml:space="preserve"> </w:t>
      </w:r>
      <w:r>
        <w:rPr>
          <w:spacing w:val="-1"/>
        </w:rPr>
        <w:t>an</w:t>
      </w:r>
      <w:r>
        <w:rPr>
          <w:spacing w:val="-10"/>
        </w:rPr>
        <w:t xml:space="preserve"> </w:t>
      </w:r>
      <w:r>
        <w:rPr>
          <w:spacing w:val="-1"/>
        </w:rPr>
        <w:t>indicator</w:t>
      </w:r>
      <w:r>
        <w:rPr>
          <w:spacing w:val="-9"/>
        </w:rPr>
        <w:t xml:space="preserve"> </w:t>
      </w:r>
      <w:r>
        <w:rPr>
          <w:spacing w:val="-1"/>
        </w:rPr>
        <w:t>variable</w:t>
      </w:r>
      <w:r>
        <w:rPr>
          <w:spacing w:val="-10"/>
        </w:rPr>
        <w:t xml:space="preserve"> </w:t>
      </w:r>
      <w:r>
        <w:rPr>
          <w:spacing w:val="-1"/>
        </w:rPr>
        <w:t>for</w:t>
      </w:r>
      <w:r>
        <w:rPr>
          <w:spacing w:val="-9"/>
        </w:rPr>
        <w:t xml:space="preserve"> </w:t>
      </w:r>
      <w:r>
        <w:rPr>
          <w:spacing w:val="-1"/>
        </w:rPr>
        <w:t>whether</w:t>
      </w:r>
      <w:r>
        <w:rPr>
          <w:spacing w:val="-9"/>
        </w:rPr>
        <w:t xml:space="preserve"> </w:t>
      </w:r>
      <w:r>
        <w:t>sonar</w:t>
      </w:r>
      <w:r>
        <w:rPr>
          <w:spacing w:val="-10"/>
        </w:rPr>
        <w:t xml:space="preserve"> </w:t>
      </w:r>
      <w:r>
        <w:t>was</w:t>
      </w:r>
      <w:r>
        <w:rPr>
          <w:spacing w:val="-9"/>
        </w:rPr>
        <w:t xml:space="preserve"> </w:t>
      </w:r>
      <w:r>
        <w:t>present</w:t>
      </w:r>
      <w:r>
        <w:rPr>
          <w:spacing w:val="-10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t>absent</w:t>
      </w:r>
      <w:r>
        <w:rPr>
          <w:spacing w:val="-9"/>
        </w:rPr>
        <w:t xml:space="preserve"> </w:t>
      </w:r>
      <w:r>
        <w:t>at</w:t>
      </w:r>
      <w:r>
        <w:rPr>
          <w:spacing w:val="1"/>
        </w:rPr>
        <w:t xml:space="preserve"> </w:t>
      </w:r>
      <w:r>
        <w:rPr>
          <w:rFonts w:ascii="Trebuchet MS"/>
          <w:sz w:val="12"/>
        </w:rPr>
        <w:t xml:space="preserve">701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105"/>
        </w:rPr>
        <w:t>time</w:t>
      </w:r>
      <w:r>
        <w:rPr>
          <w:spacing w:val="5"/>
          <w:w w:val="105"/>
        </w:rPr>
        <w:t xml:space="preserve"> </w:t>
      </w:r>
      <w:r>
        <w:rPr>
          <w:rFonts w:ascii="Georgia"/>
          <w:i/>
          <w:w w:val="105"/>
        </w:rPr>
        <w:t>t</w:t>
      </w:r>
      <w:r>
        <w:rPr>
          <w:w w:val="105"/>
        </w:rPr>
        <w:t>,</w:t>
      </w:r>
      <w:r>
        <w:rPr>
          <w:spacing w:val="4"/>
          <w:w w:val="105"/>
        </w:rPr>
        <w:t xml:space="preserve"> </w:t>
      </w:r>
      <w:r>
        <w:rPr>
          <w:w w:val="105"/>
        </w:rPr>
        <w:t>and</w:t>
      </w:r>
      <w:r>
        <w:rPr>
          <w:spacing w:val="5"/>
          <w:w w:val="105"/>
        </w:rPr>
        <w:t xml:space="preserve"> </w:t>
      </w:r>
      <w:r>
        <w:rPr>
          <w:w w:val="105"/>
        </w:rPr>
        <w:t>log</w:t>
      </w:r>
      <w:r>
        <w:rPr>
          <w:rFonts w:ascii="Calibri"/>
          <w:i/>
          <w:w w:val="105"/>
          <w:vertAlign w:val="subscript"/>
        </w:rPr>
        <w:t>e</w:t>
      </w:r>
      <w:r>
        <w:rPr>
          <w:rFonts w:ascii="Calibri"/>
          <w:i/>
          <w:spacing w:val="-15"/>
          <w:w w:val="105"/>
        </w:rPr>
        <w:t xml:space="preserve"> </w:t>
      </w:r>
      <w:r>
        <w:rPr>
          <w:rFonts w:ascii="Georgia"/>
          <w:i/>
          <w:w w:val="105"/>
        </w:rPr>
        <w:t>A</w:t>
      </w:r>
      <w:r>
        <w:rPr>
          <w:rFonts w:ascii="Calibri"/>
          <w:i/>
          <w:w w:val="105"/>
          <w:vertAlign w:val="subscript"/>
        </w:rPr>
        <w:t>i</w:t>
      </w:r>
      <w:r>
        <w:rPr>
          <w:rFonts w:ascii="Calibri"/>
          <w:i/>
          <w:spacing w:val="19"/>
          <w:w w:val="105"/>
        </w:rPr>
        <w:t xml:space="preserve"> </w:t>
      </w:r>
      <w:r>
        <w:rPr>
          <w:w w:val="105"/>
        </w:rPr>
        <w:t>is</w:t>
      </w:r>
      <w:r>
        <w:rPr>
          <w:spacing w:val="4"/>
          <w:w w:val="105"/>
        </w:rPr>
        <w:t xml:space="preserve"> </w:t>
      </w:r>
      <w:r>
        <w:rPr>
          <w:w w:val="105"/>
        </w:rPr>
        <w:t>an</w:t>
      </w:r>
      <w:r>
        <w:rPr>
          <w:spacing w:val="5"/>
          <w:w w:val="105"/>
        </w:rPr>
        <w:t xml:space="preserve"> </w:t>
      </w:r>
      <w:r>
        <w:rPr>
          <w:w w:val="105"/>
        </w:rPr>
        <w:t>offset</w:t>
      </w:r>
      <w:r>
        <w:rPr>
          <w:spacing w:val="4"/>
          <w:w w:val="105"/>
        </w:rPr>
        <w:t xml:space="preserve"> </w:t>
      </w:r>
      <w:r>
        <w:rPr>
          <w:w w:val="105"/>
        </w:rPr>
        <w:t>for</w:t>
      </w:r>
      <w:r>
        <w:rPr>
          <w:spacing w:val="5"/>
          <w:w w:val="105"/>
        </w:rPr>
        <w:t xml:space="preserve"> </w:t>
      </w:r>
      <w:r>
        <w:rPr>
          <w:w w:val="105"/>
        </w:rPr>
        <w:t>the</w:t>
      </w:r>
      <w:r>
        <w:rPr>
          <w:spacing w:val="4"/>
          <w:w w:val="105"/>
        </w:rPr>
        <w:t xml:space="preserve"> </w:t>
      </w:r>
      <w:r>
        <w:rPr>
          <w:w w:val="105"/>
        </w:rPr>
        <w:t>area</w:t>
      </w:r>
      <w:r>
        <w:rPr>
          <w:spacing w:val="4"/>
          <w:w w:val="105"/>
        </w:rPr>
        <w:t xml:space="preserve"> </w:t>
      </w:r>
      <w:r>
        <w:rPr>
          <w:w w:val="105"/>
        </w:rPr>
        <w:t>(in</w:t>
      </w:r>
      <w:r>
        <w:rPr>
          <w:spacing w:val="4"/>
          <w:w w:val="105"/>
        </w:rPr>
        <w:t xml:space="preserve"> </w:t>
      </w:r>
      <w:r>
        <w:rPr>
          <w:w w:val="105"/>
        </w:rPr>
        <w:t>km</w:t>
      </w:r>
      <w:r>
        <w:rPr>
          <w:w w:val="105"/>
          <w:vertAlign w:val="superscript"/>
        </w:rPr>
        <w:t>2</w:t>
      </w:r>
      <w:r>
        <w:rPr>
          <w:w w:val="105"/>
        </w:rPr>
        <w:t>)</w:t>
      </w:r>
      <w:r>
        <w:rPr>
          <w:spacing w:val="4"/>
          <w:w w:val="105"/>
        </w:rPr>
        <w:t xml:space="preserve"> </w:t>
      </w:r>
      <w:r>
        <w:rPr>
          <w:w w:val="105"/>
        </w:rPr>
        <w:t>of</w:t>
      </w:r>
      <w:r>
        <w:rPr>
          <w:spacing w:val="5"/>
          <w:w w:val="105"/>
        </w:rPr>
        <w:t xml:space="preserve"> </w:t>
      </w:r>
      <w:r>
        <w:rPr>
          <w:w w:val="105"/>
        </w:rPr>
        <w:t>each</w:t>
      </w:r>
      <w:r>
        <w:rPr>
          <w:spacing w:val="5"/>
          <w:w w:val="105"/>
        </w:rPr>
        <w:t xml:space="preserve"> </w:t>
      </w:r>
      <w:r>
        <w:rPr>
          <w:w w:val="105"/>
        </w:rPr>
        <w:t>tile,</w:t>
      </w:r>
      <w:r>
        <w:rPr>
          <w:spacing w:val="4"/>
          <w:w w:val="105"/>
        </w:rPr>
        <w:t xml:space="preserve"> </w:t>
      </w:r>
      <w:r>
        <w:rPr>
          <w:rFonts w:ascii="Georgia"/>
          <w:i/>
          <w:w w:val="105"/>
        </w:rPr>
        <w:t>A</w:t>
      </w:r>
      <w:r>
        <w:rPr>
          <w:rFonts w:ascii="Calibri"/>
          <w:i/>
          <w:w w:val="105"/>
          <w:vertAlign w:val="subscript"/>
        </w:rPr>
        <w:t>i</w:t>
      </w:r>
      <w:r>
        <w:rPr>
          <w:w w:val="105"/>
        </w:rPr>
        <w:t>.</w:t>
      </w:r>
    </w:p>
    <w:p w14:paraId="71927E32" w14:textId="77777777" w:rsidR="00C544BC" w:rsidRDefault="00BD4BDE">
      <w:pPr>
        <w:pStyle w:val="BodyText"/>
        <w:spacing w:before="156"/>
      </w:pPr>
      <w:r>
        <w:rPr>
          <w:rFonts w:ascii="Trebuchet MS"/>
          <w:sz w:val="12"/>
        </w:rPr>
        <w:t xml:space="preserve">702    </w:t>
      </w:r>
      <w:r>
        <w:rPr>
          <w:rFonts w:ascii="Trebuchet MS"/>
          <w:spacing w:val="7"/>
          <w:sz w:val="12"/>
        </w:rPr>
        <w:t xml:space="preserve"> </w:t>
      </w:r>
      <w:r>
        <w:rPr>
          <w:w w:val="95"/>
        </w:rPr>
        <w:t>We</w:t>
      </w:r>
      <w:r>
        <w:rPr>
          <w:spacing w:val="4"/>
          <w:w w:val="95"/>
        </w:rPr>
        <w:t xml:space="preserve"> </w:t>
      </w:r>
      <w:r>
        <w:rPr>
          <w:w w:val="95"/>
        </w:rPr>
        <w:t>fit</w:t>
      </w:r>
      <w:r>
        <w:rPr>
          <w:spacing w:val="3"/>
          <w:w w:val="95"/>
        </w:rPr>
        <w:t xml:space="preserve"> </w:t>
      </w:r>
      <w:r>
        <w:rPr>
          <w:w w:val="95"/>
        </w:rPr>
        <w:t>the</w:t>
      </w:r>
      <w:r>
        <w:rPr>
          <w:spacing w:val="3"/>
          <w:w w:val="95"/>
        </w:rPr>
        <w:t xml:space="preserve"> </w:t>
      </w:r>
      <w:r>
        <w:rPr>
          <w:w w:val="95"/>
        </w:rPr>
        <w:t>model</w:t>
      </w:r>
      <w:r>
        <w:rPr>
          <w:spacing w:val="3"/>
          <w:w w:val="95"/>
        </w:rPr>
        <w:t xml:space="preserve"> </w:t>
      </w:r>
      <w:r>
        <w:rPr>
          <w:w w:val="95"/>
        </w:rPr>
        <w:t>to</w:t>
      </w:r>
      <w:r>
        <w:rPr>
          <w:spacing w:val="3"/>
          <w:w w:val="95"/>
        </w:rPr>
        <w:t xml:space="preserve"> </w:t>
      </w:r>
      <w:r>
        <w:rPr>
          <w:w w:val="95"/>
        </w:rPr>
        <w:t>the</w:t>
      </w:r>
      <w:r>
        <w:rPr>
          <w:spacing w:val="3"/>
          <w:w w:val="95"/>
        </w:rPr>
        <w:t xml:space="preserve"> </w:t>
      </w:r>
      <w:r>
        <w:rPr>
          <w:w w:val="95"/>
        </w:rPr>
        <w:t>same</w:t>
      </w:r>
      <w:r>
        <w:rPr>
          <w:spacing w:val="4"/>
          <w:w w:val="95"/>
        </w:rPr>
        <w:t xml:space="preserve"> </w:t>
      </w:r>
      <w:r>
        <w:rPr>
          <w:w w:val="95"/>
        </w:rPr>
        <w:t>data</w:t>
      </w:r>
      <w:r>
        <w:rPr>
          <w:spacing w:val="3"/>
          <w:w w:val="95"/>
        </w:rPr>
        <w:t xml:space="preserve"> </w:t>
      </w:r>
      <w:r>
        <w:rPr>
          <w:w w:val="95"/>
        </w:rPr>
        <w:t>used</w:t>
      </w:r>
      <w:r>
        <w:rPr>
          <w:spacing w:val="4"/>
          <w:w w:val="95"/>
        </w:rPr>
        <w:t xml:space="preserve"> </w:t>
      </w:r>
      <w:r>
        <w:rPr>
          <w:w w:val="95"/>
        </w:rPr>
        <w:t>in</w:t>
      </w:r>
      <w:r>
        <w:rPr>
          <w:spacing w:val="3"/>
          <w:w w:val="95"/>
        </w:rPr>
        <w:t xml:space="preserve"> </w:t>
      </w:r>
      <w:r>
        <w:rPr>
          <w:w w:val="95"/>
        </w:rPr>
        <w:t>M1,</w:t>
      </w:r>
      <w:r>
        <w:rPr>
          <w:spacing w:val="4"/>
          <w:w w:val="95"/>
        </w:rPr>
        <w:t xml:space="preserve"> </w:t>
      </w:r>
      <w:r>
        <w:rPr>
          <w:w w:val="95"/>
        </w:rPr>
        <w:t>M2,</w:t>
      </w:r>
      <w:r>
        <w:rPr>
          <w:spacing w:val="3"/>
          <w:w w:val="95"/>
        </w:rPr>
        <w:t xml:space="preserve"> </w:t>
      </w:r>
      <w:r>
        <w:rPr>
          <w:w w:val="95"/>
        </w:rPr>
        <w:t>and</w:t>
      </w:r>
      <w:r>
        <w:rPr>
          <w:spacing w:val="4"/>
          <w:w w:val="95"/>
        </w:rPr>
        <w:t xml:space="preserve"> </w:t>
      </w:r>
      <w:r>
        <w:rPr>
          <w:w w:val="95"/>
        </w:rPr>
        <w:t>M3</w:t>
      </w:r>
      <w:r>
        <w:rPr>
          <w:spacing w:val="3"/>
          <w:w w:val="95"/>
        </w:rPr>
        <w:t xml:space="preserve"> </w:t>
      </w:r>
      <w:r>
        <w:rPr>
          <w:w w:val="95"/>
        </w:rPr>
        <w:t>(see</w:t>
      </w:r>
      <w:r>
        <w:rPr>
          <w:spacing w:val="3"/>
          <w:w w:val="95"/>
        </w:rPr>
        <w:t xml:space="preserve"> </w:t>
      </w:r>
      <w:r>
        <w:rPr>
          <w:w w:val="95"/>
        </w:rPr>
        <w:t>Methods</w:t>
      </w:r>
      <w:r>
        <w:rPr>
          <w:spacing w:val="3"/>
          <w:w w:val="95"/>
        </w:rPr>
        <w:t xml:space="preserve"> </w:t>
      </w:r>
      <w:r>
        <w:rPr>
          <w:w w:val="95"/>
        </w:rPr>
        <w:t>section</w:t>
      </w:r>
      <w:r>
        <w:rPr>
          <w:spacing w:val="4"/>
          <w:w w:val="95"/>
        </w:rPr>
        <w:t xml:space="preserve"> </w:t>
      </w:r>
      <w:r>
        <w:rPr>
          <w:w w:val="95"/>
        </w:rPr>
        <w:t>of</w:t>
      </w:r>
      <w:r>
        <w:rPr>
          <w:spacing w:val="4"/>
          <w:w w:val="95"/>
        </w:rPr>
        <w:t xml:space="preserve"> </w:t>
      </w:r>
      <w:r>
        <w:rPr>
          <w:w w:val="95"/>
        </w:rPr>
        <w:t>main</w:t>
      </w:r>
    </w:p>
    <w:p w14:paraId="1C0031C9" w14:textId="77777777" w:rsidR="00C544BC" w:rsidRDefault="00BD4BDE">
      <w:pPr>
        <w:pStyle w:val="BodyText"/>
      </w:pPr>
      <w:r>
        <w:rPr>
          <w:rFonts w:ascii="Trebuchet MS"/>
          <w:sz w:val="12"/>
        </w:rPr>
        <w:t xml:space="preserve">703    </w:t>
      </w:r>
      <w:r>
        <w:rPr>
          <w:rFonts w:ascii="Trebuchet MS"/>
          <w:spacing w:val="19"/>
          <w:sz w:val="12"/>
        </w:rPr>
        <w:t xml:space="preserve"> </w:t>
      </w:r>
      <w:proofErr w:type="gramStart"/>
      <w:r>
        <w:rPr>
          <w:w w:val="95"/>
        </w:rPr>
        <w:t>manuscript</w:t>
      </w:r>
      <w:proofErr w:type="gramEnd"/>
      <w:r>
        <w:rPr>
          <w:spacing w:val="10"/>
          <w:w w:val="95"/>
        </w:rPr>
        <w:t xml:space="preserve"> </w:t>
      </w:r>
      <w:r>
        <w:rPr>
          <w:w w:val="95"/>
        </w:rPr>
        <w:t>for</w:t>
      </w:r>
      <w:r>
        <w:rPr>
          <w:spacing w:val="10"/>
          <w:w w:val="95"/>
        </w:rPr>
        <w:t xml:space="preserve"> </w:t>
      </w:r>
      <w:r>
        <w:rPr>
          <w:w w:val="95"/>
        </w:rPr>
        <w:t>details)</w:t>
      </w:r>
      <w:r>
        <w:rPr>
          <w:spacing w:val="10"/>
          <w:w w:val="95"/>
        </w:rPr>
        <w:t xml:space="preserve"> </w:t>
      </w:r>
      <w:r>
        <w:rPr>
          <w:w w:val="95"/>
        </w:rPr>
        <w:t>using</w:t>
      </w:r>
      <w:r>
        <w:rPr>
          <w:spacing w:val="12"/>
          <w:w w:val="95"/>
        </w:rPr>
        <w:t xml:space="preserve"> </w:t>
      </w:r>
      <w:proofErr w:type="spellStart"/>
      <w:r>
        <w:rPr>
          <w:w w:val="95"/>
        </w:rPr>
        <w:t>mgcv</w:t>
      </w:r>
      <w:proofErr w:type="spellEnd"/>
      <w:r>
        <w:rPr>
          <w:spacing w:val="9"/>
          <w:w w:val="95"/>
        </w:rPr>
        <w:t xml:space="preserve"> </w:t>
      </w:r>
      <w:r>
        <w:rPr>
          <w:w w:val="95"/>
        </w:rPr>
        <w:t>(Wood,</w:t>
      </w:r>
      <w:r>
        <w:rPr>
          <w:spacing w:val="10"/>
          <w:w w:val="95"/>
        </w:rPr>
        <w:t xml:space="preserve"> </w:t>
      </w:r>
      <w:r>
        <w:rPr>
          <w:w w:val="95"/>
        </w:rPr>
        <w:t>2017).</w:t>
      </w:r>
    </w:p>
    <w:p w14:paraId="4E82BBF8" w14:textId="77777777" w:rsidR="00C544BC" w:rsidRDefault="00C544BC">
      <w:pPr>
        <w:pStyle w:val="BodyText"/>
        <w:spacing w:before="3"/>
        <w:ind w:left="0"/>
        <w:rPr>
          <w:sz w:val="23"/>
        </w:rPr>
      </w:pPr>
    </w:p>
    <w:p w14:paraId="0871EBAB" w14:textId="77777777" w:rsidR="00C544BC" w:rsidRDefault="00BD4BDE">
      <w:pPr>
        <w:pStyle w:val="BodyText"/>
        <w:spacing w:before="0" w:line="355" w:lineRule="auto"/>
        <w:ind w:right="111"/>
        <w:jc w:val="both"/>
      </w:pPr>
      <w:proofErr w:type="gramStart"/>
      <w:r>
        <w:rPr>
          <w:rFonts w:ascii="Trebuchet MS" w:hAnsi="Trebuchet MS"/>
          <w:w w:val="95"/>
          <w:sz w:val="12"/>
        </w:rPr>
        <w:t>704</w:t>
      </w:r>
      <w:r>
        <w:rPr>
          <w:rFonts w:ascii="Trebuchet MS" w:hAnsi="Trebuchet MS"/>
          <w:spacing w:val="37"/>
          <w:sz w:val="12"/>
        </w:rPr>
        <w:t xml:space="preserve"> </w:t>
      </w:r>
      <w:r>
        <w:rPr>
          <w:rFonts w:ascii="Trebuchet MS" w:hAnsi="Trebuchet MS"/>
          <w:spacing w:val="38"/>
          <w:sz w:val="12"/>
        </w:rPr>
        <w:t xml:space="preserve"> </w:t>
      </w:r>
      <w:r>
        <w:rPr>
          <w:w w:val="95"/>
        </w:rPr>
        <w:t>This</w:t>
      </w:r>
      <w:proofErr w:type="gramEnd"/>
      <w:r>
        <w:rPr>
          <w:spacing w:val="31"/>
          <w:w w:val="95"/>
        </w:rPr>
        <w:t xml:space="preserve"> </w:t>
      </w:r>
      <w:r>
        <w:rPr>
          <w:w w:val="95"/>
        </w:rPr>
        <w:t>single</w:t>
      </w:r>
      <w:r>
        <w:rPr>
          <w:spacing w:val="31"/>
          <w:w w:val="95"/>
        </w:rPr>
        <w:t xml:space="preserve"> </w:t>
      </w:r>
      <w:r>
        <w:rPr>
          <w:w w:val="95"/>
        </w:rPr>
        <w:t>GAM</w:t>
      </w:r>
      <w:r>
        <w:rPr>
          <w:spacing w:val="31"/>
          <w:w w:val="95"/>
        </w:rPr>
        <w:t xml:space="preserve"> </w:t>
      </w:r>
      <w:r>
        <w:rPr>
          <w:w w:val="95"/>
        </w:rPr>
        <w:t>(Fig.</w:t>
      </w:r>
      <w:r>
        <w:rPr>
          <w:spacing w:val="56"/>
        </w:rPr>
        <w:t xml:space="preserve"> </w:t>
      </w:r>
      <w:hyperlink w:anchor="_bookmark0" w:history="1">
        <w:r>
          <w:rPr>
            <w:w w:val="95"/>
          </w:rPr>
          <w:t>S3.1)</w:t>
        </w:r>
        <w:r>
          <w:rPr>
            <w:spacing w:val="31"/>
            <w:w w:val="95"/>
          </w:rPr>
          <w:t xml:space="preserve"> </w:t>
        </w:r>
      </w:hyperlink>
      <w:r>
        <w:rPr>
          <w:w w:val="95"/>
        </w:rPr>
        <w:t>predicts</w:t>
      </w:r>
      <w:r>
        <w:rPr>
          <w:spacing w:val="31"/>
          <w:w w:val="95"/>
        </w:rPr>
        <w:t xml:space="preserve"> </w:t>
      </w:r>
      <w:r>
        <w:rPr>
          <w:w w:val="95"/>
        </w:rPr>
        <w:t>a</w:t>
      </w:r>
      <w:r>
        <w:rPr>
          <w:spacing w:val="30"/>
          <w:w w:val="95"/>
        </w:rPr>
        <w:t xml:space="preserve"> </w:t>
      </w:r>
      <w:r>
        <w:rPr>
          <w:w w:val="95"/>
        </w:rPr>
        <w:t>41%</w:t>
      </w:r>
      <w:r>
        <w:rPr>
          <w:spacing w:val="31"/>
          <w:w w:val="95"/>
        </w:rPr>
        <w:t xml:space="preserve"> </w:t>
      </w:r>
      <w:r>
        <w:rPr>
          <w:w w:val="95"/>
        </w:rPr>
        <w:t>(95%</w:t>
      </w:r>
      <w:r>
        <w:rPr>
          <w:spacing w:val="30"/>
          <w:w w:val="95"/>
        </w:rPr>
        <w:t xml:space="preserve"> </w:t>
      </w:r>
      <w:r>
        <w:rPr>
          <w:w w:val="95"/>
        </w:rPr>
        <w:t>CI</w:t>
      </w:r>
      <w:r>
        <w:rPr>
          <w:spacing w:val="31"/>
          <w:w w:val="95"/>
        </w:rPr>
        <w:t xml:space="preserve"> </w:t>
      </w:r>
      <w:r>
        <w:rPr>
          <w:w w:val="95"/>
        </w:rPr>
        <w:t>34%-46%)</w:t>
      </w:r>
      <w:r>
        <w:rPr>
          <w:spacing w:val="31"/>
          <w:w w:val="95"/>
        </w:rPr>
        <w:t xml:space="preserve"> </w:t>
      </w:r>
      <w:r>
        <w:rPr>
          <w:w w:val="95"/>
        </w:rPr>
        <w:t>decrease</w:t>
      </w:r>
      <w:r>
        <w:rPr>
          <w:spacing w:val="31"/>
          <w:w w:val="95"/>
        </w:rPr>
        <w:t xml:space="preserve"> </w:t>
      </w:r>
      <w:r>
        <w:rPr>
          <w:w w:val="95"/>
        </w:rPr>
        <w:t>in</w:t>
      </w:r>
      <w:r>
        <w:rPr>
          <w:spacing w:val="30"/>
          <w:w w:val="95"/>
        </w:rPr>
        <w:t xml:space="preserve"> </w:t>
      </w:r>
      <w:r>
        <w:rPr>
          <w:rFonts w:ascii="Georgia" w:hAnsi="Georgia"/>
          <w:i/>
          <w:w w:val="95"/>
        </w:rPr>
        <w:t>P</w:t>
      </w:r>
      <w:r>
        <w:rPr>
          <w:rFonts w:ascii="Georgia" w:hAnsi="Georgia"/>
          <w:i/>
          <w:spacing w:val="-19"/>
          <w:w w:val="95"/>
        </w:rPr>
        <w:t xml:space="preserve"> </w:t>
      </w:r>
      <w:r>
        <w:rPr>
          <w:w w:val="95"/>
        </w:rPr>
        <w:t>(GVP)</w:t>
      </w:r>
      <w:r>
        <w:rPr>
          <w:spacing w:val="30"/>
          <w:w w:val="95"/>
        </w:rPr>
        <w:t xml:space="preserve"> </w:t>
      </w:r>
      <w:r>
        <w:rPr>
          <w:w w:val="95"/>
        </w:rPr>
        <w:t>when</w:t>
      </w:r>
      <w:r>
        <w:rPr>
          <w:spacing w:val="1"/>
          <w:w w:val="95"/>
        </w:rPr>
        <w:t xml:space="preserve"> </w:t>
      </w:r>
      <w:r>
        <w:rPr>
          <w:rFonts w:ascii="Trebuchet MS" w:hAnsi="Trebuchet MS"/>
          <w:w w:val="95"/>
          <w:sz w:val="12"/>
        </w:rPr>
        <w:t>705</w:t>
      </w:r>
      <w:r>
        <w:rPr>
          <w:rFonts w:ascii="Trebuchet MS" w:hAnsi="Trebuchet MS"/>
          <w:spacing w:val="1"/>
          <w:w w:val="95"/>
          <w:sz w:val="12"/>
        </w:rPr>
        <w:t xml:space="preserve"> </w:t>
      </w:r>
      <w:r>
        <w:rPr>
          <w:w w:val="95"/>
        </w:rPr>
        <w:t>naval training is present compared to the baseline period, whereas the multi-stage GAM (Fig.</w:t>
      </w:r>
      <w:r>
        <w:rPr>
          <w:spacing w:val="1"/>
          <w:w w:val="95"/>
        </w:rPr>
        <w:t xml:space="preserve"> </w:t>
      </w:r>
      <w:r>
        <w:rPr>
          <w:rFonts w:ascii="Trebuchet MS" w:hAnsi="Trebuchet MS"/>
          <w:sz w:val="12"/>
        </w:rPr>
        <w:t>706</w:t>
      </w:r>
      <w:r>
        <w:rPr>
          <w:rFonts w:ascii="Trebuchet MS" w:hAnsi="Trebuchet MS"/>
          <w:spacing w:val="1"/>
          <w:sz w:val="12"/>
        </w:rPr>
        <w:t xml:space="preserve"> </w:t>
      </w:r>
      <w:r>
        <w:t>4) predicts a decrease of 44% (95% CI 38%-49%). The single GAM predicts that at a MFAS</w:t>
      </w:r>
      <w:r>
        <w:rPr>
          <w:spacing w:val="-57"/>
        </w:rPr>
        <w:t xml:space="preserve"> </w:t>
      </w:r>
      <w:proofErr w:type="gramStart"/>
      <w:r>
        <w:rPr>
          <w:rFonts w:ascii="Trebuchet MS" w:hAnsi="Trebuchet MS"/>
          <w:w w:val="95"/>
          <w:sz w:val="12"/>
        </w:rPr>
        <w:t>707</w:t>
      </w:r>
      <w:r>
        <w:rPr>
          <w:rFonts w:ascii="Trebuchet MS" w:hAnsi="Trebuchet MS"/>
          <w:spacing w:val="33"/>
          <w:sz w:val="12"/>
        </w:rPr>
        <w:t xml:space="preserve"> </w:t>
      </w:r>
      <w:r>
        <w:rPr>
          <w:rFonts w:ascii="Trebuchet MS" w:hAnsi="Trebuchet MS"/>
          <w:spacing w:val="34"/>
          <w:sz w:val="12"/>
        </w:rPr>
        <w:t xml:space="preserve"> </w:t>
      </w:r>
      <w:r>
        <w:rPr>
          <w:w w:val="95"/>
        </w:rPr>
        <w:t>received</w:t>
      </w:r>
      <w:proofErr w:type="gramEnd"/>
      <w:r>
        <w:rPr>
          <w:spacing w:val="24"/>
          <w:w w:val="95"/>
        </w:rPr>
        <w:t xml:space="preserve"> </w:t>
      </w:r>
      <w:r>
        <w:rPr>
          <w:w w:val="95"/>
        </w:rPr>
        <w:t>level</w:t>
      </w:r>
      <w:r>
        <w:rPr>
          <w:spacing w:val="23"/>
          <w:w w:val="95"/>
        </w:rPr>
        <w:t xml:space="preserve"> </w:t>
      </w:r>
      <w:r>
        <w:rPr>
          <w:w w:val="95"/>
        </w:rPr>
        <w:t>of</w:t>
      </w:r>
      <w:r>
        <w:rPr>
          <w:spacing w:val="24"/>
          <w:w w:val="95"/>
        </w:rPr>
        <w:t xml:space="preserve"> </w:t>
      </w:r>
      <w:r>
        <w:rPr>
          <w:w w:val="95"/>
        </w:rPr>
        <w:t>150</w:t>
      </w:r>
      <w:r>
        <w:rPr>
          <w:spacing w:val="24"/>
          <w:w w:val="95"/>
        </w:rPr>
        <w:t xml:space="preserve"> </w:t>
      </w:r>
      <w:r>
        <w:rPr>
          <w:w w:val="95"/>
        </w:rPr>
        <w:t>dB</w:t>
      </w:r>
      <w:r>
        <w:rPr>
          <w:spacing w:val="23"/>
          <w:w w:val="95"/>
        </w:rPr>
        <w:t xml:space="preserve"> </w:t>
      </w:r>
      <w:r>
        <w:rPr>
          <w:w w:val="95"/>
        </w:rPr>
        <w:t>re</w:t>
      </w:r>
      <w:r>
        <w:rPr>
          <w:spacing w:val="25"/>
          <w:w w:val="95"/>
        </w:rPr>
        <w:t xml:space="preserve"> </w:t>
      </w:r>
      <w:r>
        <w:rPr>
          <w:w w:val="95"/>
        </w:rPr>
        <w:t>1</w:t>
      </w:r>
      <w:r>
        <w:rPr>
          <w:spacing w:val="24"/>
          <w:w w:val="95"/>
        </w:rPr>
        <w:t xml:space="preserve"> </w:t>
      </w:r>
      <w:r>
        <w:rPr>
          <w:rFonts w:ascii="Georgia" w:hAnsi="Georgia"/>
          <w:i/>
          <w:w w:val="95"/>
        </w:rPr>
        <w:t>µ</w:t>
      </w:r>
      <w:r>
        <w:rPr>
          <w:w w:val="95"/>
        </w:rPr>
        <w:t>Pa,</w:t>
      </w:r>
      <w:r>
        <w:rPr>
          <w:spacing w:val="23"/>
          <w:w w:val="95"/>
        </w:rPr>
        <w:t xml:space="preserve"> </w:t>
      </w:r>
      <w:r>
        <w:rPr>
          <w:rFonts w:ascii="Georgia" w:hAnsi="Georgia"/>
          <w:i/>
          <w:w w:val="95"/>
        </w:rPr>
        <w:t>P</w:t>
      </w:r>
      <w:r>
        <w:rPr>
          <w:rFonts w:ascii="Georgia" w:hAnsi="Georgia"/>
          <w:i/>
          <w:spacing w:val="-22"/>
          <w:w w:val="95"/>
        </w:rPr>
        <w:t xml:space="preserve"> </w:t>
      </w:r>
      <w:r>
        <w:rPr>
          <w:w w:val="95"/>
        </w:rPr>
        <w:t>(GVP)</w:t>
      </w:r>
      <w:r>
        <w:rPr>
          <w:spacing w:val="23"/>
          <w:w w:val="95"/>
        </w:rPr>
        <w:t xml:space="preserve"> </w:t>
      </w:r>
      <w:r>
        <w:rPr>
          <w:w w:val="95"/>
        </w:rPr>
        <w:t>decreases</w:t>
      </w:r>
      <w:r>
        <w:rPr>
          <w:spacing w:val="24"/>
          <w:w w:val="95"/>
        </w:rPr>
        <w:t xml:space="preserve"> </w:t>
      </w:r>
      <w:r>
        <w:rPr>
          <w:w w:val="95"/>
        </w:rPr>
        <w:t>by</w:t>
      </w:r>
      <w:r>
        <w:rPr>
          <w:spacing w:val="25"/>
          <w:w w:val="95"/>
        </w:rPr>
        <w:t xml:space="preserve"> </w:t>
      </w:r>
      <w:r>
        <w:rPr>
          <w:w w:val="95"/>
        </w:rPr>
        <w:t>87%</w:t>
      </w:r>
      <w:r>
        <w:rPr>
          <w:spacing w:val="23"/>
          <w:w w:val="95"/>
        </w:rPr>
        <w:t xml:space="preserve"> </w:t>
      </w:r>
      <w:r>
        <w:rPr>
          <w:w w:val="95"/>
        </w:rPr>
        <w:t>(95%</w:t>
      </w:r>
      <w:r>
        <w:rPr>
          <w:spacing w:val="24"/>
          <w:w w:val="95"/>
        </w:rPr>
        <w:t xml:space="preserve"> </w:t>
      </w:r>
      <w:r>
        <w:rPr>
          <w:w w:val="95"/>
        </w:rPr>
        <w:t>CI</w:t>
      </w:r>
      <w:r>
        <w:rPr>
          <w:spacing w:val="24"/>
          <w:w w:val="95"/>
        </w:rPr>
        <w:t xml:space="preserve"> </w:t>
      </w:r>
      <w:r>
        <w:rPr>
          <w:w w:val="95"/>
        </w:rPr>
        <w:t>71%-95%)</w:t>
      </w:r>
      <w:r>
        <w:rPr>
          <w:spacing w:val="23"/>
          <w:w w:val="95"/>
        </w:rPr>
        <w:t xml:space="preserve"> </w:t>
      </w:r>
      <w:r>
        <w:rPr>
          <w:w w:val="95"/>
        </w:rPr>
        <w:t>relative</w:t>
      </w:r>
      <w:r>
        <w:rPr>
          <w:spacing w:val="23"/>
          <w:w w:val="95"/>
        </w:rPr>
        <w:t xml:space="preserve"> </w:t>
      </w:r>
      <w:r>
        <w:rPr>
          <w:w w:val="95"/>
        </w:rPr>
        <w:t>to</w:t>
      </w:r>
      <w:r>
        <w:rPr>
          <w:spacing w:val="1"/>
          <w:w w:val="95"/>
        </w:rPr>
        <w:t xml:space="preserve"> </w:t>
      </w:r>
      <w:r>
        <w:rPr>
          <w:rFonts w:ascii="Trebuchet MS" w:hAnsi="Trebuchet MS"/>
          <w:sz w:val="12"/>
        </w:rPr>
        <w:t>708</w:t>
      </w:r>
      <w:r>
        <w:rPr>
          <w:rFonts w:ascii="Trebuchet MS" w:hAnsi="Trebuchet MS"/>
          <w:spacing w:val="24"/>
          <w:sz w:val="12"/>
        </w:rPr>
        <w:t xml:space="preserve"> </w:t>
      </w:r>
      <w:r>
        <w:t>when</w:t>
      </w:r>
      <w:r>
        <w:rPr>
          <w:spacing w:val="-7"/>
        </w:rPr>
        <w:t xml:space="preserve"> </w:t>
      </w:r>
      <w:r>
        <w:t>only</w:t>
      </w:r>
      <w:r>
        <w:rPr>
          <w:spacing w:val="-6"/>
        </w:rPr>
        <w:t xml:space="preserve"> </w:t>
      </w:r>
      <w:r>
        <w:t>naval</w:t>
      </w:r>
      <w:r>
        <w:rPr>
          <w:spacing w:val="-7"/>
        </w:rPr>
        <w:t xml:space="preserve"> </w:t>
      </w:r>
      <w:r>
        <w:t>training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present,</w:t>
      </w:r>
      <w:r>
        <w:rPr>
          <w:spacing w:val="-7"/>
        </w:rPr>
        <w:t xml:space="preserve"> </w:t>
      </w:r>
      <w:r>
        <w:t>whereas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multi-stage</w:t>
      </w:r>
      <w:r>
        <w:rPr>
          <w:spacing w:val="-6"/>
        </w:rPr>
        <w:t xml:space="preserve"> </w:t>
      </w:r>
      <w:r>
        <w:t>model</w:t>
      </w:r>
      <w:r>
        <w:rPr>
          <w:spacing w:val="-7"/>
        </w:rPr>
        <w:t xml:space="preserve"> </w:t>
      </w:r>
      <w:r>
        <w:t>predicts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same</w:t>
      </w:r>
    </w:p>
    <w:p w14:paraId="156AB90B" w14:textId="77777777" w:rsidR="00C544BC" w:rsidRDefault="00BD4BDE">
      <w:pPr>
        <w:pStyle w:val="BodyText"/>
        <w:spacing w:before="0" w:line="355" w:lineRule="auto"/>
        <w:ind w:right="151"/>
        <w:jc w:val="both"/>
      </w:pPr>
      <w:proofErr w:type="gramStart"/>
      <w:r>
        <w:rPr>
          <w:rFonts w:ascii="Trebuchet MS" w:hAnsi="Trebuchet MS"/>
          <w:w w:val="95"/>
          <w:sz w:val="12"/>
        </w:rPr>
        <w:t>709</w:t>
      </w:r>
      <w:r>
        <w:rPr>
          <w:rFonts w:ascii="Trebuchet MS" w:hAnsi="Trebuchet MS"/>
          <w:spacing w:val="32"/>
          <w:sz w:val="12"/>
        </w:rPr>
        <w:t xml:space="preserve"> </w:t>
      </w:r>
      <w:r>
        <w:rPr>
          <w:rFonts w:ascii="Trebuchet MS" w:hAnsi="Trebuchet MS"/>
          <w:spacing w:val="33"/>
          <w:sz w:val="12"/>
        </w:rPr>
        <w:t xml:space="preserve"> </w:t>
      </w:r>
      <w:r>
        <w:rPr>
          <w:w w:val="95"/>
        </w:rPr>
        <w:t>decrease</w:t>
      </w:r>
      <w:proofErr w:type="gramEnd"/>
      <w:r>
        <w:rPr>
          <w:w w:val="95"/>
        </w:rPr>
        <w:t xml:space="preserve"> of 87% with a narrower credible interval (95% CI 81%-92%).</w:t>
      </w:r>
      <w:r>
        <w:rPr>
          <w:spacing w:val="54"/>
        </w:rPr>
        <w:t xml:space="preserve"> </w:t>
      </w:r>
      <w:r>
        <w:rPr>
          <w:w w:val="95"/>
        </w:rPr>
        <w:t>Relative to when only</w:t>
      </w:r>
      <w:r>
        <w:rPr>
          <w:spacing w:val="1"/>
          <w:w w:val="95"/>
        </w:rPr>
        <w:t xml:space="preserve"> </w:t>
      </w:r>
      <w:r>
        <w:rPr>
          <w:rFonts w:ascii="Trebuchet MS" w:hAnsi="Trebuchet MS"/>
          <w:w w:val="95"/>
          <w:sz w:val="12"/>
        </w:rPr>
        <w:t>710</w:t>
      </w:r>
      <w:r>
        <w:rPr>
          <w:rFonts w:ascii="Trebuchet MS" w:hAnsi="Trebuchet MS"/>
          <w:spacing w:val="103"/>
          <w:sz w:val="12"/>
        </w:rPr>
        <w:t xml:space="preserve"> </w:t>
      </w:r>
      <w:r>
        <w:rPr>
          <w:w w:val="95"/>
        </w:rPr>
        <w:t>naval</w:t>
      </w:r>
      <w:r>
        <w:rPr>
          <w:spacing w:val="23"/>
          <w:w w:val="95"/>
        </w:rPr>
        <w:t xml:space="preserve"> </w:t>
      </w:r>
      <w:r>
        <w:rPr>
          <w:w w:val="95"/>
        </w:rPr>
        <w:t>training</w:t>
      </w:r>
      <w:r>
        <w:rPr>
          <w:spacing w:val="23"/>
          <w:w w:val="95"/>
        </w:rPr>
        <w:t xml:space="preserve"> </w:t>
      </w:r>
      <w:r>
        <w:rPr>
          <w:w w:val="95"/>
        </w:rPr>
        <w:t>is</w:t>
      </w:r>
      <w:r>
        <w:rPr>
          <w:spacing w:val="23"/>
          <w:w w:val="95"/>
        </w:rPr>
        <w:t xml:space="preserve"> </w:t>
      </w:r>
      <w:r>
        <w:rPr>
          <w:w w:val="95"/>
        </w:rPr>
        <w:t>present,</w:t>
      </w:r>
      <w:r>
        <w:rPr>
          <w:spacing w:val="23"/>
          <w:w w:val="95"/>
        </w:rPr>
        <w:t xml:space="preserve"> </w:t>
      </w:r>
      <w:r>
        <w:rPr>
          <w:w w:val="95"/>
        </w:rPr>
        <w:t>the</w:t>
      </w:r>
      <w:r>
        <w:rPr>
          <w:spacing w:val="24"/>
          <w:w w:val="95"/>
        </w:rPr>
        <w:t xml:space="preserve"> </w:t>
      </w:r>
      <w:r>
        <w:rPr>
          <w:w w:val="95"/>
        </w:rPr>
        <w:t>single</w:t>
      </w:r>
      <w:r>
        <w:rPr>
          <w:spacing w:val="24"/>
          <w:w w:val="95"/>
        </w:rPr>
        <w:t xml:space="preserve"> </w:t>
      </w:r>
      <w:r>
        <w:rPr>
          <w:w w:val="95"/>
        </w:rPr>
        <w:t>GAM</w:t>
      </w:r>
      <w:r>
        <w:rPr>
          <w:spacing w:val="24"/>
          <w:w w:val="95"/>
        </w:rPr>
        <w:t xml:space="preserve"> </w:t>
      </w:r>
      <w:r>
        <w:rPr>
          <w:w w:val="95"/>
        </w:rPr>
        <w:t>predicts</w:t>
      </w:r>
      <w:r>
        <w:rPr>
          <w:spacing w:val="22"/>
          <w:w w:val="95"/>
        </w:rPr>
        <w:t xml:space="preserve"> </w:t>
      </w:r>
      <w:r>
        <w:rPr>
          <w:w w:val="95"/>
        </w:rPr>
        <w:t>a</w:t>
      </w:r>
      <w:r>
        <w:rPr>
          <w:spacing w:val="23"/>
          <w:w w:val="95"/>
        </w:rPr>
        <w:t xml:space="preserve"> </w:t>
      </w:r>
      <w:r>
        <w:rPr>
          <w:w w:val="95"/>
        </w:rPr>
        <w:t>50%</w:t>
      </w:r>
      <w:r>
        <w:rPr>
          <w:spacing w:val="24"/>
          <w:w w:val="95"/>
        </w:rPr>
        <w:t xml:space="preserve"> </w:t>
      </w:r>
      <w:r>
        <w:rPr>
          <w:w w:val="95"/>
        </w:rPr>
        <w:t>reduction</w:t>
      </w:r>
      <w:r>
        <w:rPr>
          <w:spacing w:val="23"/>
          <w:w w:val="95"/>
        </w:rPr>
        <w:t xml:space="preserve"> </w:t>
      </w:r>
      <w:r>
        <w:rPr>
          <w:w w:val="95"/>
        </w:rPr>
        <w:t>in</w:t>
      </w:r>
      <w:r>
        <w:rPr>
          <w:spacing w:val="23"/>
          <w:w w:val="95"/>
        </w:rPr>
        <w:t xml:space="preserve"> </w:t>
      </w:r>
      <w:r>
        <w:rPr>
          <w:rFonts w:ascii="Georgia" w:hAnsi="Georgia"/>
          <w:i/>
          <w:w w:val="95"/>
        </w:rPr>
        <w:t>P</w:t>
      </w:r>
      <w:r>
        <w:rPr>
          <w:rFonts w:ascii="Georgia" w:hAnsi="Georgia"/>
          <w:i/>
          <w:spacing w:val="-22"/>
          <w:w w:val="95"/>
        </w:rPr>
        <w:t xml:space="preserve"> </w:t>
      </w:r>
      <w:r>
        <w:rPr>
          <w:w w:val="95"/>
        </w:rPr>
        <w:t>(GVP)</w:t>
      </w:r>
      <w:r>
        <w:rPr>
          <w:spacing w:val="23"/>
          <w:w w:val="95"/>
        </w:rPr>
        <w:t xml:space="preserve"> </w:t>
      </w:r>
      <w:r>
        <w:rPr>
          <w:w w:val="95"/>
        </w:rPr>
        <w:t>at</w:t>
      </w:r>
      <w:r>
        <w:rPr>
          <w:spacing w:val="23"/>
          <w:w w:val="95"/>
        </w:rPr>
        <w:t xml:space="preserve"> </w:t>
      </w:r>
      <w:r>
        <w:rPr>
          <w:w w:val="95"/>
        </w:rPr>
        <w:t>a</w:t>
      </w:r>
      <w:r>
        <w:rPr>
          <w:spacing w:val="23"/>
          <w:w w:val="95"/>
        </w:rPr>
        <w:t xml:space="preserve"> </w:t>
      </w:r>
      <w:r>
        <w:rPr>
          <w:w w:val="95"/>
        </w:rPr>
        <w:t>MFAS</w:t>
      </w:r>
      <w:r>
        <w:rPr>
          <w:spacing w:val="1"/>
          <w:w w:val="95"/>
        </w:rPr>
        <w:t xml:space="preserve"> </w:t>
      </w:r>
      <w:proofErr w:type="gramStart"/>
      <w:r>
        <w:rPr>
          <w:rFonts w:ascii="Trebuchet MS" w:hAnsi="Trebuchet MS"/>
          <w:w w:val="95"/>
          <w:sz w:val="12"/>
        </w:rPr>
        <w:t>711</w:t>
      </w:r>
      <w:r>
        <w:rPr>
          <w:rFonts w:ascii="Trebuchet MS" w:hAnsi="Trebuchet MS"/>
          <w:spacing w:val="32"/>
          <w:sz w:val="12"/>
        </w:rPr>
        <w:t xml:space="preserve">  </w:t>
      </w:r>
      <w:r>
        <w:rPr>
          <w:w w:val="95"/>
        </w:rPr>
        <w:t>received</w:t>
      </w:r>
      <w:proofErr w:type="gramEnd"/>
      <w:r>
        <w:rPr>
          <w:w w:val="95"/>
        </w:rPr>
        <w:t xml:space="preserve"> level of 120 dB re 1 </w:t>
      </w:r>
      <w:r>
        <w:rPr>
          <w:rFonts w:ascii="Georgia" w:hAnsi="Georgia"/>
          <w:i/>
          <w:w w:val="95"/>
        </w:rPr>
        <w:t>µ</w:t>
      </w:r>
      <w:r>
        <w:rPr>
          <w:w w:val="95"/>
        </w:rPr>
        <w:t>Pa, whereas the multi-stage model predicts a 50% reduction at</w:t>
      </w:r>
      <w:r>
        <w:rPr>
          <w:spacing w:val="1"/>
          <w:w w:val="95"/>
        </w:rPr>
        <w:t xml:space="preserve"> </w:t>
      </w:r>
      <w:r>
        <w:rPr>
          <w:rFonts w:ascii="Trebuchet MS" w:hAnsi="Trebuchet MS"/>
          <w:sz w:val="12"/>
        </w:rPr>
        <w:t>712</w:t>
      </w:r>
      <w:r>
        <w:rPr>
          <w:rFonts w:ascii="Trebuchet MS" w:hAnsi="Trebuchet MS"/>
          <w:spacing w:val="12"/>
          <w:sz w:val="12"/>
        </w:rPr>
        <w:t xml:space="preserve"> </w:t>
      </w:r>
      <w:r>
        <w:t>a</w:t>
      </w:r>
      <w:r>
        <w:rPr>
          <w:spacing w:val="14"/>
        </w:rPr>
        <w:t xml:space="preserve"> </w:t>
      </w:r>
      <w:r>
        <w:t>MFAS</w:t>
      </w:r>
      <w:r>
        <w:rPr>
          <w:spacing w:val="14"/>
        </w:rPr>
        <w:t xml:space="preserve"> </w:t>
      </w:r>
      <w:r>
        <w:t>received</w:t>
      </w:r>
      <w:r>
        <w:rPr>
          <w:spacing w:val="16"/>
        </w:rPr>
        <w:t xml:space="preserve"> </w:t>
      </w:r>
      <w:r>
        <w:t>level</w:t>
      </w:r>
      <w:r>
        <w:rPr>
          <w:spacing w:val="15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132</w:t>
      </w:r>
      <w:r>
        <w:rPr>
          <w:spacing w:val="16"/>
        </w:rPr>
        <w:t xml:space="preserve"> </w:t>
      </w:r>
      <w:r>
        <w:t>dB</w:t>
      </w:r>
      <w:r>
        <w:rPr>
          <w:spacing w:val="14"/>
        </w:rPr>
        <w:t xml:space="preserve"> </w:t>
      </w:r>
      <w:r>
        <w:t>re</w:t>
      </w:r>
      <w:r>
        <w:rPr>
          <w:spacing w:val="15"/>
        </w:rPr>
        <w:t xml:space="preserve"> </w:t>
      </w:r>
      <w:r>
        <w:t>1</w:t>
      </w:r>
      <w:r>
        <w:rPr>
          <w:spacing w:val="15"/>
        </w:rPr>
        <w:t xml:space="preserve"> </w:t>
      </w:r>
      <w:r>
        <w:rPr>
          <w:rFonts w:ascii="Georgia" w:hAnsi="Georgia"/>
          <w:i/>
        </w:rPr>
        <w:t>µ</w:t>
      </w:r>
      <w:r>
        <w:t>Pa.</w:t>
      </w:r>
    </w:p>
    <w:p w14:paraId="3A499E22" w14:textId="77777777" w:rsidR="00C544BC" w:rsidRDefault="00C544BC">
      <w:pPr>
        <w:spacing w:line="355" w:lineRule="auto"/>
        <w:jc w:val="both"/>
        <w:sectPr w:rsidR="00C544BC">
          <w:pgSz w:w="12240" w:h="15840"/>
          <w:pgMar w:top="1200" w:right="1280" w:bottom="1100" w:left="900" w:header="0" w:footer="912" w:gutter="0"/>
          <w:cols w:space="720"/>
        </w:sectPr>
      </w:pPr>
    </w:p>
    <w:p w14:paraId="35444E9A" w14:textId="77777777" w:rsidR="00C544BC" w:rsidRDefault="00BD4BDE">
      <w:pPr>
        <w:pStyle w:val="BodyText"/>
        <w:spacing w:before="107" w:line="355" w:lineRule="auto"/>
        <w:ind w:right="161"/>
        <w:jc w:val="both"/>
      </w:pPr>
      <w:r>
        <w:rPr>
          <w:rFonts w:ascii="Trebuchet MS"/>
          <w:w w:val="95"/>
          <w:sz w:val="12"/>
        </w:rPr>
        <w:lastRenderedPageBreak/>
        <w:t>713</w:t>
      </w:r>
      <w:r>
        <w:rPr>
          <w:rFonts w:ascii="Trebuchet MS"/>
          <w:spacing w:val="74"/>
          <w:sz w:val="12"/>
        </w:rPr>
        <w:t xml:space="preserve"> </w:t>
      </w:r>
      <w:r>
        <w:rPr>
          <w:w w:val="95"/>
        </w:rPr>
        <w:t>The</w:t>
      </w:r>
      <w:r>
        <w:rPr>
          <w:spacing w:val="15"/>
          <w:w w:val="95"/>
        </w:rPr>
        <w:t xml:space="preserve"> </w:t>
      </w:r>
      <w:r>
        <w:rPr>
          <w:w w:val="95"/>
        </w:rPr>
        <w:t>major</w:t>
      </w:r>
      <w:r>
        <w:rPr>
          <w:spacing w:val="16"/>
          <w:w w:val="95"/>
        </w:rPr>
        <w:t xml:space="preserve"> </w:t>
      </w:r>
      <w:r>
        <w:rPr>
          <w:w w:val="95"/>
        </w:rPr>
        <w:t>difference</w:t>
      </w:r>
      <w:r>
        <w:rPr>
          <w:spacing w:val="14"/>
          <w:w w:val="95"/>
        </w:rPr>
        <w:t xml:space="preserve"> </w:t>
      </w:r>
      <w:r>
        <w:rPr>
          <w:w w:val="95"/>
        </w:rPr>
        <w:t>between</w:t>
      </w:r>
      <w:r>
        <w:rPr>
          <w:spacing w:val="16"/>
          <w:w w:val="95"/>
        </w:rPr>
        <w:t xml:space="preserve"> </w:t>
      </w:r>
      <w:r>
        <w:rPr>
          <w:w w:val="95"/>
        </w:rPr>
        <w:t>this</w:t>
      </w:r>
      <w:r>
        <w:rPr>
          <w:spacing w:val="15"/>
          <w:w w:val="95"/>
        </w:rPr>
        <w:t xml:space="preserve"> </w:t>
      </w:r>
      <w:r>
        <w:rPr>
          <w:w w:val="95"/>
        </w:rPr>
        <w:t>single</w:t>
      </w:r>
      <w:r>
        <w:rPr>
          <w:spacing w:val="15"/>
          <w:w w:val="95"/>
        </w:rPr>
        <w:t xml:space="preserve"> </w:t>
      </w:r>
      <w:r>
        <w:rPr>
          <w:w w:val="95"/>
        </w:rPr>
        <w:t>GAM</w:t>
      </w:r>
      <w:r>
        <w:rPr>
          <w:spacing w:val="16"/>
          <w:w w:val="95"/>
        </w:rPr>
        <w:t xml:space="preserve"> </w:t>
      </w:r>
      <w:r>
        <w:rPr>
          <w:w w:val="95"/>
        </w:rPr>
        <w:t>and</w:t>
      </w:r>
      <w:r>
        <w:rPr>
          <w:spacing w:val="15"/>
          <w:w w:val="95"/>
        </w:rPr>
        <w:t xml:space="preserve"> </w:t>
      </w:r>
      <w:r>
        <w:rPr>
          <w:w w:val="95"/>
        </w:rPr>
        <w:t>the</w:t>
      </w:r>
      <w:r>
        <w:rPr>
          <w:spacing w:val="15"/>
          <w:w w:val="95"/>
        </w:rPr>
        <w:t xml:space="preserve"> </w:t>
      </w:r>
      <w:r>
        <w:rPr>
          <w:w w:val="95"/>
        </w:rPr>
        <w:t>multi-stage</w:t>
      </w:r>
      <w:r>
        <w:rPr>
          <w:spacing w:val="15"/>
          <w:w w:val="95"/>
        </w:rPr>
        <w:t xml:space="preserve"> </w:t>
      </w:r>
      <w:r>
        <w:rPr>
          <w:w w:val="95"/>
        </w:rPr>
        <w:t>model</w:t>
      </w:r>
      <w:r>
        <w:rPr>
          <w:spacing w:val="14"/>
          <w:w w:val="95"/>
        </w:rPr>
        <w:t xml:space="preserve"> </w:t>
      </w:r>
      <w:r>
        <w:rPr>
          <w:w w:val="95"/>
        </w:rPr>
        <w:t>presented</w:t>
      </w:r>
      <w:r>
        <w:rPr>
          <w:spacing w:val="15"/>
          <w:w w:val="95"/>
        </w:rPr>
        <w:t xml:space="preserve"> </w:t>
      </w:r>
      <w:r>
        <w:rPr>
          <w:w w:val="95"/>
        </w:rPr>
        <w:t>in</w:t>
      </w:r>
      <w:r>
        <w:rPr>
          <w:spacing w:val="15"/>
          <w:w w:val="95"/>
        </w:rPr>
        <w:t xml:space="preserve"> </w:t>
      </w:r>
      <w:r>
        <w:rPr>
          <w:w w:val="95"/>
        </w:rPr>
        <w:t>the</w:t>
      </w:r>
      <w:r>
        <w:rPr>
          <w:spacing w:val="1"/>
          <w:w w:val="95"/>
        </w:rPr>
        <w:t xml:space="preserve"> </w:t>
      </w:r>
      <w:r>
        <w:rPr>
          <w:rFonts w:ascii="Trebuchet MS"/>
          <w:sz w:val="12"/>
        </w:rPr>
        <w:t>714</w:t>
      </w:r>
      <w:r>
        <w:rPr>
          <w:rFonts w:ascii="Trebuchet MS"/>
          <w:spacing w:val="27"/>
          <w:sz w:val="12"/>
        </w:rPr>
        <w:t xml:space="preserve"> </w:t>
      </w:r>
      <w:r>
        <w:t>main</w:t>
      </w:r>
      <w:r>
        <w:rPr>
          <w:spacing w:val="-8"/>
        </w:rPr>
        <w:t xml:space="preserve"> </w:t>
      </w:r>
      <w:r>
        <w:t>text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manuscript</w:t>
      </w:r>
      <w:r>
        <w:rPr>
          <w:spacing w:val="-8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here,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spatial</w:t>
      </w:r>
      <w:r>
        <w:rPr>
          <w:spacing w:val="-8"/>
        </w:rPr>
        <w:t xml:space="preserve"> </w:t>
      </w:r>
      <w:r>
        <w:t>smooth</w:t>
      </w:r>
      <w:r>
        <w:rPr>
          <w:spacing w:val="-8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constructed</w:t>
      </w:r>
      <w:r>
        <w:rPr>
          <w:spacing w:val="-7"/>
        </w:rPr>
        <w:t xml:space="preserve"> </w:t>
      </w:r>
      <w:r>
        <w:t>using</w:t>
      </w:r>
      <w:r>
        <w:rPr>
          <w:spacing w:val="-8"/>
        </w:rPr>
        <w:t xml:space="preserve"> </w:t>
      </w:r>
      <w:r>
        <w:t>data</w:t>
      </w:r>
      <w:r>
        <w:rPr>
          <w:spacing w:val="-8"/>
        </w:rPr>
        <w:t xml:space="preserve"> </w:t>
      </w:r>
      <w:r>
        <w:t>from</w:t>
      </w:r>
      <w:r>
        <w:rPr>
          <w:spacing w:val="-58"/>
        </w:rPr>
        <w:t xml:space="preserve"> </w:t>
      </w:r>
      <w:r>
        <w:rPr>
          <w:rFonts w:ascii="Trebuchet MS"/>
          <w:sz w:val="12"/>
        </w:rPr>
        <w:t>715</w:t>
      </w:r>
      <w:r>
        <w:rPr>
          <w:rFonts w:ascii="Trebuchet MS"/>
          <w:spacing w:val="15"/>
          <w:sz w:val="1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baseline,</w:t>
      </w:r>
      <w:r>
        <w:rPr>
          <w:spacing w:val="2"/>
        </w:rPr>
        <w:t xml:space="preserve"> </w:t>
      </w:r>
      <w:r>
        <w:t>naval</w:t>
      </w:r>
      <w:r>
        <w:rPr>
          <w:spacing w:val="1"/>
        </w:rPr>
        <w:t xml:space="preserve"> </w:t>
      </w:r>
      <w:r>
        <w:t>training,</w:t>
      </w:r>
      <w:r>
        <w:rPr>
          <w:spacing w:val="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MFAS</w:t>
      </w:r>
      <w:r>
        <w:rPr>
          <w:spacing w:val="2"/>
        </w:rPr>
        <w:t xml:space="preserve"> </w:t>
      </w:r>
      <w:r>
        <w:t>periods</w:t>
      </w:r>
      <w:r>
        <w:rPr>
          <w:spacing w:val="1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each</w:t>
      </w:r>
      <w:r>
        <w:rPr>
          <w:spacing w:val="3"/>
        </w:rPr>
        <w:t xml:space="preserve"> </w:t>
      </w:r>
      <w:r>
        <w:t>SCC.</w:t>
      </w:r>
      <w:r>
        <w:rPr>
          <w:spacing w:val="1"/>
        </w:rPr>
        <w:t xml:space="preserve"> </w:t>
      </w:r>
      <w:r>
        <w:t>Therefore,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spatial</w:t>
      </w:r>
    </w:p>
    <w:p w14:paraId="18883207" w14:textId="77777777" w:rsidR="00C544BC" w:rsidRDefault="00BD4BDE">
      <w:pPr>
        <w:pStyle w:val="BodyText"/>
        <w:spacing w:before="0" w:line="321" w:lineRule="exact"/>
        <w:jc w:val="both"/>
      </w:pPr>
      <w:proofErr w:type="gramStart"/>
      <w:r>
        <w:rPr>
          <w:rFonts w:ascii="Trebuchet MS" w:hAnsi="Trebuchet MS"/>
          <w:w w:val="95"/>
          <w:sz w:val="12"/>
        </w:rPr>
        <w:t>716</w:t>
      </w:r>
      <w:r>
        <w:rPr>
          <w:rFonts w:ascii="Trebuchet MS" w:hAnsi="Trebuchet MS"/>
          <w:spacing w:val="32"/>
          <w:sz w:val="12"/>
        </w:rPr>
        <w:t xml:space="preserve"> </w:t>
      </w:r>
      <w:r>
        <w:rPr>
          <w:rFonts w:ascii="Trebuchet MS" w:hAnsi="Trebuchet MS"/>
          <w:spacing w:val="34"/>
          <w:sz w:val="12"/>
        </w:rPr>
        <w:t xml:space="preserve"> </w:t>
      </w:r>
      <w:r>
        <w:rPr>
          <w:w w:val="95"/>
        </w:rPr>
        <w:t>distribution</w:t>
      </w:r>
      <w:proofErr w:type="gramEnd"/>
      <w:r>
        <w:rPr>
          <w:spacing w:val="10"/>
          <w:w w:val="95"/>
        </w:rPr>
        <w:t xml:space="preserve"> </w:t>
      </w:r>
      <w:r>
        <w:rPr>
          <w:w w:val="95"/>
        </w:rPr>
        <w:t>of</w:t>
      </w:r>
      <w:r>
        <w:rPr>
          <w:spacing w:val="10"/>
          <w:w w:val="95"/>
        </w:rPr>
        <w:t xml:space="preserve"> </w:t>
      </w:r>
      <w:r>
        <w:rPr>
          <w:w w:val="95"/>
        </w:rPr>
        <w:t>MFAS</w:t>
      </w:r>
      <w:r>
        <w:rPr>
          <w:spacing w:val="10"/>
          <w:w w:val="95"/>
        </w:rPr>
        <w:t xml:space="preserve"> </w:t>
      </w:r>
      <w:r>
        <w:rPr>
          <w:w w:val="95"/>
        </w:rPr>
        <w:t>may</w:t>
      </w:r>
      <w:r>
        <w:rPr>
          <w:spacing w:val="10"/>
          <w:w w:val="95"/>
        </w:rPr>
        <w:t xml:space="preserve"> </w:t>
      </w:r>
      <w:r>
        <w:rPr>
          <w:w w:val="95"/>
        </w:rPr>
        <w:t>influence</w:t>
      </w:r>
      <w:r>
        <w:rPr>
          <w:spacing w:val="11"/>
          <w:w w:val="95"/>
        </w:rPr>
        <w:t xml:space="preserve"> </w:t>
      </w:r>
      <w:r>
        <w:rPr>
          <w:w w:val="95"/>
        </w:rPr>
        <w:t>the</w:t>
      </w:r>
      <w:r>
        <w:rPr>
          <w:spacing w:val="9"/>
          <w:w w:val="95"/>
        </w:rPr>
        <w:t xml:space="preserve"> </w:t>
      </w:r>
      <w:r>
        <w:rPr>
          <w:w w:val="95"/>
        </w:rPr>
        <w:t>predicted</w:t>
      </w:r>
      <w:r>
        <w:rPr>
          <w:spacing w:val="11"/>
          <w:w w:val="95"/>
        </w:rPr>
        <w:t xml:space="preserve"> </w:t>
      </w:r>
      <w:r>
        <w:rPr>
          <w:w w:val="95"/>
        </w:rPr>
        <w:t>distribution</w:t>
      </w:r>
      <w:r>
        <w:rPr>
          <w:spacing w:val="10"/>
          <w:w w:val="95"/>
        </w:rPr>
        <w:t xml:space="preserve"> </w:t>
      </w:r>
      <w:r>
        <w:rPr>
          <w:w w:val="95"/>
        </w:rPr>
        <w:t>of</w:t>
      </w:r>
      <w:r>
        <w:rPr>
          <w:spacing w:val="10"/>
          <w:w w:val="95"/>
        </w:rPr>
        <w:t xml:space="preserve"> </w:t>
      </w:r>
      <w:r>
        <w:rPr>
          <w:w w:val="95"/>
        </w:rPr>
        <w:t>Blainville’s</w:t>
      </w:r>
      <w:r>
        <w:rPr>
          <w:spacing w:val="10"/>
          <w:w w:val="95"/>
        </w:rPr>
        <w:t xml:space="preserve"> </w:t>
      </w:r>
      <w:r>
        <w:rPr>
          <w:w w:val="95"/>
        </w:rPr>
        <w:t>beaked</w:t>
      </w:r>
      <w:r>
        <w:rPr>
          <w:spacing w:val="10"/>
          <w:w w:val="95"/>
        </w:rPr>
        <w:t xml:space="preserve"> </w:t>
      </w:r>
      <w:r>
        <w:rPr>
          <w:w w:val="95"/>
        </w:rPr>
        <w:t>whales.</w:t>
      </w:r>
    </w:p>
    <w:p w14:paraId="3BF40658" w14:textId="77777777" w:rsidR="00C544BC" w:rsidRDefault="00BD4BDE">
      <w:pPr>
        <w:pStyle w:val="BodyText"/>
        <w:jc w:val="both"/>
      </w:pPr>
      <w:r>
        <w:rPr>
          <w:rFonts w:ascii="Trebuchet MS"/>
          <w:spacing w:val="-1"/>
          <w:sz w:val="12"/>
        </w:rPr>
        <w:t>717</w:t>
      </w:r>
      <w:r>
        <w:rPr>
          <w:rFonts w:ascii="Trebuchet MS"/>
          <w:spacing w:val="59"/>
          <w:sz w:val="12"/>
        </w:rPr>
        <w:t xml:space="preserve"> </w:t>
      </w:r>
      <w:r>
        <w:rPr>
          <w:spacing w:val="-1"/>
        </w:rPr>
        <w:t>Using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single</w:t>
      </w:r>
      <w:r>
        <w:rPr>
          <w:spacing w:val="-9"/>
        </w:rPr>
        <w:t xml:space="preserve"> </w:t>
      </w:r>
      <w:r>
        <w:t>GAM</w:t>
      </w:r>
      <w:r>
        <w:rPr>
          <w:spacing w:val="-9"/>
        </w:rPr>
        <w:t xml:space="preserve"> </w:t>
      </w:r>
      <w:r>
        <w:t>leads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similar</w:t>
      </w:r>
      <w:r>
        <w:rPr>
          <w:spacing w:val="-9"/>
        </w:rPr>
        <w:t xml:space="preserve"> </w:t>
      </w:r>
      <w:r>
        <w:t>point</w:t>
      </w:r>
      <w:r>
        <w:rPr>
          <w:spacing w:val="-10"/>
        </w:rPr>
        <w:t xml:space="preserve"> </w:t>
      </w:r>
      <w:r>
        <w:t>estimates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impact</w:t>
      </w:r>
      <w:r>
        <w:rPr>
          <w:spacing w:val="-10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sonar</w:t>
      </w:r>
      <w:r>
        <w:rPr>
          <w:spacing w:val="-9"/>
        </w:rPr>
        <w:t xml:space="preserve"> </w:t>
      </w:r>
      <w:r>
        <w:t>with</w:t>
      </w:r>
      <w:r>
        <w:rPr>
          <w:spacing w:val="-9"/>
        </w:rPr>
        <w:t xml:space="preserve"> </w:t>
      </w:r>
      <w:r>
        <w:t>greater</w:t>
      </w:r>
    </w:p>
    <w:p w14:paraId="1BA4229B" w14:textId="77777777" w:rsidR="00C544BC" w:rsidRDefault="00BD4BDE">
      <w:pPr>
        <w:pStyle w:val="BodyText"/>
        <w:spacing w:before="155"/>
        <w:jc w:val="both"/>
      </w:pPr>
      <w:r>
        <w:rPr>
          <w:rFonts w:ascii="Trebuchet MS"/>
          <w:spacing w:val="-1"/>
          <w:sz w:val="12"/>
        </w:rPr>
        <w:t>718</w:t>
      </w:r>
      <w:r>
        <w:rPr>
          <w:rFonts w:ascii="Trebuchet MS"/>
          <w:spacing w:val="60"/>
          <w:sz w:val="12"/>
        </w:rPr>
        <w:t xml:space="preserve"> </w:t>
      </w:r>
      <w:proofErr w:type="gramStart"/>
      <w:r>
        <w:t>uncertainty</w:t>
      </w:r>
      <w:proofErr w:type="gramEnd"/>
      <w:r>
        <w:rPr>
          <w:spacing w:val="-9"/>
        </w:rPr>
        <w:t xml:space="preserve"> </w:t>
      </w:r>
      <w:r>
        <w:t>than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multi-stage</w:t>
      </w:r>
      <w:r>
        <w:rPr>
          <w:spacing w:val="-9"/>
        </w:rPr>
        <w:t xml:space="preserve"> </w:t>
      </w:r>
      <w:r>
        <w:t>model.</w:t>
      </w:r>
    </w:p>
    <w:p w14:paraId="02D05679" w14:textId="77777777" w:rsidR="00C544BC" w:rsidRDefault="00BD4BDE">
      <w:pPr>
        <w:pStyle w:val="BodyText"/>
        <w:spacing w:before="12"/>
        <w:ind w:left="0"/>
        <w:rPr>
          <w:sz w:val="26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6727A50E" wp14:editId="76F3E51F">
            <wp:simplePos x="0" y="0"/>
            <wp:positionH relativeFrom="page">
              <wp:posOffset>983818</wp:posOffset>
            </wp:positionH>
            <wp:positionV relativeFrom="paragraph">
              <wp:posOffset>246172</wp:posOffset>
            </wp:positionV>
            <wp:extent cx="5857398" cy="3853815"/>
            <wp:effectExtent l="0" t="0" r="0" b="0"/>
            <wp:wrapTopAndBottom/>
            <wp:docPr id="23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4.pn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7398" cy="3853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922259" w14:textId="77777777" w:rsidR="00C544BC" w:rsidRDefault="00C544BC">
      <w:pPr>
        <w:pStyle w:val="BodyText"/>
        <w:spacing w:before="9"/>
        <w:ind w:left="0"/>
        <w:rPr>
          <w:sz w:val="35"/>
        </w:rPr>
      </w:pPr>
    </w:p>
    <w:p w14:paraId="3A3C6143" w14:textId="77777777" w:rsidR="00C544BC" w:rsidRDefault="00BD4BDE">
      <w:pPr>
        <w:pStyle w:val="BodyText"/>
        <w:spacing w:before="1" w:line="355" w:lineRule="auto"/>
        <w:ind w:left="540" w:right="129"/>
        <w:jc w:val="both"/>
      </w:pPr>
      <w:r>
        <w:t>Figure S3.1: Results from a single GAM: Median (black line) and 95% CIs (gray shading)</w:t>
      </w:r>
      <w:r>
        <w:rPr>
          <w:spacing w:val="-57"/>
        </w:rPr>
        <w:t xml:space="preserve"> </w:t>
      </w:r>
      <w:r>
        <w:t>expected change in the probability of detecting a group vocal period (vertical axis) with</w:t>
      </w:r>
      <w:r>
        <w:rPr>
          <w:spacing w:val="1"/>
        </w:rPr>
        <w:t xml:space="preserve"> </w:t>
      </w:r>
      <w:r>
        <w:rPr>
          <w:w w:val="95"/>
        </w:rPr>
        <w:t xml:space="preserve">increasing MFAS received level (horizontal axis) relative to when naval training </w:t>
      </w:r>
      <w:proofErr w:type="gramStart"/>
      <w:r>
        <w:rPr>
          <w:w w:val="95"/>
        </w:rPr>
        <w:t>activity</w:t>
      </w:r>
      <w:proofErr w:type="gramEnd"/>
      <w:r>
        <w:rPr>
          <w:w w:val="95"/>
        </w:rPr>
        <w:t xml:space="preserve"> but</w:t>
      </w:r>
      <w:r>
        <w:rPr>
          <w:spacing w:val="1"/>
          <w:w w:val="95"/>
        </w:rPr>
        <w:t xml:space="preserve"> </w:t>
      </w:r>
      <w:r>
        <w:rPr>
          <w:spacing w:val="-1"/>
        </w:rPr>
        <w:t>no</w:t>
      </w:r>
      <w:r>
        <w:rPr>
          <w:spacing w:val="-10"/>
        </w:rPr>
        <w:t xml:space="preserve"> </w:t>
      </w:r>
      <w:r>
        <w:rPr>
          <w:spacing w:val="-1"/>
        </w:rPr>
        <w:t>MFAS</w:t>
      </w:r>
      <w:r>
        <w:rPr>
          <w:spacing w:val="-9"/>
        </w:rPr>
        <w:t xml:space="preserve"> </w:t>
      </w:r>
      <w:r>
        <w:rPr>
          <w:spacing w:val="-1"/>
        </w:rPr>
        <w:t>was</w:t>
      </w:r>
      <w:r>
        <w:rPr>
          <w:spacing w:val="-10"/>
        </w:rPr>
        <w:t xml:space="preserve"> </w:t>
      </w:r>
      <w:r>
        <w:rPr>
          <w:spacing w:val="-1"/>
        </w:rPr>
        <w:t>present</w:t>
      </w:r>
      <w:r>
        <w:rPr>
          <w:spacing w:val="-10"/>
        </w:rPr>
        <w:t xml:space="preserve"> </w:t>
      </w:r>
      <w:r>
        <w:rPr>
          <w:spacing w:val="-1"/>
        </w:rPr>
        <w:t>on</w:t>
      </w:r>
      <w:r>
        <w:rPr>
          <w:spacing w:val="-10"/>
        </w:rPr>
        <w:t xml:space="preserve"> </w:t>
      </w:r>
      <w:r>
        <w:rPr>
          <w:spacing w:val="-1"/>
        </w:rPr>
        <w:t>the</w:t>
      </w:r>
      <w:r>
        <w:rPr>
          <w:spacing w:val="-10"/>
        </w:rPr>
        <w:t xml:space="preserve"> </w:t>
      </w:r>
      <w:r>
        <w:rPr>
          <w:spacing w:val="-1"/>
        </w:rPr>
        <w:t>range</w:t>
      </w:r>
      <w:r>
        <w:rPr>
          <w:spacing w:val="-9"/>
        </w:rPr>
        <w:t xml:space="preserve"> </w:t>
      </w:r>
      <w:r>
        <w:rPr>
          <w:spacing w:val="-1"/>
        </w:rPr>
        <w:t>(left</w:t>
      </w:r>
      <w:r>
        <w:rPr>
          <w:spacing w:val="-10"/>
        </w:rPr>
        <w:t xml:space="preserve"> </w:t>
      </w:r>
      <w:r>
        <w:rPr>
          <w:spacing w:val="-1"/>
        </w:rPr>
        <w:t>panel)</w:t>
      </w:r>
      <w:r>
        <w:rPr>
          <w:spacing w:val="-10"/>
        </w:rPr>
        <w:t xml:space="preserve"> </w:t>
      </w:r>
      <w:r>
        <w:rPr>
          <w:spacing w:val="-1"/>
        </w:rPr>
        <w:t>and</w:t>
      </w:r>
      <w:r>
        <w:rPr>
          <w:spacing w:val="-9"/>
        </w:rPr>
        <w:t xml:space="preserve"> </w:t>
      </w:r>
      <w:r>
        <w:rPr>
          <w:spacing w:val="-1"/>
        </w:rPr>
        <w:t>to</w:t>
      </w:r>
      <w:r>
        <w:rPr>
          <w:spacing w:val="-10"/>
        </w:rPr>
        <w:t xml:space="preserve"> </w:t>
      </w:r>
      <w:r>
        <w:t>when</w:t>
      </w:r>
      <w:r>
        <w:rPr>
          <w:spacing w:val="-10"/>
        </w:rPr>
        <w:t xml:space="preserve"> </w:t>
      </w:r>
      <w:r>
        <w:t>neither</w:t>
      </w:r>
      <w:r>
        <w:rPr>
          <w:spacing w:val="-9"/>
        </w:rPr>
        <w:t xml:space="preserve"> </w:t>
      </w:r>
      <w:r>
        <w:t>naval</w:t>
      </w:r>
      <w:r>
        <w:rPr>
          <w:spacing w:val="-10"/>
        </w:rPr>
        <w:t xml:space="preserve"> </w:t>
      </w:r>
      <w:r>
        <w:t>training</w:t>
      </w:r>
      <w:r>
        <w:rPr>
          <w:spacing w:val="-10"/>
        </w:rPr>
        <w:t xml:space="preserve"> </w:t>
      </w:r>
      <w:r>
        <w:t>activity</w:t>
      </w:r>
      <w:r>
        <w:rPr>
          <w:spacing w:val="-57"/>
        </w:rPr>
        <w:t xml:space="preserve"> </w:t>
      </w:r>
      <w:r>
        <w:t>nor</w:t>
      </w:r>
      <w:r>
        <w:rPr>
          <w:spacing w:val="13"/>
        </w:rPr>
        <w:t xml:space="preserve"> </w:t>
      </w:r>
      <w:r>
        <w:t>MFAS</w:t>
      </w:r>
      <w:r>
        <w:rPr>
          <w:spacing w:val="14"/>
        </w:rPr>
        <w:t xml:space="preserve"> </w:t>
      </w:r>
      <w:r>
        <w:t>were</w:t>
      </w:r>
      <w:r>
        <w:rPr>
          <w:spacing w:val="15"/>
        </w:rPr>
        <w:t xml:space="preserve"> </w:t>
      </w:r>
      <w:r>
        <w:t>present</w:t>
      </w:r>
      <w:r>
        <w:rPr>
          <w:spacing w:val="14"/>
        </w:rPr>
        <w:t xml:space="preserve"> </w:t>
      </w:r>
      <w:r>
        <w:t>on</w:t>
      </w:r>
      <w:r>
        <w:rPr>
          <w:spacing w:val="14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range.</w:t>
      </w:r>
    </w:p>
    <w:sectPr w:rsidR="00C544BC">
      <w:pgSz w:w="12240" w:h="15840"/>
      <w:pgMar w:top="1320" w:right="1280" w:bottom="1100" w:left="900" w:header="0" w:footer="912" w:gutter="0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2" w:author="Daryl Boness" w:date="2022-04-15T09:37:00Z" w:initials="DB">
    <w:p w14:paraId="22556C45" w14:textId="7013D41F" w:rsidR="00405B57" w:rsidRDefault="00405B57">
      <w:pPr>
        <w:pStyle w:val="CommentText"/>
      </w:pPr>
      <w:r>
        <w:rPr>
          <w:rStyle w:val="CommentReference"/>
        </w:rPr>
        <w:annotationRef/>
      </w:r>
      <w:r>
        <w:t>Fix the formatting problem here.</w:t>
      </w:r>
    </w:p>
  </w:comment>
  <w:comment w:id="23" w:author="Daryl Boness" w:date="2022-04-15T13:10:00Z" w:initials="DB">
    <w:p w14:paraId="2711BD1C" w14:textId="16297CF5" w:rsidR="00E16692" w:rsidRDefault="00E16692">
      <w:pPr>
        <w:pStyle w:val="CommentText"/>
      </w:pPr>
      <w:r>
        <w:rPr>
          <w:rStyle w:val="CommentReference"/>
        </w:rPr>
        <w:annotationRef/>
      </w:r>
      <w:r>
        <w:t>Fix the formatting here</w:t>
      </w:r>
    </w:p>
  </w:comment>
  <w:comment w:id="27" w:author="Daryl Boness" w:date="2022-04-15T13:13:00Z" w:initials="DB">
    <w:p w14:paraId="2A31F109" w14:textId="6182F54C" w:rsidR="00E16692" w:rsidRDefault="00E16692">
      <w:pPr>
        <w:pStyle w:val="CommentText"/>
      </w:pPr>
      <w:r>
        <w:rPr>
          <w:rStyle w:val="CommentReference"/>
        </w:rPr>
        <w:annotationRef/>
      </w:r>
      <w:r>
        <w:t>Figure legends should be able to stand alone so you need to define acronyms or not use them at all here.</w:t>
      </w:r>
    </w:p>
  </w:comment>
  <w:comment w:id="29" w:author="Daryl Boness" w:date="2022-04-15T13:14:00Z" w:initials="DB">
    <w:p w14:paraId="780956A6" w14:textId="4F08BAAE" w:rsidR="00E16692" w:rsidRDefault="00E16692">
      <w:pPr>
        <w:pStyle w:val="CommentText"/>
      </w:pPr>
      <w:r>
        <w:rPr>
          <w:rStyle w:val="CommentReference"/>
        </w:rPr>
        <w:annotationRef/>
      </w:r>
      <w:r>
        <w:t>ditto</w:t>
      </w:r>
    </w:p>
  </w:comment>
  <w:comment w:id="43" w:author="Daryl Boness" w:date="2022-04-15T13:25:00Z" w:initials="DB">
    <w:p w14:paraId="0068C9D0" w14:textId="15B3725C" w:rsidR="00B16A1A" w:rsidRDefault="00B16A1A">
      <w:pPr>
        <w:pStyle w:val="CommentText"/>
      </w:pPr>
      <w:r>
        <w:rPr>
          <w:rStyle w:val="CommentReference"/>
        </w:rPr>
        <w:annotationRef/>
      </w:r>
      <w:r>
        <w:t>Ditto acronym comment</w:t>
      </w:r>
    </w:p>
  </w:comment>
  <w:comment w:id="44" w:author="Daryl Boness" w:date="2022-04-15T13:25:00Z" w:initials="DB">
    <w:p w14:paraId="2036EE9E" w14:textId="2FA1C49E" w:rsidR="00B16A1A" w:rsidRDefault="00B16A1A">
      <w:pPr>
        <w:pStyle w:val="CommentText"/>
      </w:pPr>
      <w:r>
        <w:rPr>
          <w:rStyle w:val="CommentReference"/>
        </w:rPr>
        <w:annotationRef/>
      </w:r>
      <w:r>
        <w:t>Ditto</w:t>
      </w:r>
    </w:p>
  </w:comment>
  <w:comment w:id="45" w:author="Daryl Boness" w:date="2022-04-15T13:25:00Z" w:initials="DB">
    <w:p w14:paraId="561C7F24" w14:textId="31366FDB" w:rsidR="00BF242F" w:rsidRDefault="00BF242F">
      <w:pPr>
        <w:pStyle w:val="CommentText"/>
      </w:pPr>
      <w:r>
        <w:rPr>
          <w:rStyle w:val="CommentReference"/>
        </w:rPr>
        <w:annotationRef/>
      </w:r>
      <w:r>
        <w:t>Ditto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22556C45" w15:done="0"/>
  <w15:commentEx w15:paraId="2711BD1C" w15:done="0"/>
  <w15:commentEx w15:paraId="2A31F109" w15:done="0"/>
  <w15:commentEx w15:paraId="780956A6" w15:done="0"/>
  <w15:commentEx w15:paraId="0068C9D0" w15:done="0"/>
  <w15:commentEx w15:paraId="2036EE9E" w15:done="0"/>
  <w15:commentEx w15:paraId="561C7F24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603BB6A" w16cex:dateUtc="2022-04-15T13:37:00Z"/>
  <w16cex:commentExtensible w16cex:durableId="2603ED4A" w16cex:dateUtc="2022-04-15T17:10:00Z"/>
  <w16cex:commentExtensible w16cex:durableId="2603EE15" w16cex:dateUtc="2022-04-15T17:13:00Z"/>
  <w16cex:commentExtensible w16cex:durableId="2603EE4A" w16cex:dateUtc="2022-04-15T17:14:00Z"/>
  <w16cex:commentExtensible w16cex:durableId="2603F0B4" w16cex:dateUtc="2022-04-15T17:25:00Z"/>
  <w16cex:commentExtensible w16cex:durableId="2603F0C7" w16cex:dateUtc="2022-04-15T17:25:00Z"/>
  <w16cex:commentExtensible w16cex:durableId="2603F0D9" w16cex:dateUtc="2022-04-15T17:25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22556C45" w16cid:durableId="2603BB6A"/>
  <w16cid:commentId w16cid:paraId="2711BD1C" w16cid:durableId="2603ED4A"/>
  <w16cid:commentId w16cid:paraId="2A31F109" w16cid:durableId="2603EE15"/>
  <w16cid:commentId w16cid:paraId="780956A6" w16cid:durableId="2603EE4A"/>
  <w16cid:commentId w16cid:paraId="0068C9D0" w16cid:durableId="2603F0B4"/>
  <w16cid:commentId w16cid:paraId="2036EE9E" w16cid:durableId="2603F0C7"/>
  <w16cid:commentId w16cid:paraId="561C7F24" w16cid:durableId="2603F0D9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417A68" w14:textId="77777777" w:rsidR="00EA02FE" w:rsidRDefault="00EA02FE">
      <w:r>
        <w:separator/>
      </w:r>
    </w:p>
  </w:endnote>
  <w:endnote w:type="continuationSeparator" w:id="0">
    <w:p w14:paraId="40B293D2" w14:textId="77777777" w:rsidR="00EA02FE" w:rsidRDefault="00EA02F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omic Sans MS">
    <w:altName w:val="Comic Sans MS"/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5A3897" w14:textId="77777777" w:rsidR="00C544BC" w:rsidRDefault="00EA02FE">
    <w:pPr>
      <w:pStyle w:val="BodyText"/>
      <w:spacing w:before="0" w:line="14" w:lineRule="auto"/>
      <w:ind w:left="0"/>
      <w:rPr>
        <w:sz w:val="20"/>
      </w:rPr>
    </w:pPr>
    <w:r>
      <w:pict w14:anchorId="598FC2D5">
        <v:shapetype id="_x0000_t202" coordsize="21600,21600" o:spt="202" path="m,l,21600r21600,l21600,xe">
          <v:stroke joinstyle="miter"/>
          <v:path gradientshapeok="t" o:connecttype="rect"/>
        </v:shapetype>
        <v:shape id="docshape1" o:spid="_x0000_s1026" type="#_x0000_t202" alt="" style="position:absolute;margin-left:297.15pt;margin-top:735.4pt;width:18.75pt;height:18.85pt;z-index:-16638976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2B450A26" w14:textId="77777777" w:rsidR="00C544BC" w:rsidRDefault="00BD4BDE">
                <w:pPr>
                  <w:pStyle w:val="BodyText"/>
                  <w:spacing w:before="37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37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5F99C8" w14:textId="77777777" w:rsidR="00C544BC" w:rsidRDefault="00C544BC">
    <w:pPr>
      <w:pStyle w:val="BodyText"/>
      <w:spacing w:before="0" w:line="14" w:lineRule="auto"/>
      <w:ind w:left="0"/>
      <w:rPr>
        <w:sz w:val="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F03213" w14:textId="77777777" w:rsidR="00C544BC" w:rsidRDefault="00EA02FE">
    <w:pPr>
      <w:pStyle w:val="BodyText"/>
      <w:spacing w:before="0" w:line="14" w:lineRule="auto"/>
      <w:ind w:left="0"/>
      <w:rPr>
        <w:sz w:val="20"/>
      </w:rPr>
    </w:pPr>
    <w:r>
      <w:pict w14:anchorId="05CAA6DF">
        <v:shapetype id="_x0000_t202" coordsize="21600,21600" o:spt="202" path="m,l,21600r21600,l21600,xe">
          <v:stroke joinstyle="miter"/>
          <v:path gradientshapeok="t" o:connecttype="rect"/>
        </v:shapetype>
        <v:shape id="docshape5" o:spid="_x0000_s1025" type="#_x0000_t202" alt="" style="position:absolute;margin-left:297.15pt;margin-top:735.4pt;width:18.75pt;height:18.85pt;z-index:-16638464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1909A564" w14:textId="77777777" w:rsidR="00C544BC" w:rsidRDefault="00BD4BDE">
                <w:pPr>
                  <w:pStyle w:val="BodyText"/>
                  <w:spacing w:before="37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39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79B160" w14:textId="77777777" w:rsidR="00EA02FE" w:rsidRDefault="00EA02FE">
      <w:r>
        <w:separator/>
      </w:r>
    </w:p>
  </w:footnote>
  <w:footnote w:type="continuationSeparator" w:id="0">
    <w:p w14:paraId="3A7DBD0F" w14:textId="77777777" w:rsidR="00EA02FE" w:rsidRDefault="00EA02FE">
      <w:r>
        <w:continuationSeparator/>
      </w:r>
    </w:p>
  </w:footnote>
</w:footnote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Daryl Boness">
    <w15:presenceInfo w15:providerId="Windows Live" w15:userId="94c423c1a23bf9ad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47"/>
  <w:proofState w:spelling="clean" w:grammar="clean"/>
  <w:trackRevisions/>
  <w:defaultTabStop w:val="720"/>
  <w:drawingGridHorizontalSpacing w:val="110"/>
  <w:displayHorizontalDrawingGridEvery w:val="2"/>
  <w:characterSpacingControl w:val="doNotCompress"/>
  <w:hdrShapeDefaults>
    <o:shapedefaults v:ext="edit" spidmax="2404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C544BC"/>
    <w:rsid w:val="00020BAB"/>
    <w:rsid w:val="000A3681"/>
    <w:rsid w:val="00405B57"/>
    <w:rsid w:val="004A1208"/>
    <w:rsid w:val="00662943"/>
    <w:rsid w:val="00811EA8"/>
    <w:rsid w:val="009B2EDD"/>
    <w:rsid w:val="009B4D47"/>
    <w:rsid w:val="00A158F8"/>
    <w:rsid w:val="00B16A1A"/>
    <w:rsid w:val="00B55318"/>
    <w:rsid w:val="00BD4BDE"/>
    <w:rsid w:val="00BF242F"/>
    <w:rsid w:val="00C04BD8"/>
    <w:rsid w:val="00C544BC"/>
    <w:rsid w:val="00E16692"/>
    <w:rsid w:val="00EA02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404"/>
    <o:shapelayout v:ext="edit">
      <o:idmap v:ext="edit" data="2"/>
    </o:shapelayout>
  </w:shapeDefaults>
  <w:decimalSymbol w:val="."/>
  <w:listSeparator w:val=","/>
  <w14:docId w14:val="2CB2D165"/>
  <w15:docId w15:val="{140F55F5-4195-6743-827F-658944163E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Palatino Linotype" w:eastAsia="Palatino Linotype" w:hAnsi="Palatino Linotype" w:cs="Palatino Linotype"/>
    </w:rPr>
  </w:style>
  <w:style w:type="paragraph" w:styleId="Heading1">
    <w:name w:val="heading 1"/>
    <w:basedOn w:val="Normal"/>
    <w:uiPriority w:val="9"/>
    <w:qFormat/>
    <w:pPr>
      <w:spacing w:before="309"/>
      <w:ind w:left="150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spacing w:before="120"/>
      <w:ind w:left="150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154"/>
      <w:ind w:left="150"/>
    </w:pPr>
    <w:rPr>
      <w:sz w:val="24"/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line="267" w:lineRule="exact"/>
      <w:jc w:val="right"/>
    </w:pPr>
  </w:style>
  <w:style w:type="character" w:styleId="CommentReference">
    <w:name w:val="annotation reference"/>
    <w:basedOn w:val="DefaultParagraphFont"/>
    <w:uiPriority w:val="99"/>
    <w:semiHidden/>
    <w:unhideWhenUsed/>
    <w:rsid w:val="00405B5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05B57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05B57"/>
    <w:rPr>
      <w:rFonts w:ascii="Palatino Linotype" w:eastAsia="Palatino Linotype" w:hAnsi="Palatino Linotype" w:cs="Palatino Linotype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05B5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05B57"/>
    <w:rPr>
      <w:rFonts w:ascii="Palatino Linotype" w:eastAsia="Palatino Linotype" w:hAnsi="Palatino Linotype" w:cs="Palatino Linotype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doi.org/10.1111/j.1748-7692.2008.00211.x" TargetMode="External"/><Relationship Id="rId21" Type="http://schemas.openxmlformats.org/officeDocument/2006/relationships/hyperlink" Target="https://orcid.org/0000-0002-7436-067X" TargetMode="External"/><Relationship Id="rId42" Type="http://schemas.openxmlformats.org/officeDocument/2006/relationships/hyperlink" Target="https://doi.org/10.1242/jeb.02596" TargetMode="External"/><Relationship Id="rId47" Type="http://schemas.openxmlformats.org/officeDocument/2006/relationships/hyperlink" Target="https://doi.org/10.1007/s00359-013-0824-8" TargetMode="External"/><Relationship Id="rId63" Type="http://schemas.openxmlformats.org/officeDocument/2006/relationships/hyperlink" Target="https://CRAN.R-project.org/package%3Ddeldir" TargetMode="External"/><Relationship Id="rId68" Type="http://schemas.openxmlformats.org/officeDocument/2006/relationships/hyperlink" Target="https://www.goaeis.com/portals/goaeis/files/eis/draft_seis_2020/supporting_technical/Criteria_and_Thresholds_for_U.S._Navy_Acoustic_and_Explosive_Effects_Analysis_June2017.pdf" TargetMode="External"/><Relationship Id="rId84" Type="http://schemas.openxmlformats.org/officeDocument/2006/relationships/image" Target="media/image10.jpeg"/><Relationship Id="rId89" Type="http://schemas.openxmlformats.org/officeDocument/2006/relationships/fontTable" Target="fontTable.xml"/><Relationship Id="rId16" Type="http://schemas.openxmlformats.org/officeDocument/2006/relationships/image" Target="media/image4.png"/><Relationship Id="rId11" Type="http://schemas.microsoft.com/office/2018/08/relationships/commentsExtensible" Target="commentsExtensible.xml"/><Relationship Id="rId32" Type="http://schemas.openxmlformats.org/officeDocument/2006/relationships/hyperlink" Target="https://doi.org/10.1098/rsos.170629" TargetMode="External"/><Relationship Id="rId37" Type="http://schemas.openxmlformats.org/officeDocument/2006/relationships/hyperlink" Target="https://doi.org/10.1578/AM.42.4.2016.549" TargetMode="External"/><Relationship Id="rId53" Type="http://schemas.openxmlformats.org/officeDocument/2006/relationships/hyperlink" Target="https://doi.org/10.1371/journal.pone.0085064" TargetMode="External"/><Relationship Id="rId58" Type="http://schemas.openxmlformats.org/officeDocument/2006/relationships/hyperlink" Target="https://doi.org/10.1371/journal.pone.0042535" TargetMode="External"/><Relationship Id="rId74" Type="http://schemas.openxmlformats.org/officeDocument/2006/relationships/hyperlink" Target="https://doi.org/10.1111/1467-9868.00374" TargetMode="External"/><Relationship Id="rId79" Type="http://schemas.openxmlformats.org/officeDocument/2006/relationships/image" Target="media/image6.png"/><Relationship Id="rId5" Type="http://schemas.openxmlformats.org/officeDocument/2006/relationships/endnotes" Target="endnotes.xml"/><Relationship Id="rId90" Type="http://schemas.microsoft.com/office/2011/relationships/people" Target="people.xml"/><Relationship Id="rId14" Type="http://schemas.openxmlformats.org/officeDocument/2006/relationships/image" Target="media/image2.png"/><Relationship Id="rId22" Type="http://schemas.openxmlformats.org/officeDocument/2006/relationships/hyperlink" Target="https://doi.org/10.1111/j.1748-7692.2006.00044.x" TargetMode="External"/><Relationship Id="rId27" Type="http://schemas.openxmlformats.org/officeDocument/2006/relationships/hyperlink" Target="https://doi.org/10.1098/rspb.2018.2533" TargetMode="External"/><Relationship Id="rId30" Type="http://schemas.openxmlformats.org/officeDocument/2006/relationships/hyperlink" Target="https://doi.org/10.1578/AM.35.4.2009.452" TargetMode="External"/><Relationship Id="rId35" Type="http://schemas.openxmlformats.org/officeDocument/2006/relationships/hyperlink" Target="https://doi.org/10.1371/journal.pone.0019269" TargetMode="External"/><Relationship Id="rId43" Type="http://schemas.openxmlformats.org/officeDocument/2006/relationships/hyperlink" Target="https://doi.org/10.1002/eap.2475" TargetMode="External"/><Relationship Id="rId48" Type="http://schemas.openxmlformats.org/officeDocument/2006/relationships/hyperlink" Target="https://doi.org/10.1578/AM.42.4.2016.507" TargetMode="External"/><Relationship Id="rId56" Type="http://schemas.openxmlformats.org/officeDocument/2006/relationships/hyperlink" Target="https://doi.org/10.1002/ece3.4458" TargetMode="External"/><Relationship Id="rId64" Type="http://schemas.openxmlformats.org/officeDocument/2006/relationships/hyperlink" Target="https://doi.org/10.1242/jeb.02505" TargetMode="External"/><Relationship Id="rId69" Type="http://schemas.openxmlformats.org/officeDocument/2006/relationships/hyperlink" Target="https://www.goaeis.com/portals/goaeis/files/eis/draft_seis_2020/supporting_technical/Criteria_and_Thresholds_for_U.S._Navy_Acoustic_and_Explosive_Effects_Analysis_June2017.pdf" TargetMode="External"/><Relationship Id="rId77" Type="http://schemas.openxmlformats.org/officeDocument/2006/relationships/image" Target="media/image5.jpeg"/><Relationship Id="rId8" Type="http://schemas.openxmlformats.org/officeDocument/2006/relationships/comments" Target="comments.xml"/><Relationship Id="rId51" Type="http://schemas.openxmlformats.org/officeDocument/2006/relationships/hyperlink" Target="https://apps.dtic.mil/sti/citations/AD1091141" TargetMode="External"/><Relationship Id="rId72" Type="http://schemas.openxmlformats.org/officeDocument/2006/relationships/hyperlink" Target="https://www.hstteis.com/portals/hstteis/files/hstteis_p3/feis/section/HSTT_FEIS_3.07_Marine_Mammals_October_2018.pdf" TargetMode="External"/><Relationship Id="rId80" Type="http://schemas.openxmlformats.org/officeDocument/2006/relationships/footer" Target="footer3.xml"/><Relationship Id="rId85" Type="http://schemas.openxmlformats.org/officeDocument/2006/relationships/image" Target="media/image11.png"/><Relationship Id="rId3" Type="http://schemas.openxmlformats.org/officeDocument/2006/relationships/webSettings" Target="webSettings.xml"/><Relationship Id="rId12" Type="http://schemas.openxmlformats.org/officeDocument/2006/relationships/image" Target="media/image1.jpeg"/><Relationship Id="rId17" Type="http://schemas.openxmlformats.org/officeDocument/2006/relationships/hyperlink" Target="https://orcid.org/0000-0003-0147-8367" TargetMode="External"/><Relationship Id="rId25" Type="http://schemas.openxmlformats.org/officeDocument/2006/relationships/hyperlink" Target="https://doi.org/10.1578/AM.37.4.2011.506" TargetMode="External"/><Relationship Id="rId33" Type="http://schemas.openxmlformats.org/officeDocument/2006/relationships/hyperlink" Target="https://doi.org/10.1111/1365-2664.12955" TargetMode="External"/><Relationship Id="rId38" Type="http://schemas.openxmlformats.org/officeDocument/2006/relationships/hyperlink" Target="https://doi.org/10.1016/j.resp.2009.04.023" TargetMode="External"/><Relationship Id="rId46" Type="http://schemas.openxmlformats.org/officeDocument/2006/relationships/hyperlink" Target="https://doi.org/10.1007/s00227-004-1546-9" TargetMode="External"/><Relationship Id="rId59" Type="http://schemas.openxmlformats.org/officeDocument/2006/relationships/hyperlink" Target="https://doi.org/10.1007/s11222-013-9448-7" TargetMode="External"/><Relationship Id="rId67" Type="http://schemas.openxmlformats.org/officeDocument/2006/relationships/hyperlink" Target="https://doi.org/10.1371/journal.pone.0017009" TargetMode="External"/><Relationship Id="rId20" Type="http://schemas.openxmlformats.org/officeDocument/2006/relationships/hyperlink" Target="https://orcid.org/0000-0002-5610-7814" TargetMode="External"/><Relationship Id="rId41" Type="http://schemas.openxmlformats.org/officeDocument/2006/relationships/hyperlink" Target="https://doi.org/10.1098/rsbl.2004.0208" TargetMode="External"/><Relationship Id="rId54" Type="http://schemas.openxmlformats.org/officeDocument/2006/relationships/hyperlink" Target="https://doi.org/10.1371/journal.pone.0068725" TargetMode="External"/><Relationship Id="rId62" Type="http://schemas.openxmlformats.org/officeDocument/2006/relationships/hyperlink" Target="https://doi.org/10.3354/esr00764" TargetMode="External"/><Relationship Id="rId70" Type="http://schemas.openxmlformats.org/officeDocument/2006/relationships/hyperlink" Target="https://www.goaeis.com/portals/goaeis/files/eis/draft_seis_2020/supporting_technical/Criteria_and_Thresholds_for_U.S._Navy_Acoustic_and_Explosive_Effects_Analysis_June2017.pdf" TargetMode="External"/><Relationship Id="rId75" Type="http://schemas.openxmlformats.org/officeDocument/2006/relationships/hyperlink" Target="https://doi.org/10.1080/01621459.2016.1195744" TargetMode="External"/><Relationship Id="rId83" Type="http://schemas.openxmlformats.org/officeDocument/2006/relationships/image" Target="media/image9.jpeg"/><Relationship Id="rId88" Type="http://schemas.openxmlformats.org/officeDocument/2006/relationships/image" Target="media/image14.png"/><Relationship Id="rId9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mailto:eiren.jacobson@st-andrews.ac.uk" TargetMode="External"/><Relationship Id="rId15" Type="http://schemas.openxmlformats.org/officeDocument/2006/relationships/image" Target="media/image3.jpeg"/><Relationship Id="rId23" Type="http://schemas.openxmlformats.org/officeDocument/2006/relationships/hyperlink" Target="https://doi.org/10.1111/j.1748-7692.2011.00495.x" TargetMode="External"/><Relationship Id="rId28" Type="http://schemas.openxmlformats.org/officeDocument/2006/relationships/hyperlink" Target="https://doi.org/10.1098/rsos.170940" TargetMode="External"/><Relationship Id="rId36" Type="http://schemas.openxmlformats.org/officeDocument/2006/relationships/hyperlink" Target="https://doi.org/10.1121/1.4942112" TargetMode="External"/><Relationship Id="rId49" Type="http://schemas.openxmlformats.org/officeDocument/2006/relationships/hyperlink" Target="https://doi.org/10.1121/1.3089590" TargetMode="External"/><Relationship Id="rId57" Type="http://schemas.openxmlformats.org/officeDocument/2006/relationships/hyperlink" Target="https://doi.org/10.1371/journal.pone.0042535" TargetMode="External"/><Relationship Id="rId10" Type="http://schemas.microsoft.com/office/2016/09/relationships/commentsIds" Target="commentsIds.xml"/><Relationship Id="rId31" Type="http://schemas.openxmlformats.org/officeDocument/2006/relationships/hyperlink" Target="https://doi.org/10.1098/rsbl.2013.0223" TargetMode="External"/><Relationship Id="rId44" Type="http://schemas.openxmlformats.org/officeDocument/2006/relationships/hyperlink" Target="https://doi.org/10.1371/journal.pone.0185113" TargetMode="External"/><Relationship Id="rId52" Type="http://schemas.openxmlformats.org/officeDocument/2006/relationships/hyperlink" Target="https://doi.org/10.1111/j.1748-7692.2010.00457.x" TargetMode="External"/><Relationship Id="rId60" Type="http://schemas.openxmlformats.org/officeDocument/2006/relationships/hyperlink" Target="https://www.R-project.org/" TargetMode="External"/><Relationship Id="rId65" Type="http://schemas.openxmlformats.org/officeDocument/2006/relationships/hyperlink" Target="https://doi.org/10.1242/jeb.02505" TargetMode="External"/><Relationship Id="rId73" Type="http://schemas.openxmlformats.org/officeDocument/2006/relationships/hyperlink" Target="https://doi.org/10.1111/1467-9868.00374" TargetMode="External"/><Relationship Id="rId78" Type="http://schemas.openxmlformats.org/officeDocument/2006/relationships/footer" Target="footer2.xml"/><Relationship Id="rId81" Type="http://schemas.openxmlformats.org/officeDocument/2006/relationships/image" Target="media/image7.png"/><Relationship Id="rId86" Type="http://schemas.openxmlformats.org/officeDocument/2006/relationships/image" Target="media/image12.png"/><Relationship Id="rId4" Type="http://schemas.openxmlformats.org/officeDocument/2006/relationships/footnotes" Target="footnotes.xml"/><Relationship Id="rId9" Type="http://schemas.microsoft.com/office/2011/relationships/commentsExtended" Target="commentsExtended.xml"/><Relationship Id="rId13" Type="http://schemas.openxmlformats.org/officeDocument/2006/relationships/hyperlink" Target="https://github.com/eirenjacobson/MdMFASResponsePMRF" TargetMode="External"/><Relationship Id="rId18" Type="http://schemas.openxmlformats.org/officeDocument/2006/relationships/hyperlink" Target="https://orcid.org/0000-0002-3212-1080" TargetMode="External"/><Relationship Id="rId39" Type="http://schemas.openxmlformats.org/officeDocument/2006/relationships/hyperlink" Target="https://doi.org/10.1016/j.resp.2009.04.023" TargetMode="External"/><Relationship Id="rId34" Type="http://schemas.openxmlformats.org/officeDocument/2006/relationships/hyperlink" Target="https://doi.org/10.1371/journal.pone.0019269" TargetMode="External"/><Relationship Id="rId50" Type="http://schemas.openxmlformats.org/officeDocument/2006/relationships/hyperlink" Target="https://apps.dtic.mil/sti/citations/AD1091141" TargetMode="External"/><Relationship Id="rId55" Type="http://schemas.openxmlformats.org/officeDocument/2006/relationships/hyperlink" Target="https://doi.org/10.1242/jeb.054338" TargetMode="External"/><Relationship Id="rId76" Type="http://schemas.openxmlformats.org/officeDocument/2006/relationships/hyperlink" Target="https://doi.org/10.1080/01621459.2016.1195744" TargetMode="External"/><Relationship Id="rId7" Type="http://schemas.openxmlformats.org/officeDocument/2006/relationships/footer" Target="footer1.xml"/><Relationship Id="rId71" Type="http://schemas.openxmlformats.org/officeDocument/2006/relationships/hyperlink" Target="https://www.hstteis.com/portals/hstteis/files/hstteis_p3/feis/section/HSTT_FEIS_3.07_Marine_Mammals_October_2018.pdf" TargetMode="External"/><Relationship Id="rId2" Type="http://schemas.openxmlformats.org/officeDocument/2006/relationships/settings" Target="settings.xml"/><Relationship Id="rId29" Type="http://schemas.openxmlformats.org/officeDocument/2006/relationships/hyperlink" Target="https://doi.org/10.1098/rsos.170940" TargetMode="External"/><Relationship Id="rId24" Type="http://schemas.openxmlformats.org/officeDocument/2006/relationships/hyperlink" Target="https://doi.org/10.1111/j.1748-7692.2011.00495.x" TargetMode="External"/><Relationship Id="rId40" Type="http://schemas.openxmlformats.org/officeDocument/2006/relationships/hyperlink" Target="https://doi.org/10.1098/rspb.2011.2088" TargetMode="External"/><Relationship Id="rId45" Type="http://schemas.openxmlformats.org/officeDocument/2006/relationships/hyperlink" Target="https://doi.org/10.1111/mms.12624" TargetMode="External"/><Relationship Id="rId66" Type="http://schemas.openxmlformats.org/officeDocument/2006/relationships/hyperlink" Target="https://doi.org/10.1002/aqc.3149" TargetMode="External"/><Relationship Id="rId87" Type="http://schemas.openxmlformats.org/officeDocument/2006/relationships/image" Target="media/image13.jpeg"/><Relationship Id="rId61" Type="http://schemas.openxmlformats.org/officeDocument/2006/relationships/hyperlink" Target="https://doi.org/10.3354/esr00229" TargetMode="External"/><Relationship Id="rId82" Type="http://schemas.openxmlformats.org/officeDocument/2006/relationships/image" Target="media/image8.png"/><Relationship Id="rId19" Type="http://schemas.openxmlformats.org/officeDocument/2006/relationships/hyperlink" Target="https://orcid.org/0000-0002-9640-6755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243</TotalTime>
  <Pages>47</Pages>
  <Words>10553</Words>
  <Characters>60155</Characters>
  <Application>Microsoft Office Word</Application>
  <DocSecurity>0</DocSecurity>
  <Lines>501</Lines>
  <Paragraphs>141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Daryl Boness</cp:lastModifiedBy>
  <cp:revision>4</cp:revision>
  <dcterms:created xsi:type="dcterms:W3CDTF">2022-04-15T13:03:00Z</dcterms:created>
  <dcterms:modified xsi:type="dcterms:W3CDTF">2022-04-15T17:26:00Z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2022-01-16T00:00:00Z</vt:filetime>
  </property>
  <property fmtid="{D5CDD505-2E9C-101B-9397-08002B2CF9AE}" pid="3" name="Creator">
    <vt:lpwstr>LaTeX via pandoc</vt:lpwstr>
  </property>
  <property fmtid="{D5CDD505-2E9C-101B-9397-08002B2CF9AE}" pid="4" name="LastSaved">
    <vt:filetime>2022-01-16T00:00:00Z</vt:filetime>
  </property>
</Properties>
</file>